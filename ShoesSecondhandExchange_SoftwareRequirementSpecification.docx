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B2C60E" w14:textId="77777777" w:rsidR="00797138" w:rsidRDefault="00DF7101">
      <w:pPr>
        <w:pBdr>
          <w:top w:val="nil"/>
          <w:left w:val="nil"/>
          <w:bottom w:val="nil"/>
          <w:right w:val="nil"/>
          <w:between w:val="nil"/>
        </w:pBdr>
        <w:spacing w:after="0"/>
        <w:ind w:left="0" w:right="-824"/>
        <w:rPr>
          <w:rFonts w:ascii="Cambria" w:eastAsia="Cambria" w:hAnsi="Cambria" w:cs="Cambria"/>
          <w:b/>
          <w:sz w:val="22"/>
          <w:szCs w:val="22"/>
        </w:rPr>
      </w:pPr>
      <w:bookmarkStart w:id="0" w:name="_gjdgxs" w:colFirst="0" w:colLast="0"/>
      <w:bookmarkEnd w:id="0"/>
      <w:r>
        <w:t xml:space="preserve">   </w:t>
      </w:r>
      <w:r>
        <w:rPr>
          <w:rFonts w:ascii="Cambria" w:eastAsia="Cambria" w:hAnsi="Cambria" w:cs="Cambria"/>
          <w:b/>
          <w:sz w:val="22"/>
          <w:szCs w:val="22"/>
        </w:rPr>
        <w:t>MINISTRY OF EDUCATION AND TRAINING</w:t>
      </w:r>
      <w:r>
        <w:drawing>
          <wp:anchor distT="114300" distB="114300" distL="114300" distR="114300" simplePos="0" relativeHeight="251658240" behindDoc="0" locked="0" layoutInCell="1" hidden="0" allowOverlap="1" wp14:anchorId="7964931E" wp14:editId="226CEF78">
            <wp:simplePos x="0" y="0"/>
            <wp:positionH relativeFrom="column">
              <wp:posOffset>19051</wp:posOffset>
            </wp:positionH>
            <wp:positionV relativeFrom="paragraph">
              <wp:posOffset>114300</wp:posOffset>
            </wp:positionV>
            <wp:extent cx="2857500" cy="781050"/>
            <wp:effectExtent l="0" t="0" r="0" b="0"/>
            <wp:wrapSquare wrapText="bothSides" distT="114300" distB="114300" distL="114300" distR="114300"/>
            <wp:docPr id="31"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9"/>
                    <a:srcRect/>
                    <a:stretch>
                      <a:fillRect/>
                    </a:stretch>
                  </pic:blipFill>
                  <pic:spPr>
                    <a:xfrm>
                      <a:off x="0" y="0"/>
                      <a:ext cx="2857500" cy="781050"/>
                    </a:xfrm>
                    <a:prstGeom prst="rect">
                      <a:avLst/>
                    </a:prstGeom>
                    <a:ln/>
                  </pic:spPr>
                </pic:pic>
              </a:graphicData>
            </a:graphic>
          </wp:anchor>
        </w:drawing>
      </w:r>
    </w:p>
    <w:p w14:paraId="3064DB15" w14:textId="77777777" w:rsidR="00797138" w:rsidRDefault="00797138">
      <w:pPr>
        <w:pBdr>
          <w:top w:val="nil"/>
          <w:left w:val="nil"/>
          <w:bottom w:val="nil"/>
          <w:right w:val="nil"/>
          <w:between w:val="nil"/>
        </w:pBdr>
        <w:spacing w:after="0"/>
        <w:ind w:left="0"/>
      </w:pPr>
      <w:bookmarkStart w:id="1" w:name="_3zx1ynjw2gdp" w:colFirst="0" w:colLast="0"/>
      <w:bookmarkEnd w:id="1"/>
    </w:p>
    <w:p w14:paraId="28357FDC" w14:textId="77777777" w:rsidR="00797138" w:rsidRDefault="00797138"/>
    <w:p w14:paraId="2776DC7C" w14:textId="77777777" w:rsidR="00797138" w:rsidRDefault="00797138"/>
    <w:p w14:paraId="15F5586B" w14:textId="77777777" w:rsidR="00797138" w:rsidRDefault="00797138">
      <w:pPr>
        <w:pBdr>
          <w:top w:val="nil"/>
          <w:left w:val="nil"/>
          <w:bottom w:val="nil"/>
          <w:right w:val="nil"/>
          <w:between w:val="nil"/>
        </w:pBdr>
        <w:spacing w:after="0"/>
        <w:ind w:left="0"/>
        <w:jc w:val="center"/>
        <w:rPr>
          <w:color w:val="000000"/>
        </w:rPr>
      </w:pPr>
    </w:p>
    <w:p w14:paraId="004DAC69" w14:textId="77777777" w:rsidR="00797138" w:rsidRDefault="00797138"/>
    <w:p w14:paraId="3EDBD9B6" w14:textId="77777777" w:rsidR="00797138" w:rsidRDefault="00797138"/>
    <w:p w14:paraId="133C0359" w14:textId="334DE077" w:rsidR="00797138" w:rsidRDefault="00297827">
      <w:pPr>
        <w:widowControl w:val="0"/>
        <w:pBdr>
          <w:top w:val="nil"/>
          <w:left w:val="nil"/>
          <w:bottom w:val="nil"/>
          <w:right w:val="nil"/>
          <w:between w:val="nil"/>
        </w:pBdr>
        <w:spacing w:after="0"/>
        <w:ind w:left="0"/>
        <w:jc w:val="center"/>
        <w:rPr>
          <w:b/>
          <w:color w:val="6E2500"/>
          <w:sz w:val="56"/>
          <w:szCs w:val="56"/>
        </w:rPr>
      </w:pPr>
      <w:r>
        <w:rPr>
          <w:b/>
          <w:color w:val="6E2500"/>
          <w:sz w:val="56"/>
          <w:szCs w:val="56"/>
        </w:rPr>
        <w:t xml:space="preserve">Shoes </w:t>
      </w:r>
      <w:r w:rsidR="00287E27">
        <w:rPr>
          <w:b/>
          <w:color w:val="6E2500"/>
          <w:sz w:val="56"/>
          <w:szCs w:val="56"/>
        </w:rPr>
        <w:t>Seconhand</w:t>
      </w:r>
      <w:r>
        <w:rPr>
          <w:b/>
          <w:color w:val="6E2500"/>
          <w:sz w:val="56"/>
          <w:szCs w:val="56"/>
        </w:rPr>
        <w:t xml:space="preserve"> Exchange</w:t>
      </w:r>
      <w:r w:rsidR="00DF7101">
        <w:rPr>
          <w:b/>
          <w:color w:val="6E2500"/>
          <w:sz w:val="56"/>
          <w:szCs w:val="56"/>
        </w:rPr>
        <w:t xml:space="preserve"> </w:t>
      </w:r>
    </w:p>
    <w:p w14:paraId="0059223C" w14:textId="77777777" w:rsidR="00797138" w:rsidRDefault="00DF7101">
      <w:pPr>
        <w:widowControl w:val="0"/>
        <w:pBdr>
          <w:top w:val="nil"/>
          <w:left w:val="nil"/>
          <w:bottom w:val="nil"/>
          <w:right w:val="nil"/>
          <w:between w:val="nil"/>
        </w:pBdr>
        <w:spacing w:after="0"/>
        <w:ind w:left="0"/>
        <w:jc w:val="center"/>
        <w:rPr>
          <w:b/>
          <w:color w:val="6E2500"/>
        </w:rPr>
      </w:pPr>
      <w:r>
        <w:rPr>
          <w:b/>
          <w:color w:val="6E2500"/>
        </w:rPr>
        <w:t>Software Requirement Specification</w:t>
      </w:r>
    </w:p>
    <w:p w14:paraId="76831469" w14:textId="77777777" w:rsidR="00797138" w:rsidRDefault="00797138"/>
    <w:p w14:paraId="1DB2FE54" w14:textId="77777777" w:rsidR="00797138" w:rsidRDefault="00DF7101">
      <w:pPr>
        <w:pBdr>
          <w:top w:val="nil"/>
          <w:left w:val="nil"/>
          <w:bottom w:val="nil"/>
          <w:right w:val="nil"/>
          <w:between w:val="nil"/>
        </w:pBdr>
        <w:rPr>
          <w:color w:val="000000"/>
        </w:rPr>
      </w:pPr>
      <w:r>
        <w:rPr>
          <w:color w:val="000000"/>
        </w:rPr>
        <w:t>Project Code: SWR302</w:t>
      </w:r>
    </w:p>
    <w:p w14:paraId="76D399E1" w14:textId="77777777" w:rsidR="00797138" w:rsidRDefault="00DF7101">
      <w:pPr>
        <w:pBdr>
          <w:top w:val="nil"/>
          <w:left w:val="nil"/>
          <w:bottom w:val="nil"/>
          <w:right w:val="nil"/>
          <w:between w:val="nil"/>
        </w:pBdr>
        <w:rPr>
          <w:color w:val="000000"/>
        </w:rPr>
      </w:pPr>
      <w:r>
        <w:rPr>
          <w:color w:val="000000"/>
        </w:rPr>
        <w:t>Document Code: SRS – v1.0</w:t>
      </w:r>
    </w:p>
    <w:p w14:paraId="2EC343E0" w14:textId="77777777" w:rsidR="00797138" w:rsidRDefault="00797138">
      <w:pPr>
        <w:pBdr>
          <w:top w:val="nil"/>
          <w:left w:val="nil"/>
          <w:bottom w:val="nil"/>
          <w:right w:val="nil"/>
          <w:between w:val="nil"/>
        </w:pBdr>
        <w:rPr>
          <w:color w:val="000000"/>
        </w:rPr>
      </w:pPr>
    </w:p>
    <w:p w14:paraId="140FBB06" w14:textId="77777777" w:rsidR="00797138" w:rsidRDefault="00797138">
      <w:pPr>
        <w:widowControl w:val="0"/>
        <w:pBdr>
          <w:top w:val="nil"/>
          <w:left w:val="nil"/>
          <w:bottom w:val="nil"/>
          <w:right w:val="nil"/>
          <w:between w:val="nil"/>
        </w:pBdr>
        <w:spacing w:after="0"/>
        <w:ind w:left="0"/>
        <w:rPr>
          <w:b/>
        </w:rPr>
      </w:pPr>
    </w:p>
    <w:tbl>
      <w:tblPr>
        <w:tblStyle w:val="a"/>
        <w:tblW w:w="910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1"/>
        <w:gridCol w:w="5961"/>
      </w:tblGrid>
      <w:tr w:rsidR="00797138" w14:paraId="5837EF8D" w14:textId="77777777" w:rsidTr="00297827">
        <w:trPr>
          <w:trHeight w:val="769"/>
          <w:jc w:val="center"/>
        </w:trPr>
        <w:tc>
          <w:tcPr>
            <w:tcW w:w="9102" w:type="dxa"/>
            <w:gridSpan w:val="2"/>
            <w:shd w:val="clear" w:color="auto" w:fill="auto"/>
            <w:tcMar>
              <w:top w:w="100" w:type="dxa"/>
              <w:left w:w="100" w:type="dxa"/>
              <w:bottom w:w="100" w:type="dxa"/>
              <w:right w:w="100" w:type="dxa"/>
            </w:tcMar>
          </w:tcPr>
          <w:p w14:paraId="3A869611" w14:textId="7FD94244" w:rsidR="00797138" w:rsidRDefault="00DF7101">
            <w:pPr>
              <w:widowControl w:val="0"/>
              <w:pBdr>
                <w:top w:val="nil"/>
                <w:left w:val="nil"/>
                <w:bottom w:val="nil"/>
                <w:right w:val="nil"/>
                <w:between w:val="nil"/>
              </w:pBdr>
              <w:spacing w:before="0" w:after="0"/>
              <w:ind w:left="0"/>
              <w:jc w:val="center"/>
              <w:rPr>
                <w:b/>
                <w:sz w:val="38"/>
                <w:szCs w:val="38"/>
              </w:rPr>
            </w:pPr>
            <w:r>
              <w:rPr>
                <w:b/>
                <w:sz w:val="38"/>
                <w:szCs w:val="38"/>
              </w:rPr>
              <w:t xml:space="preserve">Group </w:t>
            </w:r>
            <w:r w:rsidR="00B629AA">
              <w:rPr>
                <w:b/>
                <w:sz w:val="38"/>
                <w:szCs w:val="38"/>
              </w:rPr>
              <w:t>2</w:t>
            </w:r>
          </w:p>
        </w:tc>
      </w:tr>
      <w:tr w:rsidR="00797138" w14:paraId="46B38302" w14:textId="77777777" w:rsidTr="00297827">
        <w:trPr>
          <w:trHeight w:val="1444"/>
          <w:jc w:val="center"/>
        </w:trPr>
        <w:tc>
          <w:tcPr>
            <w:tcW w:w="3141" w:type="dxa"/>
            <w:shd w:val="clear" w:color="auto" w:fill="auto"/>
            <w:tcMar>
              <w:top w:w="100" w:type="dxa"/>
              <w:left w:w="100" w:type="dxa"/>
              <w:bottom w:w="100" w:type="dxa"/>
              <w:right w:w="100" w:type="dxa"/>
            </w:tcMar>
          </w:tcPr>
          <w:p w14:paraId="74EDEB35" w14:textId="77777777" w:rsidR="00797138" w:rsidRDefault="00DF7101">
            <w:pPr>
              <w:widowControl w:val="0"/>
              <w:pBdr>
                <w:top w:val="nil"/>
                <w:left w:val="nil"/>
                <w:bottom w:val="nil"/>
                <w:right w:val="nil"/>
                <w:between w:val="nil"/>
              </w:pBdr>
              <w:spacing w:before="0" w:after="0"/>
              <w:ind w:left="0"/>
              <w:rPr>
                <w:b/>
              </w:rPr>
            </w:pPr>
            <w:r>
              <w:rPr>
                <w:b/>
              </w:rPr>
              <w:t xml:space="preserve">Group members </w:t>
            </w:r>
          </w:p>
        </w:tc>
        <w:tc>
          <w:tcPr>
            <w:tcW w:w="5960" w:type="dxa"/>
            <w:shd w:val="clear" w:color="auto" w:fill="auto"/>
            <w:tcMar>
              <w:top w:w="100" w:type="dxa"/>
              <w:left w:w="100" w:type="dxa"/>
              <w:bottom w:w="100" w:type="dxa"/>
              <w:right w:w="100" w:type="dxa"/>
            </w:tcMar>
          </w:tcPr>
          <w:p w14:paraId="63518A7E" w14:textId="42311F14" w:rsidR="00C33DEA" w:rsidRDefault="00297827" w:rsidP="00C33DEA">
            <w:pPr>
              <w:widowControl w:val="0"/>
              <w:pBdr>
                <w:top w:val="nil"/>
                <w:left w:val="nil"/>
                <w:bottom w:val="nil"/>
                <w:right w:val="nil"/>
                <w:between w:val="nil"/>
              </w:pBdr>
              <w:spacing w:before="0" w:after="0"/>
              <w:ind w:left="0"/>
            </w:pPr>
            <w:r>
              <w:t>Lê Tiến Đạt – SE140919 – Team Leader</w:t>
            </w:r>
          </w:p>
          <w:p w14:paraId="71820C38" w14:textId="3E5703B7" w:rsidR="00C908C5" w:rsidRDefault="00C908C5" w:rsidP="00C33DEA">
            <w:pPr>
              <w:widowControl w:val="0"/>
              <w:pBdr>
                <w:top w:val="nil"/>
                <w:left w:val="nil"/>
                <w:bottom w:val="nil"/>
                <w:right w:val="nil"/>
                <w:between w:val="nil"/>
              </w:pBdr>
              <w:spacing w:before="0" w:after="0"/>
              <w:ind w:left="0"/>
            </w:pPr>
            <w:r>
              <w:t>Trần Trung Tá – SE140962 – Team Member</w:t>
            </w:r>
          </w:p>
          <w:p w14:paraId="34556E58" w14:textId="77777777" w:rsidR="00C908C5" w:rsidRDefault="00C33DEA" w:rsidP="00C908C5">
            <w:pPr>
              <w:widowControl w:val="0"/>
              <w:pBdr>
                <w:top w:val="nil"/>
                <w:left w:val="nil"/>
                <w:bottom w:val="nil"/>
                <w:right w:val="nil"/>
                <w:between w:val="nil"/>
              </w:pBdr>
              <w:spacing w:before="0" w:after="0"/>
              <w:ind w:left="0"/>
            </w:pPr>
            <w:r>
              <w:t>Nguyễn Lê Anh Long – SE140929</w:t>
            </w:r>
            <w:r w:rsidR="00297827">
              <w:t xml:space="preserve"> – Team Member</w:t>
            </w:r>
          </w:p>
          <w:p w14:paraId="4C7704AD" w14:textId="77777777" w:rsidR="00C908C5" w:rsidRDefault="00C908C5" w:rsidP="00C908C5">
            <w:pPr>
              <w:widowControl w:val="0"/>
              <w:pBdr>
                <w:top w:val="nil"/>
                <w:left w:val="nil"/>
                <w:bottom w:val="nil"/>
                <w:right w:val="nil"/>
                <w:between w:val="nil"/>
              </w:pBdr>
              <w:spacing w:before="0" w:after="0"/>
              <w:ind w:left="0"/>
            </w:pPr>
            <w:r>
              <w:t>Nguyễn Lâm Thanh Tú – SE141052 – Team Member</w:t>
            </w:r>
          </w:p>
          <w:p w14:paraId="29F21244" w14:textId="198C3EE4" w:rsidR="00C908C5" w:rsidRDefault="00C908C5" w:rsidP="00C908C5">
            <w:pPr>
              <w:widowControl w:val="0"/>
              <w:pBdr>
                <w:top w:val="nil"/>
                <w:left w:val="nil"/>
                <w:bottom w:val="nil"/>
                <w:right w:val="nil"/>
                <w:between w:val="nil"/>
              </w:pBdr>
              <w:spacing w:before="0" w:after="0"/>
              <w:ind w:left="0"/>
            </w:pPr>
          </w:p>
        </w:tc>
      </w:tr>
      <w:tr w:rsidR="00797138" w14:paraId="728B6AF1" w14:textId="77777777" w:rsidTr="00297827">
        <w:trPr>
          <w:trHeight w:val="288"/>
          <w:jc w:val="center"/>
        </w:trPr>
        <w:tc>
          <w:tcPr>
            <w:tcW w:w="3141" w:type="dxa"/>
            <w:shd w:val="clear" w:color="auto" w:fill="auto"/>
            <w:tcMar>
              <w:top w:w="100" w:type="dxa"/>
              <w:left w:w="100" w:type="dxa"/>
              <w:bottom w:w="100" w:type="dxa"/>
              <w:right w:w="100" w:type="dxa"/>
            </w:tcMar>
          </w:tcPr>
          <w:p w14:paraId="6FB5C86D" w14:textId="77777777" w:rsidR="00797138" w:rsidRDefault="00DF7101">
            <w:pPr>
              <w:widowControl w:val="0"/>
              <w:pBdr>
                <w:top w:val="nil"/>
                <w:left w:val="nil"/>
                <w:bottom w:val="nil"/>
                <w:right w:val="nil"/>
                <w:between w:val="nil"/>
              </w:pBdr>
              <w:spacing w:before="0" w:after="0"/>
              <w:ind w:left="0"/>
              <w:rPr>
                <w:b/>
              </w:rPr>
            </w:pPr>
            <w:r>
              <w:rPr>
                <w:b/>
              </w:rPr>
              <w:t>Supervisor</w:t>
            </w:r>
          </w:p>
        </w:tc>
        <w:tc>
          <w:tcPr>
            <w:tcW w:w="5960" w:type="dxa"/>
            <w:shd w:val="clear" w:color="auto" w:fill="auto"/>
            <w:tcMar>
              <w:top w:w="100" w:type="dxa"/>
              <w:left w:w="100" w:type="dxa"/>
              <w:bottom w:w="100" w:type="dxa"/>
              <w:right w:w="100" w:type="dxa"/>
            </w:tcMar>
          </w:tcPr>
          <w:p w14:paraId="2BD70299" w14:textId="77777777" w:rsidR="00797138" w:rsidRDefault="00DF7101">
            <w:pPr>
              <w:widowControl w:val="0"/>
              <w:pBdr>
                <w:top w:val="nil"/>
                <w:left w:val="nil"/>
                <w:bottom w:val="nil"/>
                <w:right w:val="nil"/>
                <w:between w:val="nil"/>
              </w:pBdr>
              <w:spacing w:before="0" w:after="0"/>
              <w:ind w:left="0"/>
            </w:pPr>
            <w:r>
              <w:t>Lại Đức Hùng</w:t>
            </w:r>
          </w:p>
        </w:tc>
      </w:tr>
    </w:tbl>
    <w:p w14:paraId="699284B4" w14:textId="77777777" w:rsidR="00797138" w:rsidRDefault="00797138">
      <w:pPr>
        <w:widowControl w:val="0"/>
        <w:pBdr>
          <w:top w:val="nil"/>
          <w:left w:val="nil"/>
          <w:bottom w:val="nil"/>
          <w:right w:val="nil"/>
          <w:between w:val="nil"/>
        </w:pBdr>
        <w:spacing w:after="0"/>
        <w:ind w:left="0"/>
        <w:jc w:val="center"/>
        <w:rPr>
          <w:b/>
        </w:rPr>
      </w:pPr>
    </w:p>
    <w:p w14:paraId="34F9CF9F" w14:textId="0FB3E169" w:rsidR="00797138" w:rsidRDefault="00297827" w:rsidP="00D5186B">
      <w:pPr>
        <w:jc w:val="center"/>
      </w:pPr>
      <w:r>
        <w:t>-Ho Chi Minh city, 11</w:t>
      </w:r>
      <w:r w:rsidR="00C33DEA">
        <w:t>/07</w:t>
      </w:r>
      <w:r w:rsidR="00DF7101">
        <w:t>/2021-</w:t>
      </w:r>
    </w:p>
    <w:p w14:paraId="6E9EE59E" w14:textId="77777777" w:rsidR="00797138" w:rsidRDefault="00797138"/>
    <w:p w14:paraId="60DBDCF3" w14:textId="77777777" w:rsidR="00797138" w:rsidRDefault="00797138"/>
    <w:p w14:paraId="6DB84E89" w14:textId="77777777" w:rsidR="00797138" w:rsidRDefault="00797138"/>
    <w:p w14:paraId="52A9CC10" w14:textId="77777777" w:rsidR="00797138" w:rsidRPr="00D5186B" w:rsidRDefault="00DF7101">
      <w:pPr>
        <w:pBdr>
          <w:top w:val="nil"/>
          <w:left w:val="nil"/>
          <w:bottom w:val="nil"/>
          <w:right w:val="nil"/>
          <w:between w:val="nil"/>
        </w:pBdr>
        <w:tabs>
          <w:tab w:val="left" w:pos="2160"/>
          <w:tab w:val="right" w:pos="5040"/>
          <w:tab w:val="left" w:pos="5760"/>
          <w:tab w:val="right" w:pos="8640"/>
        </w:tabs>
        <w:spacing w:before="360" w:after="240"/>
        <w:ind w:left="0"/>
        <w:rPr>
          <w:b/>
          <w:smallCaps/>
          <w:color w:val="033103"/>
          <w:sz w:val="32"/>
          <w:szCs w:val="32"/>
        </w:rPr>
      </w:pPr>
      <w:r>
        <w:br w:type="page"/>
      </w:r>
      <w:r w:rsidRPr="00D5186B">
        <w:rPr>
          <w:b/>
          <w:smallCaps/>
          <w:color w:val="033103"/>
          <w:sz w:val="32"/>
          <w:szCs w:val="32"/>
        </w:rPr>
        <w:lastRenderedPageBreak/>
        <w:t>Record of change</w:t>
      </w:r>
    </w:p>
    <w:p w14:paraId="57066A09" w14:textId="77777777" w:rsidR="00797138" w:rsidRDefault="00797138"/>
    <w:p w14:paraId="2C1ECE83" w14:textId="77777777" w:rsidR="00797138" w:rsidRDefault="00DF7101">
      <w:r>
        <w:t>*A - Added M - Modified D - Deleted</w:t>
      </w:r>
    </w:p>
    <w:tbl>
      <w:tblPr>
        <w:tblStyle w:val="a0"/>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0"/>
        <w:gridCol w:w="2340"/>
        <w:gridCol w:w="990"/>
        <w:gridCol w:w="3150"/>
        <w:gridCol w:w="1530"/>
      </w:tblGrid>
      <w:tr w:rsidR="00797138" w14:paraId="51FFEC57" w14:textId="77777777">
        <w:tc>
          <w:tcPr>
            <w:tcW w:w="990" w:type="dxa"/>
            <w:shd w:val="clear" w:color="auto" w:fill="FFE8E1"/>
          </w:tcPr>
          <w:p w14:paraId="34E53901" w14:textId="77777777" w:rsidR="00797138" w:rsidRDefault="00DF7101">
            <w:pPr>
              <w:widowControl w:val="0"/>
              <w:pBdr>
                <w:top w:val="nil"/>
                <w:left w:val="nil"/>
                <w:bottom w:val="nil"/>
                <w:right w:val="nil"/>
                <w:between w:val="nil"/>
              </w:pBdr>
              <w:ind w:left="0"/>
              <w:jc w:val="center"/>
              <w:rPr>
                <w:b/>
                <w:color w:val="6E2500"/>
              </w:rPr>
            </w:pPr>
            <w:r>
              <w:rPr>
                <w:b/>
                <w:color w:val="6E2500"/>
              </w:rPr>
              <w:t>Effective Date</w:t>
            </w:r>
          </w:p>
        </w:tc>
        <w:tc>
          <w:tcPr>
            <w:tcW w:w="2340" w:type="dxa"/>
            <w:shd w:val="clear" w:color="auto" w:fill="FFE8E1"/>
          </w:tcPr>
          <w:p w14:paraId="58C8A4CB" w14:textId="77777777" w:rsidR="00797138" w:rsidRDefault="00DF7101">
            <w:pPr>
              <w:widowControl w:val="0"/>
              <w:pBdr>
                <w:top w:val="nil"/>
                <w:left w:val="nil"/>
                <w:bottom w:val="nil"/>
                <w:right w:val="nil"/>
                <w:between w:val="nil"/>
              </w:pBdr>
              <w:ind w:left="0"/>
              <w:jc w:val="center"/>
              <w:rPr>
                <w:b/>
                <w:color w:val="6E2500"/>
              </w:rPr>
            </w:pPr>
            <w:r>
              <w:rPr>
                <w:b/>
                <w:color w:val="6E2500"/>
              </w:rPr>
              <w:t>Changed Items</w:t>
            </w:r>
          </w:p>
        </w:tc>
        <w:tc>
          <w:tcPr>
            <w:tcW w:w="990" w:type="dxa"/>
            <w:shd w:val="clear" w:color="auto" w:fill="FFE8E1"/>
          </w:tcPr>
          <w:p w14:paraId="2466D9E3" w14:textId="77777777" w:rsidR="00797138" w:rsidRDefault="00DF7101">
            <w:pPr>
              <w:widowControl w:val="0"/>
              <w:pBdr>
                <w:top w:val="nil"/>
                <w:left w:val="nil"/>
                <w:bottom w:val="nil"/>
                <w:right w:val="nil"/>
                <w:between w:val="nil"/>
              </w:pBdr>
              <w:ind w:left="0"/>
              <w:jc w:val="center"/>
              <w:rPr>
                <w:b/>
                <w:color w:val="6E2500"/>
              </w:rPr>
            </w:pPr>
            <w:r>
              <w:rPr>
                <w:b/>
                <w:color w:val="6E2500"/>
              </w:rPr>
              <w:t>A*</w:t>
            </w:r>
            <w:r>
              <w:rPr>
                <w:b/>
                <w:color w:val="6E2500"/>
              </w:rPr>
              <w:br/>
              <w:t>M, D</w:t>
            </w:r>
          </w:p>
        </w:tc>
        <w:tc>
          <w:tcPr>
            <w:tcW w:w="3150" w:type="dxa"/>
            <w:shd w:val="clear" w:color="auto" w:fill="FFE8E1"/>
          </w:tcPr>
          <w:p w14:paraId="18C1A0A6" w14:textId="77777777" w:rsidR="00797138" w:rsidRDefault="00DF7101">
            <w:pPr>
              <w:widowControl w:val="0"/>
              <w:pBdr>
                <w:top w:val="nil"/>
                <w:left w:val="nil"/>
                <w:bottom w:val="nil"/>
                <w:right w:val="nil"/>
                <w:between w:val="nil"/>
              </w:pBdr>
              <w:ind w:left="0"/>
              <w:jc w:val="center"/>
              <w:rPr>
                <w:b/>
                <w:color w:val="6E2500"/>
              </w:rPr>
            </w:pPr>
            <w:r>
              <w:rPr>
                <w:b/>
                <w:color w:val="6E2500"/>
              </w:rPr>
              <w:t>Change Description</w:t>
            </w:r>
          </w:p>
        </w:tc>
        <w:tc>
          <w:tcPr>
            <w:tcW w:w="1530" w:type="dxa"/>
            <w:shd w:val="clear" w:color="auto" w:fill="FFE8E1"/>
          </w:tcPr>
          <w:p w14:paraId="573CC935" w14:textId="77777777" w:rsidR="00797138" w:rsidRDefault="00DF7101">
            <w:pPr>
              <w:widowControl w:val="0"/>
              <w:pBdr>
                <w:top w:val="nil"/>
                <w:left w:val="nil"/>
                <w:bottom w:val="nil"/>
                <w:right w:val="nil"/>
                <w:between w:val="nil"/>
              </w:pBdr>
              <w:ind w:left="0"/>
              <w:jc w:val="center"/>
              <w:rPr>
                <w:b/>
                <w:color w:val="6E2500"/>
              </w:rPr>
            </w:pPr>
            <w:r>
              <w:rPr>
                <w:b/>
                <w:color w:val="6E2500"/>
              </w:rPr>
              <w:t>New Version</w:t>
            </w:r>
          </w:p>
        </w:tc>
      </w:tr>
      <w:tr w:rsidR="00797138" w14:paraId="04E8D4D3" w14:textId="77777777">
        <w:tc>
          <w:tcPr>
            <w:tcW w:w="990" w:type="dxa"/>
          </w:tcPr>
          <w:p w14:paraId="621AA9A2" w14:textId="45578BD5" w:rsidR="00797138" w:rsidRDefault="00DF7101" w:rsidP="00D5186B">
            <w:pPr>
              <w:pBdr>
                <w:top w:val="nil"/>
                <w:left w:val="nil"/>
                <w:bottom w:val="nil"/>
                <w:right w:val="nil"/>
                <w:between w:val="nil"/>
              </w:pBdr>
              <w:spacing w:before="80" w:after="80"/>
              <w:ind w:left="0"/>
              <w:rPr>
                <w:color w:val="000000"/>
              </w:rPr>
            </w:pPr>
            <w:r>
              <w:rPr>
                <w:color w:val="000000"/>
              </w:rPr>
              <w:t>02/12/</w:t>
            </w:r>
            <w:r w:rsidR="00D5186B">
              <w:rPr>
                <w:color w:val="000000"/>
              </w:rPr>
              <w:t>2020</w:t>
            </w:r>
          </w:p>
        </w:tc>
        <w:tc>
          <w:tcPr>
            <w:tcW w:w="2340" w:type="dxa"/>
          </w:tcPr>
          <w:p w14:paraId="33EA9880" w14:textId="77777777" w:rsidR="00797138" w:rsidRDefault="00DF7101">
            <w:pPr>
              <w:pBdr>
                <w:top w:val="nil"/>
                <w:left w:val="nil"/>
                <w:bottom w:val="nil"/>
                <w:right w:val="nil"/>
                <w:between w:val="nil"/>
              </w:pBdr>
              <w:spacing w:before="80" w:after="80"/>
              <w:ind w:left="0"/>
              <w:rPr>
                <w:color w:val="000000"/>
              </w:rPr>
            </w:pPr>
            <w:r>
              <w:rPr>
                <w:color w:val="000000"/>
              </w:rPr>
              <w:t xml:space="preserve">Initial </w:t>
            </w:r>
          </w:p>
        </w:tc>
        <w:tc>
          <w:tcPr>
            <w:tcW w:w="990" w:type="dxa"/>
          </w:tcPr>
          <w:p w14:paraId="49E92883" w14:textId="77777777" w:rsidR="00797138" w:rsidRDefault="00DF7101">
            <w:pPr>
              <w:pBdr>
                <w:top w:val="nil"/>
                <w:left w:val="nil"/>
                <w:bottom w:val="nil"/>
                <w:right w:val="nil"/>
                <w:between w:val="nil"/>
              </w:pBdr>
              <w:spacing w:before="80" w:after="80"/>
              <w:ind w:left="0"/>
              <w:rPr>
                <w:color w:val="000000"/>
              </w:rPr>
            </w:pPr>
            <w:r>
              <w:rPr>
                <w:color w:val="000000"/>
              </w:rPr>
              <w:t>a</w:t>
            </w:r>
          </w:p>
        </w:tc>
        <w:tc>
          <w:tcPr>
            <w:tcW w:w="3150" w:type="dxa"/>
          </w:tcPr>
          <w:p w14:paraId="10C40468" w14:textId="77777777" w:rsidR="00797138" w:rsidRDefault="00DF7101">
            <w:pPr>
              <w:pBdr>
                <w:top w:val="nil"/>
                <w:left w:val="nil"/>
                <w:bottom w:val="nil"/>
                <w:right w:val="nil"/>
                <w:between w:val="nil"/>
              </w:pBdr>
              <w:spacing w:before="80" w:after="80"/>
              <w:ind w:left="0"/>
              <w:rPr>
                <w:color w:val="000000"/>
              </w:rPr>
            </w:pPr>
            <w:r>
              <w:rPr>
                <w:color w:val="000000"/>
              </w:rPr>
              <w:t>Add project over view</w:t>
            </w:r>
          </w:p>
        </w:tc>
        <w:tc>
          <w:tcPr>
            <w:tcW w:w="1530" w:type="dxa"/>
          </w:tcPr>
          <w:p w14:paraId="4AE9C2F4" w14:textId="77777777" w:rsidR="00797138" w:rsidRDefault="00797138">
            <w:pPr>
              <w:pBdr>
                <w:top w:val="nil"/>
                <w:left w:val="nil"/>
                <w:bottom w:val="nil"/>
                <w:right w:val="nil"/>
                <w:between w:val="nil"/>
              </w:pBdr>
              <w:spacing w:before="80" w:after="80"/>
              <w:ind w:left="0"/>
              <w:rPr>
                <w:color w:val="000000"/>
              </w:rPr>
            </w:pPr>
          </w:p>
        </w:tc>
      </w:tr>
      <w:tr w:rsidR="00797138" w14:paraId="0A71D1DF" w14:textId="77777777">
        <w:tc>
          <w:tcPr>
            <w:tcW w:w="990" w:type="dxa"/>
          </w:tcPr>
          <w:p w14:paraId="73394F62" w14:textId="02168D32" w:rsidR="00797138" w:rsidRDefault="00D5186B">
            <w:pPr>
              <w:pBdr>
                <w:top w:val="nil"/>
                <w:left w:val="nil"/>
                <w:bottom w:val="nil"/>
                <w:right w:val="nil"/>
                <w:between w:val="nil"/>
              </w:pBdr>
              <w:spacing w:before="80" w:after="80"/>
              <w:ind w:left="0"/>
              <w:rPr>
                <w:color w:val="000000"/>
              </w:rPr>
            </w:pPr>
            <w:r>
              <w:rPr>
                <w:color w:val="000000"/>
              </w:rPr>
              <w:t>03/17/2021</w:t>
            </w:r>
          </w:p>
        </w:tc>
        <w:tc>
          <w:tcPr>
            <w:tcW w:w="2340" w:type="dxa"/>
          </w:tcPr>
          <w:p w14:paraId="78A74D4C" w14:textId="37D1416F" w:rsidR="00797138" w:rsidRDefault="00D5186B">
            <w:pPr>
              <w:pBdr>
                <w:top w:val="nil"/>
                <w:left w:val="nil"/>
                <w:bottom w:val="nil"/>
                <w:right w:val="nil"/>
                <w:between w:val="nil"/>
              </w:pBdr>
              <w:spacing w:before="80" w:after="80"/>
              <w:ind w:left="0"/>
              <w:rPr>
                <w:color w:val="000000"/>
              </w:rPr>
            </w:pPr>
            <w:r>
              <w:rPr>
                <w:color w:val="000000"/>
              </w:rPr>
              <w:t>SRS</w:t>
            </w:r>
          </w:p>
        </w:tc>
        <w:tc>
          <w:tcPr>
            <w:tcW w:w="990" w:type="dxa"/>
          </w:tcPr>
          <w:p w14:paraId="454D4FA0" w14:textId="6CB21575" w:rsidR="00797138" w:rsidRDefault="00D5186B">
            <w:pPr>
              <w:pBdr>
                <w:top w:val="nil"/>
                <w:left w:val="nil"/>
                <w:bottom w:val="nil"/>
                <w:right w:val="nil"/>
                <w:between w:val="nil"/>
              </w:pBdr>
              <w:spacing w:before="80" w:after="80"/>
              <w:ind w:left="0"/>
              <w:rPr>
                <w:color w:val="000000"/>
              </w:rPr>
            </w:pPr>
            <w:r>
              <w:rPr>
                <w:color w:val="000000"/>
              </w:rPr>
              <w:t>M</w:t>
            </w:r>
          </w:p>
        </w:tc>
        <w:tc>
          <w:tcPr>
            <w:tcW w:w="3150" w:type="dxa"/>
          </w:tcPr>
          <w:p w14:paraId="41F48012" w14:textId="3CE6A89B" w:rsidR="00797138" w:rsidRDefault="00D5186B">
            <w:pPr>
              <w:pBdr>
                <w:top w:val="nil"/>
                <w:left w:val="nil"/>
                <w:bottom w:val="nil"/>
                <w:right w:val="nil"/>
                <w:between w:val="nil"/>
              </w:pBdr>
              <w:spacing w:before="80" w:after="80"/>
              <w:ind w:left="0"/>
              <w:rPr>
                <w:color w:val="000000"/>
              </w:rPr>
            </w:pPr>
            <w:r>
              <w:rPr>
                <w:color w:val="000000"/>
              </w:rPr>
              <w:t>Finish SRS</w:t>
            </w:r>
          </w:p>
        </w:tc>
        <w:tc>
          <w:tcPr>
            <w:tcW w:w="1530" w:type="dxa"/>
          </w:tcPr>
          <w:p w14:paraId="5BE20F4D" w14:textId="77777777" w:rsidR="00797138" w:rsidRDefault="00797138">
            <w:pPr>
              <w:pBdr>
                <w:top w:val="nil"/>
                <w:left w:val="nil"/>
                <w:bottom w:val="nil"/>
                <w:right w:val="nil"/>
                <w:between w:val="nil"/>
              </w:pBdr>
              <w:spacing w:before="80" w:after="80"/>
              <w:ind w:left="0"/>
              <w:rPr>
                <w:color w:val="000000"/>
              </w:rPr>
            </w:pPr>
          </w:p>
        </w:tc>
      </w:tr>
      <w:tr w:rsidR="00797138" w14:paraId="2AC02C05" w14:textId="77777777">
        <w:tc>
          <w:tcPr>
            <w:tcW w:w="990" w:type="dxa"/>
          </w:tcPr>
          <w:p w14:paraId="4B8D03C5" w14:textId="77777777" w:rsidR="00797138" w:rsidRDefault="00797138">
            <w:pPr>
              <w:pBdr>
                <w:top w:val="nil"/>
                <w:left w:val="nil"/>
                <w:bottom w:val="nil"/>
                <w:right w:val="nil"/>
                <w:between w:val="nil"/>
              </w:pBdr>
              <w:spacing w:before="80" w:after="80"/>
              <w:ind w:left="0"/>
              <w:rPr>
                <w:color w:val="000000"/>
              </w:rPr>
            </w:pPr>
          </w:p>
        </w:tc>
        <w:tc>
          <w:tcPr>
            <w:tcW w:w="2340" w:type="dxa"/>
          </w:tcPr>
          <w:p w14:paraId="7BD67966" w14:textId="77777777" w:rsidR="00797138" w:rsidRDefault="00797138">
            <w:pPr>
              <w:pBdr>
                <w:top w:val="nil"/>
                <w:left w:val="nil"/>
                <w:bottom w:val="nil"/>
                <w:right w:val="nil"/>
                <w:between w:val="nil"/>
              </w:pBdr>
              <w:spacing w:before="80" w:after="80"/>
              <w:ind w:left="0"/>
              <w:rPr>
                <w:color w:val="000000"/>
              </w:rPr>
            </w:pPr>
          </w:p>
        </w:tc>
        <w:tc>
          <w:tcPr>
            <w:tcW w:w="990" w:type="dxa"/>
          </w:tcPr>
          <w:p w14:paraId="6DFC4047" w14:textId="77777777" w:rsidR="00797138" w:rsidRDefault="00797138">
            <w:pPr>
              <w:pBdr>
                <w:top w:val="nil"/>
                <w:left w:val="nil"/>
                <w:bottom w:val="nil"/>
                <w:right w:val="nil"/>
                <w:between w:val="nil"/>
              </w:pBdr>
              <w:spacing w:before="80" w:after="80"/>
              <w:ind w:left="0"/>
              <w:rPr>
                <w:color w:val="000000"/>
              </w:rPr>
            </w:pPr>
          </w:p>
        </w:tc>
        <w:tc>
          <w:tcPr>
            <w:tcW w:w="3150" w:type="dxa"/>
          </w:tcPr>
          <w:p w14:paraId="013AD850" w14:textId="77777777" w:rsidR="00797138" w:rsidRDefault="00797138">
            <w:pPr>
              <w:pBdr>
                <w:top w:val="nil"/>
                <w:left w:val="nil"/>
                <w:bottom w:val="nil"/>
                <w:right w:val="nil"/>
                <w:between w:val="nil"/>
              </w:pBdr>
              <w:spacing w:before="80" w:after="80"/>
              <w:ind w:left="0"/>
              <w:rPr>
                <w:color w:val="000000"/>
              </w:rPr>
            </w:pPr>
          </w:p>
        </w:tc>
        <w:tc>
          <w:tcPr>
            <w:tcW w:w="1530" w:type="dxa"/>
          </w:tcPr>
          <w:p w14:paraId="4989138F" w14:textId="77777777" w:rsidR="00797138" w:rsidRDefault="00797138">
            <w:pPr>
              <w:pBdr>
                <w:top w:val="nil"/>
                <w:left w:val="nil"/>
                <w:bottom w:val="nil"/>
                <w:right w:val="nil"/>
                <w:between w:val="nil"/>
              </w:pBdr>
              <w:spacing w:before="80" w:after="80"/>
              <w:ind w:left="0"/>
              <w:rPr>
                <w:color w:val="000000"/>
              </w:rPr>
            </w:pPr>
          </w:p>
        </w:tc>
      </w:tr>
      <w:tr w:rsidR="00797138" w14:paraId="40ABF0F1" w14:textId="77777777">
        <w:tc>
          <w:tcPr>
            <w:tcW w:w="990" w:type="dxa"/>
          </w:tcPr>
          <w:p w14:paraId="29657D4E" w14:textId="77777777" w:rsidR="00797138" w:rsidRDefault="00797138">
            <w:pPr>
              <w:pBdr>
                <w:top w:val="nil"/>
                <w:left w:val="nil"/>
                <w:bottom w:val="nil"/>
                <w:right w:val="nil"/>
                <w:between w:val="nil"/>
              </w:pBdr>
              <w:spacing w:before="80" w:after="80"/>
              <w:ind w:left="0"/>
              <w:rPr>
                <w:color w:val="000000"/>
              </w:rPr>
            </w:pPr>
          </w:p>
        </w:tc>
        <w:tc>
          <w:tcPr>
            <w:tcW w:w="2340" w:type="dxa"/>
          </w:tcPr>
          <w:p w14:paraId="3584E9BC" w14:textId="77777777" w:rsidR="00797138" w:rsidRDefault="00797138">
            <w:pPr>
              <w:pBdr>
                <w:top w:val="nil"/>
                <w:left w:val="nil"/>
                <w:bottom w:val="nil"/>
                <w:right w:val="nil"/>
                <w:between w:val="nil"/>
              </w:pBdr>
              <w:spacing w:before="80" w:after="80"/>
              <w:ind w:left="0"/>
              <w:rPr>
                <w:color w:val="000000"/>
              </w:rPr>
            </w:pPr>
          </w:p>
        </w:tc>
        <w:tc>
          <w:tcPr>
            <w:tcW w:w="990" w:type="dxa"/>
          </w:tcPr>
          <w:p w14:paraId="4707A750" w14:textId="77777777" w:rsidR="00797138" w:rsidRDefault="00797138">
            <w:pPr>
              <w:pBdr>
                <w:top w:val="nil"/>
                <w:left w:val="nil"/>
                <w:bottom w:val="nil"/>
                <w:right w:val="nil"/>
                <w:between w:val="nil"/>
              </w:pBdr>
              <w:spacing w:before="80" w:after="80"/>
              <w:ind w:left="0"/>
              <w:rPr>
                <w:color w:val="000000"/>
              </w:rPr>
            </w:pPr>
          </w:p>
        </w:tc>
        <w:tc>
          <w:tcPr>
            <w:tcW w:w="3150" w:type="dxa"/>
          </w:tcPr>
          <w:p w14:paraId="0BAA95FC" w14:textId="77777777" w:rsidR="00797138" w:rsidRDefault="00797138">
            <w:pPr>
              <w:pBdr>
                <w:top w:val="nil"/>
                <w:left w:val="nil"/>
                <w:bottom w:val="nil"/>
                <w:right w:val="nil"/>
                <w:between w:val="nil"/>
              </w:pBdr>
              <w:spacing w:before="80" w:after="80"/>
              <w:ind w:left="0"/>
              <w:rPr>
                <w:color w:val="000000"/>
              </w:rPr>
            </w:pPr>
          </w:p>
        </w:tc>
        <w:tc>
          <w:tcPr>
            <w:tcW w:w="1530" w:type="dxa"/>
          </w:tcPr>
          <w:p w14:paraId="2A48A9EF" w14:textId="77777777" w:rsidR="00797138" w:rsidRDefault="00797138">
            <w:pPr>
              <w:pBdr>
                <w:top w:val="nil"/>
                <w:left w:val="nil"/>
                <w:bottom w:val="nil"/>
                <w:right w:val="nil"/>
                <w:between w:val="nil"/>
              </w:pBdr>
              <w:spacing w:before="80" w:after="80"/>
              <w:ind w:left="0"/>
              <w:rPr>
                <w:color w:val="000000"/>
              </w:rPr>
            </w:pPr>
          </w:p>
        </w:tc>
      </w:tr>
      <w:tr w:rsidR="00797138" w14:paraId="4570F085" w14:textId="77777777">
        <w:tc>
          <w:tcPr>
            <w:tcW w:w="990" w:type="dxa"/>
          </w:tcPr>
          <w:p w14:paraId="1F473375" w14:textId="77777777" w:rsidR="00797138" w:rsidRDefault="00797138">
            <w:pPr>
              <w:pBdr>
                <w:top w:val="nil"/>
                <w:left w:val="nil"/>
                <w:bottom w:val="nil"/>
                <w:right w:val="nil"/>
                <w:between w:val="nil"/>
              </w:pBdr>
              <w:spacing w:before="80" w:after="80"/>
              <w:ind w:left="0"/>
              <w:rPr>
                <w:color w:val="000000"/>
              </w:rPr>
            </w:pPr>
          </w:p>
        </w:tc>
        <w:tc>
          <w:tcPr>
            <w:tcW w:w="2340" w:type="dxa"/>
          </w:tcPr>
          <w:p w14:paraId="098DC42F" w14:textId="77777777" w:rsidR="00797138" w:rsidRDefault="00797138">
            <w:pPr>
              <w:pBdr>
                <w:top w:val="nil"/>
                <w:left w:val="nil"/>
                <w:bottom w:val="nil"/>
                <w:right w:val="nil"/>
                <w:between w:val="nil"/>
              </w:pBdr>
              <w:spacing w:before="80" w:after="80"/>
              <w:ind w:left="0"/>
              <w:rPr>
                <w:color w:val="000000"/>
              </w:rPr>
            </w:pPr>
          </w:p>
        </w:tc>
        <w:tc>
          <w:tcPr>
            <w:tcW w:w="990" w:type="dxa"/>
          </w:tcPr>
          <w:p w14:paraId="1EABE6CA" w14:textId="77777777" w:rsidR="00797138" w:rsidRDefault="00797138">
            <w:pPr>
              <w:pBdr>
                <w:top w:val="nil"/>
                <w:left w:val="nil"/>
                <w:bottom w:val="nil"/>
                <w:right w:val="nil"/>
                <w:between w:val="nil"/>
              </w:pBdr>
              <w:spacing w:before="80" w:after="80"/>
              <w:ind w:left="0"/>
              <w:rPr>
                <w:color w:val="000000"/>
              </w:rPr>
            </w:pPr>
          </w:p>
        </w:tc>
        <w:tc>
          <w:tcPr>
            <w:tcW w:w="3150" w:type="dxa"/>
          </w:tcPr>
          <w:p w14:paraId="43C19133" w14:textId="77777777" w:rsidR="00797138" w:rsidRDefault="00797138">
            <w:pPr>
              <w:pBdr>
                <w:top w:val="nil"/>
                <w:left w:val="nil"/>
                <w:bottom w:val="nil"/>
                <w:right w:val="nil"/>
                <w:between w:val="nil"/>
              </w:pBdr>
              <w:spacing w:before="80" w:after="80"/>
              <w:ind w:left="0"/>
              <w:rPr>
                <w:color w:val="000000"/>
              </w:rPr>
            </w:pPr>
          </w:p>
        </w:tc>
        <w:tc>
          <w:tcPr>
            <w:tcW w:w="1530" w:type="dxa"/>
          </w:tcPr>
          <w:p w14:paraId="73EC25BE" w14:textId="77777777" w:rsidR="00797138" w:rsidRDefault="00797138">
            <w:pPr>
              <w:pBdr>
                <w:top w:val="nil"/>
                <w:left w:val="nil"/>
                <w:bottom w:val="nil"/>
                <w:right w:val="nil"/>
                <w:between w:val="nil"/>
              </w:pBdr>
              <w:spacing w:before="80" w:after="80"/>
              <w:ind w:left="0"/>
              <w:rPr>
                <w:color w:val="000000"/>
              </w:rPr>
            </w:pPr>
          </w:p>
        </w:tc>
      </w:tr>
      <w:tr w:rsidR="00797138" w14:paraId="458057CA" w14:textId="77777777">
        <w:tc>
          <w:tcPr>
            <w:tcW w:w="990" w:type="dxa"/>
          </w:tcPr>
          <w:p w14:paraId="18C7F9F5" w14:textId="77777777" w:rsidR="00797138" w:rsidRDefault="00797138">
            <w:pPr>
              <w:pBdr>
                <w:top w:val="nil"/>
                <w:left w:val="nil"/>
                <w:bottom w:val="nil"/>
                <w:right w:val="nil"/>
                <w:between w:val="nil"/>
              </w:pBdr>
              <w:spacing w:before="80" w:after="80"/>
              <w:ind w:left="0"/>
              <w:rPr>
                <w:color w:val="000000"/>
              </w:rPr>
            </w:pPr>
          </w:p>
        </w:tc>
        <w:tc>
          <w:tcPr>
            <w:tcW w:w="2340" w:type="dxa"/>
          </w:tcPr>
          <w:p w14:paraId="4ACCE519" w14:textId="77777777" w:rsidR="00797138" w:rsidRDefault="00797138">
            <w:pPr>
              <w:pBdr>
                <w:top w:val="nil"/>
                <w:left w:val="nil"/>
                <w:bottom w:val="nil"/>
                <w:right w:val="nil"/>
                <w:between w:val="nil"/>
              </w:pBdr>
              <w:spacing w:before="80" w:after="80"/>
              <w:ind w:left="0"/>
              <w:rPr>
                <w:color w:val="000000"/>
              </w:rPr>
            </w:pPr>
          </w:p>
        </w:tc>
        <w:tc>
          <w:tcPr>
            <w:tcW w:w="990" w:type="dxa"/>
          </w:tcPr>
          <w:p w14:paraId="317DD9A8" w14:textId="77777777" w:rsidR="00797138" w:rsidRDefault="00797138">
            <w:pPr>
              <w:pBdr>
                <w:top w:val="nil"/>
                <w:left w:val="nil"/>
                <w:bottom w:val="nil"/>
                <w:right w:val="nil"/>
                <w:between w:val="nil"/>
              </w:pBdr>
              <w:spacing w:before="80" w:after="80"/>
              <w:ind w:left="0"/>
              <w:rPr>
                <w:color w:val="000000"/>
              </w:rPr>
            </w:pPr>
          </w:p>
        </w:tc>
        <w:tc>
          <w:tcPr>
            <w:tcW w:w="3150" w:type="dxa"/>
          </w:tcPr>
          <w:p w14:paraId="4413D93F" w14:textId="77777777" w:rsidR="00797138" w:rsidRDefault="00797138">
            <w:pPr>
              <w:pBdr>
                <w:top w:val="nil"/>
                <w:left w:val="nil"/>
                <w:bottom w:val="nil"/>
                <w:right w:val="nil"/>
                <w:between w:val="nil"/>
              </w:pBdr>
              <w:spacing w:before="80" w:after="80"/>
              <w:ind w:left="0"/>
              <w:rPr>
                <w:color w:val="000000"/>
              </w:rPr>
            </w:pPr>
          </w:p>
        </w:tc>
        <w:tc>
          <w:tcPr>
            <w:tcW w:w="1530" w:type="dxa"/>
          </w:tcPr>
          <w:p w14:paraId="48823036" w14:textId="77777777" w:rsidR="00797138" w:rsidRDefault="00797138">
            <w:pPr>
              <w:pBdr>
                <w:top w:val="nil"/>
                <w:left w:val="nil"/>
                <w:bottom w:val="nil"/>
                <w:right w:val="nil"/>
                <w:between w:val="nil"/>
              </w:pBdr>
              <w:spacing w:before="80" w:after="80"/>
              <w:ind w:left="0"/>
              <w:rPr>
                <w:color w:val="000000"/>
              </w:rPr>
            </w:pPr>
          </w:p>
        </w:tc>
      </w:tr>
      <w:tr w:rsidR="00797138" w14:paraId="1CDFC8C0" w14:textId="77777777">
        <w:tc>
          <w:tcPr>
            <w:tcW w:w="990" w:type="dxa"/>
          </w:tcPr>
          <w:p w14:paraId="67B4C7DB" w14:textId="77777777" w:rsidR="00797138" w:rsidRDefault="00797138">
            <w:pPr>
              <w:pBdr>
                <w:top w:val="nil"/>
                <w:left w:val="nil"/>
                <w:bottom w:val="nil"/>
                <w:right w:val="nil"/>
                <w:between w:val="nil"/>
              </w:pBdr>
              <w:spacing w:before="80" w:after="80"/>
              <w:ind w:left="0"/>
              <w:rPr>
                <w:color w:val="000000"/>
              </w:rPr>
            </w:pPr>
          </w:p>
        </w:tc>
        <w:tc>
          <w:tcPr>
            <w:tcW w:w="2340" w:type="dxa"/>
          </w:tcPr>
          <w:p w14:paraId="1D6416D8" w14:textId="77777777" w:rsidR="00797138" w:rsidRDefault="00797138">
            <w:pPr>
              <w:pBdr>
                <w:top w:val="nil"/>
                <w:left w:val="nil"/>
                <w:bottom w:val="nil"/>
                <w:right w:val="nil"/>
                <w:between w:val="nil"/>
              </w:pBdr>
              <w:spacing w:before="80" w:after="80"/>
              <w:ind w:left="0"/>
              <w:rPr>
                <w:color w:val="000000"/>
              </w:rPr>
            </w:pPr>
          </w:p>
        </w:tc>
        <w:tc>
          <w:tcPr>
            <w:tcW w:w="990" w:type="dxa"/>
          </w:tcPr>
          <w:p w14:paraId="23CD20BB" w14:textId="77777777" w:rsidR="00797138" w:rsidRDefault="00797138">
            <w:pPr>
              <w:pBdr>
                <w:top w:val="nil"/>
                <w:left w:val="nil"/>
                <w:bottom w:val="nil"/>
                <w:right w:val="nil"/>
                <w:between w:val="nil"/>
              </w:pBdr>
              <w:spacing w:before="80" w:after="80"/>
              <w:ind w:left="0"/>
              <w:rPr>
                <w:color w:val="000000"/>
              </w:rPr>
            </w:pPr>
          </w:p>
        </w:tc>
        <w:tc>
          <w:tcPr>
            <w:tcW w:w="3150" w:type="dxa"/>
          </w:tcPr>
          <w:p w14:paraId="0F6D6B9F" w14:textId="77777777" w:rsidR="00797138" w:rsidRDefault="00797138">
            <w:pPr>
              <w:pBdr>
                <w:top w:val="nil"/>
                <w:left w:val="nil"/>
                <w:bottom w:val="nil"/>
                <w:right w:val="nil"/>
                <w:between w:val="nil"/>
              </w:pBdr>
              <w:spacing w:before="80" w:after="80"/>
              <w:ind w:left="0"/>
              <w:rPr>
                <w:color w:val="000000"/>
              </w:rPr>
            </w:pPr>
          </w:p>
        </w:tc>
        <w:tc>
          <w:tcPr>
            <w:tcW w:w="1530" w:type="dxa"/>
          </w:tcPr>
          <w:p w14:paraId="73C66363" w14:textId="77777777" w:rsidR="00797138" w:rsidRDefault="00797138">
            <w:pPr>
              <w:pBdr>
                <w:top w:val="nil"/>
                <w:left w:val="nil"/>
                <w:bottom w:val="nil"/>
                <w:right w:val="nil"/>
                <w:between w:val="nil"/>
              </w:pBdr>
              <w:spacing w:before="80" w:after="80"/>
              <w:ind w:left="0"/>
              <w:rPr>
                <w:color w:val="000000"/>
              </w:rPr>
            </w:pPr>
          </w:p>
        </w:tc>
      </w:tr>
      <w:tr w:rsidR="00797138" w14:paraId="51EFB868" w14:textId="77777777">
        <w:tc>
          <w:tcPr>
            <w:tcW w:w="990" w:type="dxa"/>
          </w:tcPr>
          <w:p w14:paraId="502523EC" w14:textId="77777777" w:rsidR="00797138" w:rsidRDefault="00797138">
            <w:pPr>
              <w:pBdr>
                <w:top w:val="nil"/>
                <w:left w:val="nil"/>
                <w:bottom w:val="nil"/>
                <w:right w:val="nil"/>
                <w:between w:val="nil"/>
              </w:pBdr>
              <w:spacing w:before="80" w:after="80"/>
              <w:ind w:left="0"/>
              <w:rPr>
                <w:color w:val="000000"/>
              </w:rPr>
            </w:pPr>
          </w:p>
        </w:tc>
        <w:tc>
          <w:tcPr>
            <w:tcW w:w="2340" w:type="dxa"/>
          </w:tcPr>
          <w:p w14:paraId="3BDFFB16" w14:textId="77777777" w:rsidR="00797138" w:rsidRDefault="00797138">
            <w:pPr>
              <w:pBdr>
                <w:top w:val="nil"/>
                <w:left w:val="nil"/>
                <w:bottom w:val="nil"/>
                <w:right w:val="nil"/>
                <w:between w:val="nil"/>
              </w:pBdr>
              <w:spacing w:before="80" w:after="80"/>
              <w:ind w:left="0"/>
              <w:rPr>
                <w:color w:val="000000"/>
              </w:rPr>
            </w:pPr>
          </w:p>
        </w:tc>
        <w:tc>
          <w:tcPr>
            <w:tcW w:w="990" w:type="dxa"/>
          </w:tcPr>
          <w:p w14:paraId="1AB0597B" w14:textId="77777777" w:rsidR="00797138" w:rsidRDefault="00797138">
            <w:pPr>
              <w:pBdr>
                <w:top w:val="nil"/>
                <w:left w:val="nil"/>
                <w:bottom w:val="nil"/>
                <w:right w:val="nil"/>
                <w:between w:val="nil"/>
              </w:pBdr>
              <w:spacing w:before="80" w:after="80"/>
              <w:ind w:left="0"/>
              <w:rPr>
                <w:color w:val="000000"/>
              </w:rPr>
            </w:pPr>
          </w:p>
        </w:tc>
        <w:tc>
          <w:tcPr>
            <w:tcW w:w="3150" w:type="dxa"/>
          </w:tcPr>
          <w:p w14:paraId="7A657908" w14:textId="77777777" w:rsidR="00797138" w:rsidRDefault="00797138">
            <w:pPr>
              <w:pBdr>
                <w:top w:val="nil"/>
                <w:left w:val="nil"/>
                <w:bottom w:val="nil"/>
                <w:right w:val="nil"/>
                <w:between w:val="nil"/>
              </w:pBdr>
              <w:spacing w:before="80" w:after="80"/>
              <w:ind w:left="0"/>
              <w:rPr>
                <w:color w:val="000000"/>
              </w:rPr>
            </w:pPr>
          </w:p>
        </w:tc>
        <w:tc>
          <w:tcPr>
            <w:tcW w:w="1530" w:type="dxa"/>
          </w:tcPr>
          <w:p w14:paraId="21E10E56" w14:textId="77777777" w:rsidR="00797138" w:rsidRDefault="00797138">
            <w:pPr>
              <w:pBdr>
                <w:top w:val="nil"/>
                <w:left w:val="nil"/>
                <w:bottom w:val="nil"/>
                <w:right w:val="nil"/>
                <w:between w:val="nil"/>
              </w:pBdr>
              <w:spacing w:before="80" w:after="80"/>
              <w:ind w:left="0"/>
              <w:rPr>
                <w:color w:val="000000"/>
              </w:rPr>
            </w:pPr>
          </w:p>
        </w:tc>
      </w:tr>
      <w:tr w:rsidR="00797138" w14:paraId="4819CE83" w14:textId="77777777">
        <w:tc>
          <w:tcPr>
            <w:tcW w:w="990" w:type="dxa"/>
          </w:tcPr>
          <w:p w14:paraId="74824C56" w14:textId="77777777" w:rsidR="00797138" w:rsidRDefault="00797138">
            <w:pPr>
              <w:pBdr>
                <w:top w:val="nil"/>
                <w:left w:val="nil"/>
                <w:bottom w:val="nil"/>
                <w:right w:val="nil"/>
                <w:between w:val="nil"/>
              </w:pBdr>
              <w:spacing w:before="80" w:after="80"/>
              <w:ind w:left="0"/>
              <w:rPr>
                <w:color w:val="000000"/>
              </w:rPr>
            </w:pPr>
          </w:p>
        </w:tc>
        <w:tc>
          <w:tcPr>
            <w:tcW w:w="2340" w:type="dxa"/>
          </w:tcPr>
          <w:p w14:paraId="45B78849" w14:textId="77777777" w:rsidR="00797138" w:rsidRDefault="00797138">
            <w:pPr>
              <w:pBdr>
                <w:top w:val="nil"/>
                <w:left w:val="nil"/>
                <w:bottom w:val="nil"/>
                <w:right w:val="nil"/>
                <w:between w:val="nil"/>
              </w:pBdr>
              <w:spacing w:before="80" w:after="80"/>
              <w:ind w:left="0"/>
              <w:rPr>
                <w:color w:val="000000"/>
              </w:rPr>
            </w:pPr>
          </w:p>
        </w:tc>
        <w:tc>
          <w:tcPr>
            <w:tcW w:w="990" w:type="dxa"/>
          </w:tcPr>
          <w:p w14:paraId="2CF43AE7" w14:textId="77777777" w:rsidR="00797138" w:rsidRDefault="00797138">
            <w:pPr>
              <w:pBdr>
                <w:top w:val="nil"/>
                <w:left w:val="nil"/>
                <w:bottom w:val="nil"/>
                <w:right w:val="nil"/>
                <w:between w:val="nil"/>
              </w:pBdr>
              <w:spacing w:before="80" w:after="80"/>
              <w:ind w:left="0"/>
              <w:rPr>
                <w:color w:val="000000"/>
              </w:rPr>
            </w:pPr>
          </w:p>
        </w:tc>
        <w:tc>
          <w:tcPr>
            <w:tcW w:w="3150" w:type="dxa"/>
          </w:tcPr>
          <w:p w14:paraId="3084765A" w14:textId="77777777" w:rsidR="00797138" w:rsidRDefault="00797138">
            <w:pPr>
              <w:pBdr>
                <w:top w:val="nil"/>
                <w:left w:val="nil"/>
                <w:bottom w:val="nil"/>
                <w:right w:val="nil"/>
                <w:between w:val="nil"/>
              </w:pBdr>
              <w:spacing w:before="80" w:after="80"/>
              <w:ind w:left="0"/>
              <w:rPr>
                <w:color w:val="000000"/>
              </w:rPr>
            </w:pPr>
          </w:p>
        </w:tc>
        <w:tc>
          <w:tcPr>
            <w:tcW w:w="1530" w:type="dxa"/>
          </w:tcPr>
          <w:p w14:paraId="64BD2AA4" w14:textId="77777777" w:rsidR="00797138" w:rsidRDefault="00797138">
            <w:pPr>
              <w:pBdr>
                <w:top w:val="nil"/>
                <w:left w:val="nil"/>
                <w:bottom w:val="nil"/>
                <w:right w:val="nil"/>
                <w:between w:val="nil"/>
              </w:pBdr>
              <w:spacing w:before="80" w:after="80"/>
              <w:ind w:left="0"/>
              <w:rPr>
                <w:color w:val="000000"/>
              </w:rPr>
            </w:pPr>
          </w:p>
        </w:tc>
      </w:tr>
      <w:tr w:rsidR="00797138" w14:paraId="021699CC" w14:textId="77777777">
        <w:tc>
          <w:tcPr>
            <w:tcW w:w="990" w:type="dxa"/>
          </w:tcPr>
          <w:p w14:paraId="211457E0" w14:textId="77777777" w:rsidR="00797138" w:rsidRDefault="00797138">
            <w:pPr>
              <w:pBdr>
                <w:top w:val="nil"/>
                <w:left w:val="nil"/>
                <w:bottom w:val="nil"/>
                <w:right w:val="nil"/>
                <w:between w:val="nil"/>
              </w:pBdr>
              <w:spacing w:before="80" w:after="80"/>
              <w:ind w:left="0"/>
              <w:rPr>
                <w:color w:val="000000"/>
              </w:rPr>
            </w:pPr>
          </w:p>
        </w:tc>
        <w:tc>
          <w:tcPr>
            <w:tcW w:w="2340" w:type="dxa"/>
          </w:tcPr>
          <w:p w14:paraId="247BEF83" w14:textId="77777777" w:rsidR="00797138" w:rsidRDefault="00797138">
            <w:pPr>
              <w:pBdr>
                <w:top w:val="nil"/>
                <w:left w:val="nil"/>
                <w:bottom w:val="nil"/>
                <w:right w:val="nil"/>
                <w:between w:val="nil"/>
              </w:pBdr>
              <w:spacing w:before="80" w:after="80"/>
              <w:ind w:left="0"/>
              <w:rPr>
                <w:color w:val="000000"/>
              </w:rPr>
            </w:pPr>
          </w:p>
        </w:tc>
        <w:tc>
          <w:tcPr>
            <w:tcW w:w="990" w:type="dxa"/>
          </w:tcPr>
          <w:p w14:paraId="41A044D7" w14:textId="77777777" w:rsidR="00797138" w:rsidRDefault="00797138">
            <w:pPr>
              <w:pBdr>
                <w:top w:val="nil"/>
                <w:left w:val="nil"/>
                <w:bottom w:val="nil"/>
                <w:right w:val="nil"/>
                <w:between w:val="nil"/>
              </w:pBdr>
              <w:spacing w:before="80" w:after="80"/>
              <w:ind w:left="0"/>
              <w:rPr>
                <w:color w:val="000000"/>
              </w:rPr>
            </w:pPr>
          </w:p>
        </w:tc>
        <w:tc>
          <w:tcPr>
            <w:tcW w:w="3150" w:type="dxa"/>
          </w:tcPr>
          <w:p w14:paraId="3C7DB430" w14:textId="77777777" w:rsidR="00797138" w:rsidRDefault="00797138">
            <w:pPr>
              <w:pBdr>
                <w:top w:val="nil"/>
                <w:left w:val="nil"/>
                <w:bottom w:val="nil"/>
                <w:right w:val="nil"/>
                <w:between w:val="nil"/>
              </w:pBdr>
              <w:spacing w:before="80" w:after="80"/>
              <w:ind w:left="0"/>
              <w:rPr>
                <w:color w:val="000000"/>
              </w:rPr>
            </w:pPr>
          </w:p>
        </w:tc>
        <w:tc>
          <w:tcPr>
            <w:tcW w:w="1530" w:type="dxa"/>
          </w:tcPr>
          <w:p w14:paraId="3D76653D" w14:textId="77777777" w:rsidR="00797138" w:rsidRDefault="00797138">
            <w:pPr>
              <w:pBdr>
                <w:top w:val="nil"/>
                <w:left w:val="nil"/>
                <w:bottom w:val="nil"/>
                <w:right w:val="nil"/>
                <w:between w:val="nil"/>
              </w:pBdr>
              <w:spacing w:before="80" w:after="80"/>
              <w:ind w:left="0"/>
              <w:rPr>
                <w:color w:val="000000"/>
              </w:rPr>
            </w:pPr>
          </w:p>
        </w:tc>
      </w:tr>
      <w:tr w:rsidR="00797138" w14:paraId="1DCDE1C9" w14:textId="77777777">
        <w:tc>
          <w:tcPr>
            <w:tcW w:w="990" w:type="dxa"/>
          </w:tcPr>
          <w:p w14:paraId="3816E946" w14:textId="77777777" w:rsidR="00797138" w:rsidRDefault="00797138">
            <w:pPr>
              <w:pBdr>
                <w:top w:val="nil"/>
                <w:left w:val="nil"/>
                <w:bottom w:val="nil"/>
                <w:right w:val="nil"/>
                <w:between w:val="nil"/>
              </w:pBdr>
              <w:spacing w:before="80" w:after="80"/>
              <w:ind w:left="0"/>
              <w:rPr>
                <w:color w:val="000000"/>
              </w:rPr>
            </w:pPr>
          </w:p>
        </w:tc>
        <w:tc>
          <w:tcPr>
            <w:tcW w:w="2340" w:type="dxa"/>
          </w:tcPr>
          <w:p w14:paraId="61FFE4D1" w14:textId="77777777" w:rsidR="00797138" w:rsidRDefault="00797138">
            <w:pPr>
              <w:pBdr>
                <w:top w:val="nil"/>
                <w:left w:val="nil"/>
                <w:bottom w:val="nil"/>
                <w:right w:val="nil"/>
                <w:between w:val="nil"/>
              </w:pBdr>
              <w:spacing w:before="80" w:after="80"/>
              <w:ind w:left="0"/>
              <w:rPr>
                <w:color w:val="000000"/>
              </w:rPr>
            </w:pPr>
          </w:p>
        </w:tc>
        <w:tc>
          <w:tcPr>
            <w:tcW w:w="990" w:type="dxa"/>
          </w:tcPr>
          <w:p w14:paraId="30FA1439" w14:textId="77777777" w:rsidR="00797138" w:rsidRDefault="00797138">
            <w:pPr>
              <w:pBdr>
                <w:top w:val="nil"/>
                <w:left w:val="nil"/>
                <w:bottom w:val="nil"/>
                <w:right w:val="nil"/>
                <w:between w:val="nil"/>
              </w:pBdr>
              <w:spacing w:before="80" w:after="80"/>
              <w:ind w:left="0"/>
              <w:rPr>
                <w:color w:val="000000"/>
              </w:rPr>
            </w:pPr>
          </w:p>
        </w:tc>
        <w:tc>
          <w:tcPr>
            <w:tcW w:w="3150" w:type="dxa"/>
          </w:tcPr>
          <w:p w14:paraId="04E69093" w14:textId="77777777" w:rsidR="00797138" w:rsidRDefault="00797138">
            <w:pPr>
              <w:pBdr>
                <w:top w:val="nil"/>
                <w:left w:val="nil"/>
                <w:bottom w:val="nil"/>
                <w:right w:val="nil"/>
                <w:between w:val="nil"/>
              </w:pBdr>
              <w:spacing w:before="80" w:after="80"/>
              <w:ind w:left="0"/>
              <w:rPr>
                <w:color w:val="000000"/>
              </w:rPr>
            </w:pPr>
          </w:p>
        </w:tc>
        <w:tc>
          <w:tcPr>
            <w:tcW w:w="1530" w:type="dxa"/>
          </w:tcPr>
          <w:p w14:paraId="1C44FDEB" w14:textId="77777777" w:rsidR="00797138" w:rsidRDefault="00797138">
            <w:pPr>
              <w:pBdr>
                <w:top w:val="nil"/>
                <w:left w:val="nil"/>
                <w:bottom w:val="nil"/>
                <w:right w:val="nil"/>
                <w:between w:val="nil"/>
              </w:pBdr>
              <w:spacing w:before="80" w:after="80"/>
              <w:ind w:left="0"/>
              <w:rPr>
                <w:color w:val="000000"/>
              </w:rPr>
            </w:pPr>
          </w:p>
        </w:tc>
      </w:tr>
      <w:tr w:rsidR="00797138" w14:paraId="3D29F55F" w14:textId="77777777">
        <w:tc>
          <w:tcPr>
            <w:tcW w:w="990" w:type="dxa"/>
          </w:tcPr>
          <w:p w14:paraId="7E5BA572" w14:textId="77777777" w:rsidR="00797138" w:rsidRDefault="00797138">
            <w:pPr>
              <w:pBdr>
                <w:top w:val="nil"/>
                <w:left w:val="nil"/>
                <w:bottom w:val="nil"/>
                <w:right w:val="nil"/>
                <w:between w:val="nil"/>
              </w:pBdr>
              <w:spacing w:before="80" w:after="80"/>
              <w:ind w:left="0"/>
              <w:rPr>
                <w:color w:val="000000"/>
              </w:rPr>
            </w:pPr>
          </w:p>
        </w:tc>
        <w:tc>
          <w:tcPr>
            <w:tcW w:w="2340" w:type="dxa"/>
          </w:tcPr>
          <w:p w14:paraId="1CE706EB" w14:textId="77777777" w:rsidR="00797138" w:rsidRDefault="00797138">
            <w:pPr>
              <w:pBdr>
                <w:top w:val="nil"/>
                <w:left w:val="nil"/>
                <w:bottom w:val="nil"/>
                <w:right w:val="nil"/>
                <w:between w:val="nil"/>
              </w:pBdr>
              <w:spacing w:before="80" w:after="80"/>
              <w:ind w:left="0"/>
              <w:rPr>
                <w:color w:val="000000"/>
              </w:rPr>
            </w:pPr>
          </w:p>
        </w:tc>
        <w:tc>
          <w:tcPr>
            <w:tcW w:w="990" w:type="dxa"/>
          </w:tcPr>
          <w:p w14:paraId="66012CA0" w14:textId="77777777" w:rsidR="00797138" w:rsidRDefault="00797138">
            <w:pPr>
              <w:pBdr>
                <w:top w:val="nil"/>
                <w:left w:val="nil"/>
                <w:bottom w:val="nil"/>
                <w:right w:val="nil"/>
                <w:between w:val="nil"/>
              </w:pBdr>
              <w:spacing w:before="80" w:after="80"/>
              <w:ind w:left="0"/>
              <w:rPr>
                <w:color w:val="000000"/>
              </w:rPr>
            </w:pPr>
          </w:p>
        </w:tc>
        <w:tc>
          <w:tcPr>
            <w:tcW w:w="3150" w:type="dxa"/>
          </w:tcPr>
          <w:p w14:paraId="5619EC5C" w14:textId="77777777" w:rsidR="00797138" w:rsidRDefault="00797138">
            <w:pPr>
              <w:pBdr>
                <w:top w:val="nil"/>
                <w:left w:val="nil"/>
                <w:bottom w:val="nil"/>
                <w:right w:val="nil"/>
                <w:between w:val="nil"/>
              </w:pBdr>
              <w:spacing w:before="80" w:after="80"/>
              <w:ind w:left="0"/>
              <w:rPr>
                <w:color w:val="000000"/>
              </w:rPr>
            </w:pPr>
          </w:p>
        </w:tc>
        <w:tc>
          <w:tcPr>
            <w:tcW w:w="1530" w:type="dxa"/>
          </w:tcPr>
          <w:p w14:paraId="3B8D7763" w14:textId="77777777" w:rsidR="00797138" w:rsidRDefault="00797138">
            <w:pPr>
              <w:pBdr>
                <w:top w:val="nil"/>
                <w:left w:val="nil"/>
                <w:bottom w:val="nil"/>
                <w:right w:val="nil"/>
                <w:between w:val="nil"/>
              </w:pBdr>
              <w:spacing w:before="80" w:after="80"/>
              <w:ind w:left="0"/>
              <w:rPr>
                <w:color w:val="000000"/>
              </w:rPr>
            </w:pPr>
          </w:p>
        </w:tc>
      </w:tr>
      <w:tr w:rsidR="00797138" w14:paraId="23262C25" w14:textId="77777777">
        <w:tc>
          <w:tcPr>
            <w:tcW w:w="990" w:type="dxa"/>
          </w:tcPr>
          <w:p w14:paraId="0DB70047" w14:textId="77777777" w:rsidR="00797138" w:rsidRDefault="00797138">
            <w:pPr>
              <w:pBdr>
                <w:top w:val="nil"/>
                <w:left w:val="nil"/>
                <w:bottom w:val="nil"/>
                <w:right w:val="nil"/>
                <w:between w:val="nil"/>
              </w:pBdr>
              <w:spacing w:before="80" w:after="80"/>
              <w:ind w:left="0"/>
              <w:rPr>
                <w:color w:val="000000"/>
              </w:rPr>
            </w:pPr>
          </w:p>
        </w:tc>
        <w:tc>
          <w:tcPr>
            <w:tcW w:w="2340" w:type="dxa"/>
          </w:tcPr>
          <w:p w14:paraId="40925133" w14:textId="77777777" w:rsidR="00797138" w:rsidRDefault="00797138">
            <w:pPr>
              <w:pBdr>
                <w:top w:val="nil"/>
                <w:left w:val="nil"/>
                <w:bottom w:val="nil"/>
                <w:right w:val="nil"/>
                <w:between w:val="nil"/>
              </w:pBdr>
              <w:spacing w:before="80" w:after="80"/>
              <w:ind w:left="0"/>
              <w:rPr>
                <w:color w:val="000000"/>
              </w:rPr>
            </w:pPr>
          </w:p>
        </w:tc>
        <w:tc>
          <w:tcPr>
            <w:tcW w:w="990" w:type="dxa"/>
          </w:tcPr>
          <w:p w14:paraId="4841EE37" w14:textId="77777777" w:rsidR="00797138" w:rsidRDefault="00797138">
            <w:pPr>
              <w:pBdr>
                <w:top w:val="nil"/>
                <w:left w:val="nil"/>
                <w:bottom w:val="nil"/>
                <w:right w:val="nil"/>
                <w:between w:val="nil"/>
              </w:pBdr>
              <w:spacing w:before="80" w:after="80"/>
              <w:ind w:left="0"/>
              <w:rPr>
                <w:color w:val="000000"/>
              </w:rPr>
            </w:pPr>
          </w:p>
        </w:tc>
        <w:tc>
          <w:tcPr>
            <w:tcW w:w="3150" w:type="dxa"/>
          </w:tcPr>
          <w:p w14:paraId="245C81E8" w14:textId="77777777" w:rsidR="00797138" w:rsidRDefault="00797138">
            <w:pPr>
              <w:pBdr>
                <w:top w:val="nil"/>
                <w:left w:val="nil"/>
                <w:bottom w:val="nil"/>
                <w:right w:val="nil"/>
                <w:between w:val="nil"/>
              </w:pBdr>
              <w:spacing w:before="80" w:after="80"/>
              <w:ind w:left="0"/>
              <w:rPr>
                <w:color w:val="000000"/>
              </w:rPr>
            </w:pPr>
          </w:p>
        </w:tc>
        <w:tc>
          <w:tcPr>
            <w:tcW w:w="1530" w:type="dxa"/>
          </w:tcPr>
          <w:p w14:paraId="0BF07787" w14:textId="77777777" w:rsidR="00797138" w:rsidRDefault="00797138">
            <w:pPr>
              <w:pBdr>
                <w:top w:val="nil"/>
                <w:left w:val="nil"/>
                <w:bottom w:val="nil"/>
                <w:right w:val="nil"/>
                <w:between w:val="nil"/>
              </w:pBdr>
              <w:spacing w:before="80" w:after="80"/>
              <w:ind w:left="0"/>
              <w:rPr>
                <w:color w:val="000000"/>
              </w:rPr>
            </w:pPr>
          </w:p>
        </w:tc>
      </w:tr>
      <w:tr w:rsidR="00797138" w14:paraId="7E386BA3" w14:textId="77777777">
        <w:tc>
          <w:tcPr>
            <w:tcW w:w="990" w:type="dxa"/>
          </w:tcPr>
          <w:p w14:paraId="0A784077" w14:textId="77777777" w:rsidR="00797138" w:rsidRDefault="00797138">
            <w:pPr>
              <w:pBdr>
                <w:top w:val="nil"/>
                <w:left w:val="nil"/>
                <w:bottom w:val="nil"/>
                <w:right w:val="nil"/>
                <w:between w:val="nil"/>
              </w:pBdr>
              <w:spacing w:before="80" w:after="80"/>
              <w:ind w:left="0"/>
              <w:rPr>
                <w:color w:val="000000"/>
              </w:rPr>
            </w:pPr>
          </w:p>
        </w:tc>
        <w:tc>
          <w:tcPr>
            <w:tcW w:w="2340" w:type="dxa"/>
          </w:tcPr>
          <w:p w14:paraId="424DD179" w14:textId="77777777" w:rsidR="00797138" w:rsidRDefault="00797138">
            <w:pPr>
              <w:pBdr>
                <w:top w:val="nil"/>
                <w:left w:val="nil"/>
                <w:bottom w:val="nil"/>
                <w:right w:val="nil"/>
                <w:between w:val="nil"/>
              </w:pBdr>
              <w:spacing w:before="80" w:after="80"/>
              <w:ind w:left="0"/>
              <w:rPr>
                <w:color w:val="000000"/>
              </w:rPr>
            </w:pPr>
          </w:p>
        </w:tc>
        <w:tc>
          <w:tcPr>
            <w:tcW w:w="990" w:type="dxa"/>
          </w:tcPr>
          <w:p w14:paraId="3E69EA4C" w14:textId="77777777" w:rsidR="00797138" w:rsidRDefault="00797138">
            <w:pPr>
              <w:pBdr>
                <w:top w:val="nil"/>
                <w:left w:val="nil"/>
                <w:bottom w:val="nil"/>
                <w:right w:val="nil"/>
                <w:between w:val="nil"/>
              </w:pBdr>
              <w:spacing w:before="80" w:after="80"/>
              <w:ind w:left="0"/>
              <w:rPr>
                <w:color w:val="000000"/>
              </w:rPr>
            </w:pPr>
          </w:p>
        </w:tc>
        <w:tc>
          <w:tcPr>
            <w:tcW w:w="3150" w:type="dxa"/>
          </w:tcPr>
          <w:p w14:paraId="004E2933" w14:textId="77777777" w:rsidR="00797138" w:rsidRDefault="00797138">
            <w:pPr>
              <w:pBdr>
                <w:top w:val="nil"/>
                <w:left w:val="nil"/>
                <w:bottom w:val="nil"/>
                <w:right w:val="nil"/>
                <w:between w:val="nil"/>
              </w:pBdr>
              <w:spacing w:before="80" w:after="80"/>
              <w:ind w:left="0"/>
              <w:rPr>
                <w:color w:val="000000"/>
              </w:rPr>
            </w:pPr>
          </w:p>
        </w:tc>
        <w:tc>
          <w:tcPr>
            <w:tcW w:w="1530" w:type="dxa"/>
          </w:tcPr>
          <w:p w14:paraId="518F36DC" w14:textId="77777777" w:rsidR="00797138" w:rsidRDefault="00797138">
            <w:pPr>
              <w:pBdr>
                <w:top w:val="nil"/>
                <w:left w:val="nil"/>
                <w:bottom w:val="nil"/>
                <w:right w:val="nil"/>
                <w:between w:val="nil"/>
              </w:pBdr>
              <w:spacing w:before="80" w:after="80"/>
              <w:ind w:left="0"/>
              <w:rPr>
                <w:color w:val="000000"/>
              </w:rPr>
            </w:pPr>
          </w:p>
        </w:tc>
      </w:tr>
      <w:tr w:rsidR="00797138" w14:paraId="30511F33" w14:textId="77777777">
        <w:tc>
          <w:tcPr>
            <w:tcW w:w="990" w:type="dxa"/>
          </w:tcPr>
          <w:p w14:paraId="55865303" w14:textId="77777777" w:rsidR="00797138" w:rsidRDefault="00797138">
            <w:pPr>
              <w:pBdr>
                <w:top w:val="nil"/>
                <w:left w:val="nil"/>
                <w:bottom w:val="nil"/>
                <w:right w:val="nil"/>
                <w:between w:val="nil"/>
              </w:pBdr>
              <w:spacing w:before="80" w:after="80"/>
              <w:ind w:left="0"/>
              <w:rPr>
                <w:color w:val="000000"/>
              </w:rPr>
            </w:pPr>
          </w:p>
        </w:tc>
        <w:tc>
          <w:tcPr>
            <w:tcW w:w="2340" w:type="dxa"/>
          </w:tcPr>
          <w:p w14:paraId="1D2B6B3D" w14:textId="77777777" w:rsidR="00797138" w:rsidRDefault="00797138">
            <w:pPr>
              <w:pBdr>
                <w:top w:val="nil"/>
                <w:left w:val="nil"/>
                <w:bottom w:val="nil"/>
                <w:right w:val="nil"/>
                <w:between w:val="nil"/>
              </w:pBdr>
              <w:spacing w:before="80" w:after="80"/>
              <w:ind w:left="0"/>
              <w:rPr>
                <w:color w:val="000000"/>
              </w:rPr>
            </w:pPr>
          </w:p>
        </w:tc>
        <w:tc>
          <w:tcPr>
            <w:tcW w:w="990" w:type="dxa"/>
          </w:tcPr>
          <w:p w14:paraId="25BDD223" w14:textId="77777777" w:rsidR="00797138" w:rsidRDefault="00797138">
            <w:pPr>
              <w:pBdr>
                <w:top w:val="nil"/>
                <w:left w:val="nil"/>
                <w:bottom w:val="nil"/>
                <w:right w:val="nil"/>
                <w:between w:val="nil"/>
              </w:pBdr>
              <w:spacing w:before="80" w:after="80"/>
              <w:ind w:left="0"/>
              <w:rPr>
                <w:color w:val="000000"/>
              </w:rPr>
            </w:pPr>
          </w:p>
        </w:tc>
        <w:tc>
          <w:tcPr>
            <w:tcW w:w="3150" w:type="dxa"/>
          </w:tcPr>
          <w:p w14:paraId="7E334D6C" w14:textId="77777777" w:rsidR="00797138" w:rsidRDefault="00797138">
            <w:pPr>
              <w:pBdr>
                <w:top w:val="nil"/>
                <w:left w:val="nil"/>
                <w:bottom w:val="nil"/>
                <w:right w:val="nil"/>
                <w:between w:val="nil"/>
              </w:pBdr>
              <w:spacing w:before="80" w:after="80"/>
              <w:ind w:left="0"/>
              <w:rPr>
                <w:color w:val="000000"/>
              </w:rPr>
            </w:pPr>
          </w:p>
        </w:tc>
        <w:tc>
          <w:tcPr>
            <w:tcW w:w="1530" w:type="dxa"/>
          </w:tcPr>
          <w:p w14:paraId="112E17BB" w14:textId="77777777" w:rsidR="00797138" w:rsidRDefault="00797138">
            <w:pPr>
              <w:pBdr>
                <w:top w:val="nil"/>
                <w:left w:val="nil"/>
                <w:bottom w:val="nil"/>
                <w:right w:val="nil"/>
                <w:between w:val="nil"/>
              </w:pBdr>
              <w:spacing w:before="80" w:after="80"/>
              <w:ind w:left="0"/>
              <w:rPr>
                <w:color w:val="000000"/>
              </w:rPr>
            </w:pPr>
          </w:p>
        </w:tc>
      </w:tr>
      <w:tr w:rsidR="00797138" w14:paraId="468C6CBE" w14:textId="77777777">
        <w:tc>
          <w:tcPr>
            <w:tcW w:w="990" w:type="dxa"/>
          </w:tcPr>
          <w:p w14:paraId="3326BF32" w14:textId="77777777" w:rsidR="00797138" w:rsidRDefault="00797138">
            <w:pPr>
              <w:pBdr>
                <w:top w:val="nil"/>
                <w:left w:val="nil"/>
                <w:bottom w:val="nil"/>
                <w:right w:val="nil"/>
                <w:between w:val="nil"/>
              </w:pBdr>
              <w:spacing w:before="80" w:after="80"/>
              <w:ind w:left="0"/>
              <w:rPr>
                <w:color w:val="000000"/>
              </w:rPr>
            </w:pPr>
          </w:p>
        </w:tc>
        <w:tc>
          <w:tcPr>
            <w:tcW w:w="2340" w:type="dxa"/>
          </w:tcPr>
          <w:p w14:paraId="7081A891" w14:textId="77777777" w:rsidR="00797138" w:rsidRDefault="00797138">
            <w:pPr>
              <w:pBdr>
                <w:top w:val="nil"/>
                <w:left w:val="nil"/>
                <w:bottom w:val="nil"/>
                <w:right w:val="nil"/>
                <w:between w:val="nil"/>
              </w:pBdr>
              <w:spacing w:before="80" w:after="80"/>
              <w:ind w:left="0"/>
              <w:rPr>
                <w:color w:val="000000"/>
              </w:rPr>
            </w:pPr>
          </w:p>
        </w:tc>
        <w:tc>
          <w:tcPr>
            <w:tcW w:w="990" w:type="dxa"/>
          </w:tcPr>
          <w:p w14:paraId="392CC6DA" w14:textId="77777777" w:rsidR="00797138" w:rsidRDefault="00797138">
            <w:pPr>
              <w:pBdr>
                <w:top w:val="nil"/>
                <w:left w:val="nil"/>
                <w:bottom w:val="nil"/>
                <w:right w:val="nil"/>
                <w:between w:val="nil"/>
              </w:pBdr>
              <w:spacing w:before="80" w:after="80"/>
              <w:ind w:left="0"/>
              <w:rPr>
                <w:color w:val="000000"/>
              </w:rPr>
            </w:pPr>
          </w:p>
        </w:tc>
        <w:tc>
          <w:tcPr>
            <w:tcW w:w="3150" w:type="dxa"/>
          </w:tcPr>
          <w:p w14:paraId="05D55C8F" w14:textId="77777777" w:rsidR="00797138" w:rsidRDefault="00797138">
            <w:pPr>
              <w:pBdr>
                <w:top w:val="nil"/>
                <w:left w:val="nil"/>
                <w:bottom w:val="nil"/>
                <w:right w:val="nil"/>
                <w:between w:val="nil"/>
              </w:pBdr>
              <w:spacing w:before="80" w:after="80"/>
              <w:ind w:left="0"/>
              <w:rPr>
                <w:color w:val="000000"/>
              </w:rPr>
            </w:pPr>
          </w:p>
        </w:tc>
        <w:tc>
          <w:tcPr>
            <w:tcW w:w="1530" w:type="dxa"/>
          </w:tcPr>
          <w:p w14:paraId="654C98BD" w14:textId="77777777" w:rsidR="00797138" w:rsidRDefault="00797138">
            <w:pPr>
              <w:pBdr>
                <w:top w:val="nil"/>
                <w:left w:val="nil"/>
                <w:bottom w:val="nil"/>
                <w:right w:val="nil"/>
                <w:between w:val="nil"/>
              </w:pBdr>
              <w:spacing w:before="80" w:after="80"/>
              <w:ind w:left="0"/>
              <w:rPr>
                <w:color w:val="000000"/>
              </w:rPr>
            </w:pPr>
          </w:p>
        </w:tc>
      </w:tr>
      <w:tr w:rsidR="00797138" w14:paraId="3A9B69BD" w14:textId="77777777">
        <w:tc>
          <w:tcPr>
            <w:tcW w:w="990" w:type="dxa"/>
          </w:tcPr>
          <w:p w14:paraId="143485F3" w14:textId="77777777" w:rsidR="00797138" w:rsidRDefault="00797138">
            <w:pPr>
              <w:pBdr>
                <w:top w:val="nil"/>
                <w:left w:val="nil"/>
                <w:bottom w:val="nil"/>
                <w:right w:val="nil"/>
                <w:between w:val="nil"/>
              </w:pBdr>
              <w:spacing w:before="80" w:after="80"/>
              <w:ind w:left="0"/>
              <w:rPr>
                <w:color w:val="000000"/>
              </w:rPr>
            </w:pPr>
          </w:p>
        </w:tc>
        <w:tc>
          <w:tcPr>
            <w:tcW w:w="2340" w:type="dxa"/>
          </w:tcPr>
          <w:p w14:paraId="3E037559" w14:textId="77777777" w:rsidR="00797138" w:rsidRDefault="00797138">
            <w:pPr>
              <w:pBdr>
                <w:top w:val="nil"/>
                <w:left w:val="nil"/>
                <w:bottom w:val="nil"/>
                <w:right w:val="nil"/>
                <w:between w:val="nil"/>
              </w:pBdr>
              <w:spacing w:before="80" w:after="80"/>
              <w:ind w:left="0"/>
              <w:rPr>
                <w:color w:val="000000"/>
              </w:rPr>
            </w:pPr>
          </w:p>
        </w:tc>
        <w:tc>
          <w:tcPr>
            <w:tcW w:w="990" w:type="dxa"/>
          </w:tcPr>
          <w:p w14:paraId="25B9A868" w14:textId="77777777" w:rsidR="00797138" w:rsidRDefault="00797138">
            <w:pPr>
              <w:pBdr>
                <w:top w:val="nil"/>
                <w:left w:val="nil"/>
                <w:bottom w:val="nil"/>
                <w:right w:val="nil"/>
                <w:between w:val="nil"/>
              </w:pBdr>
              <w:spacing w:before="80" w:after="80"/>
              <w:ind w:left="0"/>
              <w:rPr>
                <w:color w:val="000000"/>
              </w:rPr>
            </w:pPr>
          </w:p>
        </w:tc>
        <w:tc>
          <w:tcPr>
            <w:tcW w:w="3150" w:type="dxa"/>
          </w:tcPr>
          <w:p w14:paraId="5E7E65C9" w14:textId="77777777" w:rsidR="00797138" w:rsidRDefault="00797138">
            <w:pPr>
              <w:pBdr>
                <w:top w:val="nil"/>
                <w:left w:val="nil"/>
                <w:bottom w:val="nil"/>
                <w:right w:val="nil"/>
                <w:between w:val="nil"/>
              </w:pBdr>
              <w:spacing w:before="80" w:after="80"/>
              <w:ind w:left="0"/>
              <w:rPr>
                <w:color w:val="000000"/>
              </w:rPr>
            </w:pPr>
          </w:p>
        </w:tc>
        <w:tc>
          <w:tcPr>
            <w:tcW w:w="1530" w:type="dxa"/>
          </w:tcPr>
          <w:p w14:paraId="3213BF37" w14:textId="77777777" w:rsidR="00797138" w:rsidRDefault="00797138">
            <w:pPr>
              <w:pBdr>
                <w:top w:val="nil"/>
                <w:left w:val="nil"/>
                <w:bottom w:val="nil"/>
                <w:right w:val="nil"/>
                <w:between w:val="nil"/>
              </w:pBdr>
              <w:spacing w:before="80" w:after="80"/>
              <w:ind w:left="0"/>
              <w:rPr>
                <w:color w:val="000000"/>
              </w:rPr>
            </w:pPr>
          </w:p>
        </w:tc>
      </w:tr>
      <w:tr w:rsidR="00797138" w14:paraId="44B7D3BD" w14:textId="77777777">
        <w:tc>
          <w:tcPr>
            <w:tcW w:w="990" w:type="dxa"/>
          </w:tcPr>
          <w:p w14:paraId="77343972" w14:textId="77777777" w:rsidR="00797138" w:rsidRDefault="00797138">
            <w:pPr>
              <w:pBdr>
                <w:top w:val="nil"/>
                <w:left w:val="nil"/>
                <w:bottom w:val="nil"/>
                <w:right w:val="nil"/>
                <w:between w:val="nil"/>
              </w:pBdr>
              <w:spacing w:before="80" w:after="80"/>
              <w:ind w:left="0"/>
              <w:rPr>
                <w:color w:val="000000"/>
              </w:rPr>
            </w:pPr>
          </w:p>
        </w:tc>
        <w:tc>
          <w:tcPr>
            <w:tcW w:w="2340" w:type="dxa"/>
          </w:tcPr>
          <w:p w14:paraId="298CB6B0" w14:textId="77777777" w:rsidR="00797138" w:rsidRDefault="00797138">
            <w:pPr>
              <w:pBdr>
                <w:top w:val="nil"/>
                <w:left w:val="nil"/>
                <w:bottom w:val="nil"/>
                <w:right w:val="nil"/>
                <w:between w:val="nil"/>
              </w:pBdr>
              <w:spacing w:before="80" w:after="80"/>
              <w:ind w:left="0"/>
              <w:rPr>
                <w:color w:val="000000"/>
              </w:rPr>
            </w:pPr>
          </w:p>
        </w:tc>
        <w:tc>
          <w:tcPr>
            <w:tcW w:w="990" w:type="dxa"/>
          </w:tcPr>
          <w:p w14:paraId="1649438C" w14:textId="77777777" w:rsidR="00797138" w:rsidRDefault="00797138">
            <w:pPr>
              <w:pBdr>
                <w:top w:val="nil"/>
                <w:left w:val="nil"/>
                <w:bottom w:val="nil"/>
                <w:right w:val="nil"/>
                <w:between w:val="nil"/>
              </w:pBdr>
              <w:spacing w:before="80" w:after="80"/>
              <w:ind w:left="0"/>
              <w:rPr>
                <w:color w:val="000000"/>
              </w:rPr>
            </w:pPr>
          </w:p>
        </w:tc>
        <w:tc>
          <w:tcPr>
            <w:tcW w:w="3150" w:type="dxa"/>
          </w:tcPr>
          <w:p w14:paraId="13B121E3" w14:textId="77777777" w:rsidR="00797138" w:rsidRDefault="00797138">
            <w:pPr>
              <w:pBdr>
                <w:top w:val="nil"/>
                <w:left w:val="nil"/>
                <w:bottom w:val="nil"/>
                <w:right w:val="nil"/>
                <w:between w:val="nil"/>
              </w:pBdr>
              <w:spacing w:before="80" w:after="80"/>
              <w:ind w:left="0"/>
              <w:rPr>
                <w:color w:val="000000"/>
              </w:rPr>
            </w:pPr>
          </w:p>
        </w:tc>
        <w:tc>
          <w:tcPr>
            <w:tcW w:w="1530" w:type="dxa"/>
          </w:tcPr>
          <w:p w14:paraId="0D6DB4A5" w14:textId="77777777" w:rsidR="00797138" w:rsidRDefault="00797138">
            <w:pPr>
              <w:pBdr>
                <w:top w:val="nil"/>
                <w:left w:val="nil"/>
                <w:bottom w:val="nil"/>
                <w:right w:val="nil"/>
                <w:between w:val="nil"/>
              </w:pBdr>
              <w:spacing w:before="80" w:after="80"/>
              <w:ind w:left="0"/>
              <w:rPr>
                <w:color w:val="000000"/>
              </w:rPr>
            </w:pPr>
          </w:p>
        </w:tc>
      </w:tr>
      <w:tr w:rsidR="00797138" w14:paraId="3407B07C" w14:textId="77777777">
        <w:tc>
          <w:tcPr>
            <w:tcW w:w="990" w:type="dxa"/>
          </w:tcPr>
          <w:p w14:paraId="5B42E388" w14:textId="77777777" w:rsidR="00797138" w:rsidRDefault="00797138">
            <w:pPr>
              <w:pBdr>
                <w:top w:val="nil"/>
                <w:left w:val="nil"/>
                <w:bottom w:val="nil"/>
                <w:right w:val="nil"/>
                <w:between w:val="nil"/>
              </w:pBdr>
              <w:spacing w:before="80" w:after="80"/>
              <w:ind w:left="0"/>
              <w:rPr>
                <w:color w:val="000000"/>
              </w:rPr>
            </w:pPr>
          </w:p>
        </w:tc>
        <w:tc>
          <w:tcPr>
            <w:tcW w:w="2340" w:type="dxa"/>
          </w:tcPr>
          <w:p w14:paraId="301FCB7F" w14:textId="77777777" w:rsidR="00797138" w:rsidRDefault="00797138">
            <w:pPr>
              <w:pBdr>
                <w:top w:val="nil"/>
                <w:left w:val="nil"/>
                <w:bottom w:val="nil"/>
                <w:right w:val="nil"/>
                <w:between w:val="nil"/>
              </w:pBdr>
              <w:spacing w:before="80" w:after="80"/>
              <w:ind w:left="0"/>
              <w:rPr>
                <w:color w:val="000000"/>
              </w:rPr>
            </w:pPr>
          </w:p>
        </w:tc>
        <w:tc>
          <w:tcPr>
            <w:tcW w:w="990" w:type="dxa"/>
          </w:tcPr>
          <w:p w14:paraId="4ECEA0FA" w14:textId="77777777" w:rsidR="00797138" w:rsidRDefault="00797138">
            <w:pPr>
              <w:pBdr>
                <w:top w:val="nil"/>
                <w:left w:val="nil"/>
                <w:bottom w:val="nil"/>
                <w:right w:val="nil"/>
                <w:between w:val="nil"/>
              </w:pBdr>
              <w:spacing w:before="80" w:after="80"/>
              <w:ind w:left="0"/>
              <w:rPr>
                <w:color w:val="000000"/>
              </w:rPr>
            </w:pPr>
          </w:p>
        </w:tc>
        <w:tc>
          <w:tcPr>
            <w:tcW w:w="3150" w:type="dxa"/>
          </w:tcPr>
          <w:p w14:paraId="6802687D" w14:textId="77777777" w:rsidR="00797138" w:rsidRDefault="00797138">
            <w:pPr>
              <w:pBdr>
                <w:top w:val="nil"/>
                <w:left w:val="nil"/>
                <w:bottom w:val="nil"/>
                <w:right w:val="nil"/>
                <w:between w:val="nil"/>
              </w:pBdr>
              <w:spacing w:before="80" w:after="80"/>
              <w:ind w:left="0"/>
              <w:rPr>
                <w:color w:val="000000"/>
              </w:rPr>
            </w:pPr>
          </w:p>
        </w:tc>
        <w:tc>
          <w:tcPr>
            <w:tcW w:w="1530" w:type="dxa"/>
          </w:tcPr>
          <w:p w14:paraId="3F6F832A" w14:textId="77777777" w:rsidR="00797138" w:rsidRDefault="00797138">
            <w:pPr>
              <w:pBdr>
                <w:top w:val="nil"/>
                <w:left w:val="nil"/>
                <w:bottom w:val="nil"/>
                <w:right w:val="nil"/>
                <w:between w:val="nil"/>
              </w:pBdr>
              <w:spacing w:before="80" w:after="80"/>
              <w:ind w:left="0"/>
              <w:rPr>
                <w:color w:val="000000"/>
              </w:rPr>
            </w:pPr>
          </w:p>
        </w:tc>
      </w:tr>
      <w:tr w:rsidR="00797138" w14:paraId="171BC8A4" w14:textId="77777777">
        <w:tc>
          <w:tcPr>
            <w:tcW w:w="990" w:type="dxa"/>
          </w:tcPr>
          <w:p w14:paraId="260A50CD" w14:textId="77777777" w:rsidR="00797138" w:rsidRDefault="00797138">
            <w:pPr>
              <w:pBdr>
                <w:top w:val="nil"/>
                <w:left w:val="nil"/>
                <w:bottom w:val="nil"/>
                <w:right w:val="nil"/>
                <w:between w:val="nil"/>
              </w:pBdr>
              <w:spacing w:before="80" w:after="80"/>
              <w:ind w:left="0"/>
              <w:rPr>
                <w:color w:val="000000"/>
              </w:rPr>
            </w:pPr>
          </w:p>
        </w:tc>
        <w:tc>
          <w:tcPr>
            <w:tcW w:w="2340" w:type="dxa"/>
          </w:tcPr>
          <w:p w14:paraId="74CA9472" w14:textId="77777777" w:rsidR="00797138" w:rsidRDefault="00797138">
            <w:pPr>
              <w:pBdr>
                <w:top w:val="nil"/>
                <w:left w:val="nil"/>
                <w:bottom w:val="nil"/>
                <w:right w:val="nil"/>
                <w:between w:val="nil"/>
              </w:pBdr>
              <w:spacing w:before="80" w:after="80"/>
              <w:ind w:left="0"/>
              <w:rPr>
                <w:color w:val="000000"/>
              </w:rPr>
            </w:pPr>
          </w:p>
        </w:tc>
        <w:tc>
          <w:tcPr>
            <w:tcW w:w="990" w:type="dxa"/>
          </w:tcPr>
          <w:p w14:paraId="1AADE0AA" w14:textId="77777777" w:rsidR="00797138" w:rsidRDefault="00797138">
            <w:pPr>
              <w:pBdr>
                <w:top w:val="nil"/>
                <w:left w:val="nil"/>
                <w:bottom w:val="nil"/>
                <w:right w:val="nil"/>
                <w:between w:val="nil"/>
              </w:pBdr>
              <w:spacing w:before="80" w:after="80"/>
              <w:ind w:left="0"/>
              <w:rPr>
                <w:color w:val="000000"/>
              </w:rPr>
            </w:pPr>
          </w:p>
        </w:tc>
        <w:tc>
          <w:tcPr>
            <w:tcW w:w="3150" w:type="dxa"/>
          </w:tcPr>
          <w:p w14:paraId="1B9087FE" w14:textId="77777777" w:rsidR="00797138" w:rsidRDefault="00797138">
            <w:pPr>
              <w:pBdr>
                <w:top w:val="nil"/>
                <w:left w:val="nil"/>
                <w:bottom w:val="nil"/>
                <w:right w:val="nil"/>
                <w:between w:val="nil"/>
              </w:pBdr>
              <w:spacing w:before="80" w:after="80"/>
              <w:ind w:left="0"/>
              <w:rPr>
                <w:color w:val="000000"/>
              </w:rPr>
            </w:pPr>
          </w:p>
        </w:tc>
        <w:tc>
          <w:tcPr>
            <w:tcW w:w="1530" w:type="dxa"/>
          </w:tcPr>
          <w:p w14:paraId="12BDD186" w14:textId="77777777" w:rsidR="00797138" w:rsidRDefault="00797138">
            <w:pPr>
              <w:pBdr>
                <w:top w:val="nil"/>
                <w:left w:val="nil"/>
                <w:bottom w:val="nil"/>
                <w:right w:val="nil"/>
                <w:between w:val="nil"/>
              </w:pBdr>
              <w:spacing w:before="80" w:after="80"/>
              <w:ind w:left="0"/>
              <w:rPr>
                <w:color w:val="000000"/>
              </w:rPr>
            </w:pPr>
          </w:p>
        </w:tc>
      </w:tr>
      <w:tr w:rsidR="00797138" w14:paraId="6F96412E" w14:textId="77777777">
        <w:tc>
          <w:tcPr>
            <w:tcW w:w="990" w:type="dxa"/>
          </w:tcPr>
          <w:p w14:paraId="1FECEF95" w14:textId="77777777" w:rsidR="00797138" w:rsidRDefault="00797138">
            <w:pPr>
              <w:pBdr>
                <w:top w:val="nil"/>
                <w:left w:val="nil"/>
                <w:bottom w:val="nil"/>
                <w:right w:val="nil"/>
                <w:between w:val="nil"/>
              </w:pBdr>
              <w:spacing w:before="80" w:after="80"/>
              <w:ind w:left="0"/>
              <w:rPr>
                <w:color w:val="000000"/>
              </w:rPr>
            </w:pPr>
          </w:p>
        </w:tc>
        <w:tc>
          <w:tcPr>
            <w:tcW w:w="2340" w:type="dxa"/>
          </w:tcPr>
          <w:p w14:paraId="5FAFDCDA" w14:textId="77777777" w:rsidR="00797138" w:rsidRDefault="00797138">
            <w:pPr>
              <w:pBdr>
                <w:top w:val="nil"/>
                <w:left w:val="nil"/>
                <w:bottom w:val="nil"/>
                <w:right w:val="nil"/>
                <w:between w:val="nil"/>
              </w:pBdr>
              <w:spacing w:before="80" w:after="80"/>
              <w:ind w:left="0"/>
              <w:rPr>
                <w:color w:val="000000"/>
              </w:rPr>
            </w:pPr>
          </w:p>
        </w:tc>
        <w:tc>
          <w:tcPr>
            <w:tcW w:w="990" w:type="dxa"/>
          </w:tcPr>
          <w:p w14:paraId="78B87A19" w14:textId="77777777" w:rsidR="00797138" w:rsidRDefault="00797138">
            <w:pPr>
              <w:pBdr>
                <w:top w:val="nil"/>
                <w:left w:val="nil"/>
                <w:bottom w:val="nil"/>
                <w:right w:val="nil"/>
                <w:between w:val="nil"/>
              </w:pBdr>
              <w:spacing w:before="80" w:after="80"/>
              <w:ind w:left="0"/>
              <w:rPr>
                <w:color w:val="000000"/>
              </w:rPr>
            </w:pPr>
          </w:p>
        </w:tc>
        <w:tc>
          <w:tcPr>
            <w:tcW w:w="3150" w:type="dxa"/>
          </w:tcPr>
          <w:p w14:paraId="5831084B" w14:textId="77777777" w:rsidR="00797138" w:rsidRDefault="00797138">
            <w:pPr>
              <w:pBdr>
                <w:top w:val="nil"/>
                <w:left w:val="nil"/>
                <w:bottom w:val="nil"/>
                <w:right w:val="nil"/>
                <w:between w:val="nil"/>
              </w:pBdr>
              <w:spacing w:before="80" w:after="80"/>
              <w:ind w:left="0"/>
              <w:rPr>
                <w:color w:val="000000"/>
              </w:rPr>
            </w:pPr>
          </w:p>
        </w:tc>
        <w:tc>
          <w:tcPr>
            <w:tcW w:w="1530" w:type="dxa"/>
          </w:tcPr>
          <w:p w14:paraId="6C17FEC8" w14:textId="77777777" w:rsidR="00797138" w:rsidRDefault="00797138">
            <w:pPr>
              <w:pBdr>
                <w:top w:val="nil"/>
                <w:left w:val="nil"/>
                <w:bottom w:val="nil"/>
                <w:right w:val="nil"/>
                <w:between w:val="nil"/>
              </w:pBdr>
              <w:spacing w:before="80" w:after="80"/>
              <w:ind w:left="0"/>
              <w:rPr>
                <w:color w:val="000000"/>
              </w:rPr>
            </w:pPr>
          </w:p>
        </w:tc>
      </w:tr>
    </w:tbl>
    <w:p w14:paraId="724F6BBB" w14:textId="77777777" w:rsidR="00797138" w:rsidRPr="00D5186B" w:rsidRDefault="00DF7101">
      <w:pPr>
        <w:pBdr>
          <w:top w:val="nil"/>
          <w:left w:val="nil"/>
          <w:bottom w:val="nil"/>
          <w:right w:val="nil"/>
          <w:between w:val="nil"/>
        </w:pBdr>
        <w:tabs>
          <w:tab w:val="left" w:pos="2160"/>
          <w:tab w:val="right" w:pos="5040"/>
          <w:tab w:val="left" w:pos="5760"/>
          <w:tab w:val="right" w:pos="8640"/>
        </w:tabs>
        <w:spacing w:before="360" w:after="240"/>
        <w:ind w:left="0"/>
        <w:rPr>
          <w:b/>
          <w:smallCaps/>
          <w:color w:val="033103"/>
          <w:sz w:val="32"/>
          <w:szCs w:val="32"/>
        </w:rPr>
      </w:pPr>
      <w:bookmarkStart w:id="2" w:name="_30j0zll" w:colFirst="0" w:colLast="0"/>
      <w:bookmarkEnd w:id="2"/>
      <w:r>
        <w:br w:type="page"/>
      </w:r>
      <w:r w:rsidRPr="00D5186B">
        <w:rPr>
          <w:b/>
          <w:smallCaps/>
          <w:color w:val="033103"/>
          <w:sz w:val="32"/>
          <w:szCs w:val="32"/>
        </w:rPr>
        <w:lastRenderedPageBreak/>
        <w:t>TABLE OF CONTENTS</w:t>
      </w:r>
    </w:p>
    <w:sdt>
      <w:sdtPr>
        <w:rPr>
          <w:rFonts w:ascii="Arial" w:eastAsia="Arial" w:hAnsi="Arial" w:cs="Arial"/>
          <w:color w:val="auto"/>
          <w:sz w:val="24"/>
          <w:szCs w:val="24"/>
          <w:lang w:eastAsia="ja-JP"/>
        </w:rPr>
        <w:id w:val="131148304"/>
        <w:docPartObj>
          <w:docPartGallery w:val="Table of Contents"/>
          <w:docPartUnique/>
        </w:docPartObj>
      </w:sdtPr>
      <w:sdtEndPr>
        <w:rPr>
          <w:b/>
          <w:bCs/>
        </w:rPr>
      </w:sdtEndPr>
      <w:sdtContent>
        <w:p w14:paraId="3AA7F4D0" w14:textId="03D832F6" w:rsidR="003377BF" w:rsidRDefault="003377BF">
          <w:pPr>
            <w:pStyle w:val="TOCHeading"/>
          </w:pPr>
        </w:p>
        <w:p w14:paraId="676161D4" w14:textId="77777777" w:rsidR="00D027FD" w:rsidRDefault="003377BF">
          <w:pPr>
            <w:pStyle w:val="TOC1"/>
            <w:tabs>
              <w:tab w:val="left" w:pos="480"/>
              <w:tab w:val="right" w:leader="dot" w:pos="8950"/>
            </w:tabs>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77171460" w:history="1">
            <w:r w:rsidR="00D027FD" w:rsidRPr="00B00687">
              <w:rPr>
                <w:rStyle w:val="Hyperlink"/>
              </w:rPr>
              <w:t>1</w:t>
            </w:r>
            <w:r w:rsidR="00D027FD">
              <w:rPr>
                <w:rFonts w:asciiTheme="minorHAnsi" w:eastAsiaTheme="minorEastAsia" w:hAnsiTheme="minorHAnsi" w:cstheme="minorBidi"/>
                <w:b w:val="0"/>
                <w:sz w:val="22"/>
                <w:szCs w:val="22"/>
              </w:rPr>
              <w:tab/>
            </w:r>
            <w:r w:rsidR="00D027FD" w:rsidRPr="00B00687">
              <w:rPr>
                <w:rStyle w:val="Hyperlink"/>
              </w:rPr>
              <w:t>Introduction *</w:t>
            </w:r>
            <w:r w:rsidR="00D027FD">
              <w:rPr>
                <w:webHidden/>
              </w:rPr>
              <w:tab/>
            </w:r>
            <w:r w:rsidR="00D027FD">
              <w:rPr>
                <w:webHidden/>
              </w:rPr>
              <w:fldChar w:fldCharType="begin"/>
            </w:r>
            <w:r w:rsidR="00D027FD">
              <w:rPr>
                <w:webHidden/>
              </w:rPr>
              <w:instrText xml:space="preserve"> PAGEREF _Toc77171460 \h </w:instrText>
            </w:r>
            <w:r w:rsidR="00D027FD">
              <w:rPr>
                <w:webHidden/>
              </w:rPr>
            </w:r>
            <w:r w:rsidR="00D027FD">
              <w:rPr>
                <w:webHidden/>
              </w:rPr>
              <w:fldChar w:fldCharType="separate"/>
            </w:r>
            <w:r w:rsidR="00D027FD">
              <w:rPr>
                <w:webHidden/>
              </w:rPr>
              <w:t>6</w:t>
            </w:r>
            <w:r w:rsidR="00D027FD">
              <w:rPr>
                <w:webHidden/>
              </w:rPr>
              <w:fldChar w:fldCharType="end"/>
            </w:r>
          </w:hyperlink>
        </w:p>
        <w:p w14:paraId="1DF2E9CB" w14:textId="77777777" w:rsidR="00D027FD" w:rsidRDefault="00D027FD">
          <w:pPr>
            <w:pStyle w:val="TOC2"/>
            <w:tabs>
              <w:tab w:val="left" w:pos="800"/>
              <w:tab w:val="right" w:leader="dot" w:pos="8950"/>
            </w:tabs>
            <w:rPr>
              <w:rFonts w:asciiTheme="minorHAnsi" w:eastAsiaTheme="minorEastAsia" w:hAnsiTheme="minorHAnsi" w:cstheme="minorBidi"/>
              <w:sz w:val="22"/>
              <w:szCs w:val="22"/>
            </w:rPr>
          </w:pPr>
          <w:hyperlink w:anchor="_Toc77171461" w:history="1">
            <w:r w:rsidRPr="00B00687">
              <w:rPr>
                <w:rStyle w:val="Hyperlink"/>
              </w:rPr>
              <w:t>1.1</w:t>
            </w:r>
            <w:r>
              <w:rPr>
                <w:rFonts w:asciiTheme="minorHAnsi" w:eastAsiaTheme="minorEastAsia" w:hAnsiTheme="minorHAnsi" w:cstheme="minorBidi"/>
                <w:sz w:val="22"/>
                <w:szCs w:val="22"/>
              </w:rPr>
              <w:tab/>
            </w:r>
            <w:r w:rsidRPr="00B00687">
              <w:rPr>
                <w:rStyle w:val="Hyperlink"/>
              </w:rPr>
              <w:t>Purpose *</w:t>
            </w:r>
            <w:r>
              <w:rPr>
                <w:webHidden/>
              </w:rPr>
              <w:tab/>
            </w:r>
            <w:r>
              <w:rPr>
                <w:webHidden/>
              </w:rPr>
              <w:fldChar w:fldCharType="begin"/>
            </w:r>
            <w:r>
              <w:rPr>
                <w:webHidden/>
              </w:rPr>
              <w:instrText xml:space="preserve"> PAGEREF _Toc77171461 \h </w:instrText>
            </w:r>
            <w:r>
              <w:rPr>
                <w:webHidden/>
              </w:rPr>
            </w:r>
            <w:r>
              <w:rPr>
                <w:webHidden/>
              </w:rPr>
              <w:fldChar w:fldCharType="separate"/>
            </w:r>
            <w:r>
              <w:rPr>
                <w:webHidden/>
              </w:rPr>
              <w:t>6</w:t>
            </w:r>
            <w:r>
              <w:rPr>
                <w:webHidden/>
              </w:rPr>
              <w:fldChar w:fldCharType="end"/>
            </w:r>
          </w:hyperlink>
        </w:p>
        <w:p w14:paraId="0AFFDA2E" w14:textId="77777777" w:rsidR="00D027FD" w:rsidRDefault="00D027FD">
          <w:pPr>
            <w:pStyle w:val="TOC2"/>
            <w:tabs>
              <w:tab w:val="left" w:pos="800"/>
              <w:tab w:val="right" w:leader="dot" w:pos="8950"/>
            </w:tabs>
            <w:rPr>
              <w:rFonts w:asciiTheme="minorHAnsi" w:eastAsiaTheme="minorEastAsia" w:hAnsiTheme="minorHAnsi" w:cstheme="minorBidi"/>
              <w:sz w:val="22"/>
              <w:szCs w:val="22"/>
            </w:rPr>
          </w:pPr>
          <w:hyperlink w:anchor="_Toc77171462" w:history="1">
            <w:r w:rsidRPr="00B00687">
              <w:rPr>
                <w:rStyle w:val="Hyperlink"/>
              </w:rPr>
              <w:t>1.2</w:t>
            </w:r>
            <w:r>
              <w:rPr>
                <w:rFonts w:asciiTheme="minorHAnsi" w:eastAsiaTheme="minorEastAsia" w:hAnsiTheme="minorHAnsi" w:cstheme="minorBidi"/>
                <w:sz w:val="22"/>
                <w:szCs w:val="22"/>
              </w:rPr>
              <w:tab/>
            </w:r>
            <w:r w:rsidRPr="00B00687">
              <w:rPr>
                <w:rStyle w:val="Hyperlink"/>
              </w:rPr>
              <w:t>Scope*</w:t>
            </w:r>
            <w:r>
              <w:rPr>
                <w:webHidden/>
              </w:rPr>
              <w:tab/>
            </w:r>
            <w:r>
              <w:rPr>
                <w:webHidden/>
              </w:rPr>
              <w:fldChar w:fldCharType="begin"/>
            </w:r>
            <w:r>
              <w:rPr>
                <w:webHidden/>
              </w:rPr>
              <w:instrText xml:space="preserve"> PAGEREF _Toc77171462 \h </w:instrText>
            </w:r>
            <w:r>
              <w:rPr>
                <w:webHidden/>
              </w:rPr>
            </w:r>
            <w:r>
              <w:rPr>
                <w:webHidden/>
              </w:rPr>
              <w:fldChar w:fldCharType="separate"/>
            </w:r>
            <w:r>
              <w:rPr>
                <w:webHidden/>
              </w:rPr>
              <w:t>6</w:t>
            </w:r>
            <w:r>
              <w:rPr>
                <w:webHidden/>
              </w:rPr>
              <w:fldChar w:fldCharType="end"/>
            </w:r>
          </w:hyperlink>
        </w:p>
        <w:p w14:paraId="1461CA7D" w14:textId="77777777" w:rsidR="00D027FD" w:rsidRDefault="00D027FD">
          <w:pPr>
            <w:pStyle w:val="TOC2"/>
            <w:tabs>
              <w:tab w:val="left" w:pos="800"/>
              <w:tab w:val="right" w:leader="dot" w:pos="8950"/>
            </w:tabs>
            <w:rPr>
              <w:rFonts w:asciiTheme="minorHAnsi" w:eastAsiaTheme="minorEastAsia" w:hAnsiTheme="minorHAnsi" w:cstheme="minorBidi"/>
              <w:sz w:val="22"/>
              <w:szCs w:val="22"/>
            </w:rPr>
          </w:pPr>
          <w:hyperlink w:anchor="_Toc77171463" w:history="1">
            <w:r w:rsidRPr="00B00687">
              <w:rPr>
                <w:rStyle w:val="Hyperlink"/>
              </w:rPr>
              <w:t>1.3</w:t>
            </w:r>
            <w:r>
              <w:rPr>
                <w:rFonts w:asciiTheme="minorHAnsi" w:eastAsiaTheme="minorEastAsia" w:hAnsiTheme="minorHAnsi" w:cstheme="minorBidi"/>
                <w:sz w:val="22"/>
                <w:szCs w:val="22"/>
              </w:rPr>
              <w:tab/>
            </w:r>
            <w:r w:rsidRPr="00B00687">
              <w:rPr>
                <w:rStyle w:val="Hyperlink"/>
              </w:rPr>
              <w:t>Definitions, Acronyms, and Abbreviations*</w:t>
            </w:r>
            <w:r>
              <w:rPr>
                <w:webHidden/>
              </w:rPr>
              <w:tab/>
            </w:r>
            <w:r>
              <w:rPr>
                <w:webHidden/>
              </w:rPr>
              <w:fldChar w:fldCharType="begin"/>
            </w:r>
            <w:r>
              <w:rPr>
                <w:webHidden/>
              </w:rPr>
              <w:instrText xml:space="preserve"> PAGEREF _Toc77171463 \h </w:instrText>
            </w:r>
            <w:r>
              <w:rPr>
                <w:webHidden/>
              </w:rPr>
            </w:r>
            <w:r>
              <w:rPr>
                <w:webHidden/>
              </w:rPr>
              <w:fldChar w:fldCharType="separate"/>
            </w:r>
            <w:r>
              <w:rPr>
                <w:webHidden/>
              </w:rPr>
              <w:t>6</w:t>
            </w:r>
            <w:r>
              <w:rPr>
                <w:webHidden/>
              </w:rPr>
              <w:fldChar w:fldCharType="end"/>
            </w:r>
          </w:hyperlink>
        </w:p>
        <w:p w14:paraId="06A1E499" w14:textId="77777777" w:rsidR="00D027FD" w:rsidRDefault="00D027FD">
          <w:pPr>
            <w:pStyle w:val="TOC2"/>
            <w:tabs>
              <w:tab w:val="left" w:pos="800"/>
              <w:tab w:val="right" w:leader="dot" w:pos="8950"/>
            </w:tabs>
            <w:rPr>
              <w:rFonts w:asciiTheme="minorHAnsi" w:eastAsiaTheme="minorEastAsia" w:hAnsiTheme="minorHAnsi" w:cstheme="minorBidi"/>
              <w:sz w:val="22"/>
              <w:szCs w:val="22"/>
            </w:rPr>
          </w:pPr>
          <w:hyperlink w:anchor="_Toc77171464" w:history="1">
            <w:r w:rsidRPr="00B00687">
              <w:rPr>
                <w:rStyle w:val="Hyperlink"/>
              </w:rPr>
              <w:t>1.4</w:t>
            </w:r>
            <w:r>
              <w:rPr>
                <w:rFonts w:asciiTheme="minorHAnsi" w:eastAsiaTheme="minorEastAsia" w:hAnsiTheme="minorHAnsi" w:cstheme="minorBidi"/>
                <w:sz w:val="22"/>
                <w:szCs w:val="22"/>
              </w:rPr>
              <w:tab/>
            </w:r>
            <w:r w:rsidRPr="00B00687">
              <w:rPr>
                <w:rStyle w:val="Hyperlink"/>
              </w:rPr>
              <w:t>References*</w:t>
            </w:r>
            <w:r>
              <w:rPr>
                <w:webHidden/>
              </w:rPr>
              <w:tab/>
            </w:r>
            <w:r>
              <w:rPr>
                <w:webHidden/>
              </w:rPr>
              <w:fldChar w:fldCharType="begin"/>
            </w:r>
            <w:r>
              <w:rPr>
                <w:webHidden/>
              </w:rPr>
              <w:instrText xml:space="preserve"> PAGEREF _Toc77171464 \h </w:instrText>
            </w:r>
            <w:r>
              <w:rPr>
                <w:webHidden/>
              </w:rPr>
            </w:r>
            <w:r>
              <w:rPr>
                <w:webHidden/>
              </w:rPr>
              <w:fldChar w:fldCharType="separate"/>
            </w:r>
            <w:r>
              <w:rPr>
                <w:webHidden/>
              </w:rPr>
              <w:t>6</w:t>
            </w:r>
            <w:r>
              <w:rPr>
                <w:webHidden/>
              </w:rPr>
              <w:fldChar w:fldCharType="end"/>
            </w:r>
          </w:hyperlink>
        </w:p>
        <w:p w14:paraId="0BCB6421" w14:textId="77777777" w:rsidR="00D027FD" w:rsidRDefault="00D027FD">
          <w:pPr>
            <w:pStyle w:val="TOC1"/>
            <w:tabs>
              <w:tab w:val="left" w:pos="480"/>
              <w:tab w:val="right" w:leader="dot" w:pos="8950"/>
            </w:tabs>
            <w:rPr>
              <w:rFonts w:asciiTheme="minorHAnsi" w:eastAsiaTheme="minorEastAsia" w:hAnsiTheme="minorHAnsi" w:cstheme="minorBidi"/>
              <w:b w:val="0"/>
              <w:sz w:val="22"/>
              <w:szCs w:val="22"/>
            </w:rPr>
          </w:pPr>
          <w:hyperlink w:anchor="_Toc77171465" w:history="1">
            <w:r w:rsidRPr="00B00687">
              <w:rPr>
                <w:rStyle w:val="Hyperlink"/>
              </w:rPr>
              <w:t>2</w:t>
            </w:r>
            <w:r>
              <w:rPr>
                <w:rFonts w:asciiTheme="minorHAnsi" w:eastAsiaTheme="minorEastAsia" w:hAnsiTheme="minorHAnsi" w:cstheme="minorBidi"/>
                <w:b w:val="0"/>
                <w:sz w:val="22"/>
                <w:szCs w:val="22"/>
              </w:rPr>
              <w:tab/>
            </w:r>
            <w:r w:rsidRPr="00B00687">
              <w:rPr>
                <w:rStyle w:val="Hyperlink"/>
              </w:rPr>
              <w:t>Overall Description*</w:t>
            </w:r>
            <w:r>
              <w:rPr>
                <w:webHidden/>
              </w:rPr>
              <w:tab/>
            </w:r>
            <w:r>
              <w:rPr>
                <w:webHidden/>
              </w:rPr>
              <w:fldChar w:fldCharType="begin"/>
            </w:r>
            <w:r>
              <w:rPr>
                <w:webHidden/>
              </w:rPr>
              <w:instrText xml:space="preserve"> PAGEREF _Toc77171465 \h </w:instrText>
            </w:r>
            <w:r>
              <w:rPr>
                <w:webHidden/>
              </w:rPr>
            </w:r>
            <w:r>
              <w:rPr>
                <w:webHidden/>
              </w:rPr>
              <w:fldChar w:fldCharType="separate"/>
            </w:r>
            <w:r>
              <w:rPr>
                <w:webHidden/>
              </w:rPr>
              <w:t>7</w:t>
            </w:r>
            <w:r>
              <w:rPr>
                <w:webHidden/>
              </w:rPr>
              <w:fldChar w:fldCharType="end"/>
            </w:r>
          </w:hyperlink>
        </w:p>
        <w:p w14:paraId="14CCEF5A" w14:textId="77777777" w:rsidR="00D027FD" w:rsidRDefault="00D027FD">
          <w:pPr>
            <w:pStyle w:val="TOC2"/>
            <w:tabs>
              <w:tab w:val="left" w:pos="800"/>
              <w:tab w:val="right" w:leader="dot" w:pos="8950"/>
            </w:tabs>
            <w:rPr>
              <w:rFonts w:asciiTheme="minorHAnsi" w:eastAsiaTheme="minorEastAsia" w:hAnsiTheme="minorHAnsi" w:cstheme="minorBidi"/>
              <w:sz w:val="22"/>
              <w:szCs w:val="22"/>
            </w:rPr>
          </w:pPr>
          <w:hyperlink w:anchor="_Toc77171466" w:history="1">
            <w:r w:rsidRPr="00B00687">
              <w:rPr>
                <w:rStyle w:val="Hyperlink"/>
              </w:rPr>
              <w:t>2.1</w:t>
            </w:r>
            <w:r>
              <w:rPr>
                <w:rFonts w:asciiTheme="minorHAnsi" w:eastAsiaTheme="minorEastAsia" w:hAnsiTheme="minorHAnsi" w:cstheme="minorBidi"/>
                <w:sz w:val="22"/>
                <w:szCs w:val="22"/>
              </w:rPr>
              <w:tab/>
            </w:r>
            <w:r w:rsidRPr="00B00687">
              <w:rPr>
                <w:rStyle w:val="Hyperlink"/>
              </w:rPr>
              <w:t>Current situation*</w:t>
            </w:r>
            <w:r>
              <w:rPr>
                <w:webHidden/>
              </w:rPr>
              <w:tab/>
            </w:r>
            <w:r>
              <w:rPr>
                <w:webHidden/>
              </w:rPr>
              <w:fldChar w:fldCharType="begin"/>
            </w:r>
            <w:r>
              <w:rPr>
                <w:webHidden/>
              </w:rPr>
              <w:instrText xml:space="preserve"> PAGEREF _Toc77171466 \h </w:instrText>
            </w:r>
            <w:r>
              <w:rPr>
                <w:webHidden/>
              </w:rPr>
            </w:r>
            <w:r>
              <w:rPr>
                <w:webHidden/>
              </w:rPr>
              <w:fldChar w:fldCharType="separate"/>
            </w:r>
            <w:r>
              <w:rPr>
                <w:webHidden/>
              </w:rPr>
              <w:t>7</w:t>
            </w:r>
            <w:r>
              <w:rPr>
                <w:webHidden/>
              </w:rPr>
              <w:fldChar w:fldCharType="end"/>
            </w:r>
          </w:hyperlink>
        </w:p>
        <w:p w14:paraId="15070D5D" w14:textId="77777777" w:rsidR="00D027FD" w:rsidRDefault="00D027FD">
          <w:pPr>
            <w:pStyle w:val="TOC2"/>
            <w:tabs>
              <w:tab w:val="left" w:pos="800"/>
              <w:tab w:val="right" w:leader="dot" w:pos="8950"/>
            </w:tabs>
            <w:rPr>
              <w:rFonts w:asciiTheme="minorHAnsi" w:eastAsiaTheme="minorEastAsia" w:hAnsiTheme="minorHAnsi" w:cstheme="minorBidi"/>
              <w:sz w:val="22"/>
              <w:szCs w:val="22"/>
            </w:rPr>
          </w:pPr>
          <w:hyperlink w:anchor="_Toc77171467" w:history="1">
            <w:r w:rsidRPr="00B00687">
              <w:rPr>
                <w:rStyle w:val="Hyperlink"/>
              </w:rPr>
              <w:t>2.2</w:t>
            </w:r>
            <w:r>
              <w:rPr>
                <w:rFonts w:asciiTheme="minorHAnsi" w:eastAsiaTheme="minorEastAsia" w:hAnsiTheme="minorHAnsi" w:cstheme="minorBidi"/>
                <w:sz w:val="22"/>
                <w:szCs w:val="22"/>
              </w:rPr>
              <w:tab/>
            </w:r>
            <w:r w:rsidRPr="00B00687">
              <w:rPr>
                <w:rStyle w:val="Hyperlink"/>
              </w:rPr>
              <w:t>The proposed system*</w:t>
            </w:r>
            <w:r>
              <w:rPr>
                <w:webHidden/>
              </w:rPr>
              <w:tab/>
            </w:r>
            <w:r>
              <w:rPr>
                <w:webHidden/>
              </w:rPr>
              <w:fldChar w:fldCharType="begin"/>
            </w:r>
            <w:r>
              <w:rPr>
                <w:webHidden/>
              </w:rPr>
              <w:instrText xml:space="preserve"> PAGEREF _Toc77171467 \h </w:instrText>
            </w:r>
            <w:r>
              <w:rPr>
                <w:webHidden/>
              </w:rPr>
            </w:r>
            <w:r>
              <w:rPr>
                <w:webHidden/>
              </w:rPr>
              <w:fldChar w:fldCharType="separate"/>
            </w:r>
            <w:r>
              <w:rPr>
                <w:webHidden/>
              </w:rPr>
              <w:t>7</w:t>
            </w:r>
            <w:r>
              <w:rPr>
                <w:webHidden/>
              </w:rPr>
              <w:fldChar w:fldCharType="end"/>
            </w:r>
          </w:hyperlink>
        </w:p>
        <w:p w14:paraId="4A986F11" w14:textId="77777777" w:rsidR="00D027FD" w:rsidRDefault="00D027FD">
          <w:pPr>
            <w:pStyle w:val="TOC2"/>
            <w:tabs>
              <w:tab w:val="left" w:pos="800"/>
              <w:tab w:val="right" w:leader="dot" w:pos="8950"/>
            </w:tabs>
            <w:rPr>
              <w:rFonts w:asciiTheme="minorHAnsi" w:eastAsiaTheme="minorEastAsia" w:hAnsiTheme="minorHAnsi" w:cstheme="minorBidi"/>
              <w:sz w:val="22"/>
              <w:szCs w:val="22"/>
            </w:rPr>
          </w:pPr>
          <w:hyperlink w:anchor="_Toc77171468" w:history="1">
            <w:r w:rsidRPr="00B00687">
              <w:rPr>
                <w:rStyle w:val="Hyperlink"/>
              </w:rPr>
              <w:t>2.3</w:t>
            </w:r>
            <w:r>
              <w:rPr>
                <w:rFonts w:asciiTheme="minorHAnsi" w:eastAsiaTheme="minorEastAsia" w:hAnsiTheme="minorHAnsi" w:cstheme="minorBidi"/>
                <w:sz w:val="22"/>
                <w:szCs w:val="22"/>
              </w:rPr>
              <w:tab/>
            </w:r>
            <w:r w:rsidRPr="00B00687">
              <w:rPr>
                <w:rStyle w:val="Hyperlink"/>
              </w:rPr>
              <w:t>Web Application</w:t>
            </w:r>
            <w:r>
              <w:rPr>
                <w:webHidden/>
              </w:rPr>
              <w:tab/>
            </w:r>
            <w:r>
              <w:rPr>
                <w:webHidden/>
              </w:rPr>
              <w:fldChar w:fldCharType="begin"/>
            </w:r>
            <w:r>
              <w:rPr>
                <w:webHidden/>
              </w:rPr>
              <w:instrText xml:space="preserve"> PAGEREF _Toc77171468 \h </w:instrText>
            </w:r>
            <w:r>
              <w:rPr>
                <w:webHidden/>
              </w:rPr>
            </w:r>
            <w:r>
              <w:rPr>
                <w:webHidden/>
              </w:rPr>
              <w:fldChar w:fldCharType="separate"/>
            </w:r>
            <w:r>
              <w:rPr>
                <w:webHidden/>
              </w:rPr>
              <w:t>7</w:t>
            </w:r>
            <w:r>
              <w:rPr>
                <w:webHidden/>
              </w:rPr>
              <w:fldChar w:fldCharType="end"/>
            </w:r>
          </w:hyperlink>
        </w:p>
        <w:p w14:paraId="54E9C78D" w14:textId="77777777" w:rsidR="00D027FD" w:rsidRDefault="00D027FD">
          <w:pPr>
            <w:pStyle w:val="TOC1"/>
            <w:tabs>
              <w:tab w:val="left" w:pos="480"/>
              <w:tab w:val="right" w:leader="dot" w:pos="8950"/>
            </w:tabs>
            <w:rPr>
              <w:rFonts w:asciiTheme="minorHAnsi" w:eastAsiaTheme="minorEastAsia" w:hAnsiTheme="minorHAnsi" w:cstheme="minorBidi"/>
              <w:b w:val="0"/>
              <w:sz w:val="22"/>
              <w:szCs w:val="22"/>
            </w:rPr>
          </w:pPr>
          <w:hyperlink w:anchor="_Toc77171469" w:history="1">
            <w:r w:rsidRPr="00B00687">
              <w:rPr>
                <w:rStyle w:val="Hyperlink"/>
              </w:rPr>
              <w:t>3</w:t>
            </w:r>
            <w:r>
              <w:rPr>
                <w:rFonts w:asciiTheme="minorHAnsi" w:eastAsiaTheme="minorEastAsia" w:hAnsiTheme="minorHAnsi" w:cstheme="minorBidi"/>
                <w:b w:val="0"/>
                <w:sz w:val="22"/>
                <w:szCs w:val="22"/>
              </w:rPr>
              <w:tab/>
            </w:r>
            <w:r w:rsidRPr="00B00687">
              <w:rPr>
                <w:rStyle w:val="Hyperlink"/>
              </w:rPr>
              <w:t>FUNCTIONAL REQUIREMENTS</w:t>
            </w:r>
            <w:r>
              <w:rPr>
                <w:webHidden/>
              </w:rPr>
              <w:tab/>
            </w:r>
            <w:r>
              <w:rPr>
                <w:webHidden/>
              </w:rPr>
              <w:fldChar w:fldCharType="begin"/>
            </w:r>
            <w:r>
              <w:rPr>
                <w:webHidden/>
              </w:rPr>
              <w:instrText xml:space="preserve"> PAGEREF _Toc77171469 \h </w:instrText>
            </w:r>
            <w:r>
              <w:rPr>
                <w:webHidden/>
              </w:rPr>
            </w:r>
            <w:r>
              <w:rPr>
                <w:webHidden/>
              </w:rPr>
              <w:fldChar w:fldCharType="separate"/>
            </w:r>
            <w:r>
              <w:rPr>
                <w:webHidden/>
              </w:rPr>
              <w:t>8</w:t>
            </w:r>
            <w:r>
              <w:rPr>
                <w:webHidden/>
              </w:rPr>
              <w:fldChar w:fldCharType="end"/>
            </w:r>
          </w:hyperlink>
        </w:p>
        <w:p w14:paraId="2799470A" w14:textId="77777777" w:rsidR="00D027FD" w:rsidRDefault="00D027FD">
          <w:pPr>
            <w:pStyle w:val="TOC2"/>
            <w:tabs>
              <w:tab w:val="left" w:pos="800"/>
              <w:tab w:val="right" w:leader="dot" w:pos="8950"/>
            </w:tabs>
            <w:rPr>
              <w:rFonts w:asciiTheme="minorHAnsi" w:eastAsiaTheme="minorEastAsia" w:hAnsiTheme="minorHAnsi" w:cstheme="minorBidi"/>
              <w:sz w:val="22"/>
              <w:szCs w:val="22"/>
            </w:rPr>
          </w:pPr>
          <w:hyperlink w:anchor="_Toc77171470" w:history="1">
            <w:r w:rsidRPr="00B00687">
              <w:rPr>
                <w:rStyle w:val="Hyperlink"/>
              </w:rPr>
              <w:t>3.1</w:t>
            </w:r>
            <w:r>
              <w:rPr>
                <w:rFonts w:asciiTheme="minorHAnsi" w:eastAsiaTheme="minorEastAsia" w:hAnsiTheme="minorHAnsi" w:cstheme="minorBidi"/>
                <w:sz w:val="22"/>
                <w:szCs w:val="22"/>
              </w:rPr>
              <w:tab/>
            </w:r>
            <w:r w:rsidRPr="00B00687">
              <w:rPr>
                <w:rStyle w:val="Hyperlink"/>
              </w:rPr>
              <w:t>ShoesShopSeconhandExchange Use Cases Diagram</w:t>
            </w:r>
            <w:r>
              <w:rPr>
                <w:webHidden/>
              </w:rPr>
              <w:tab/>
            </w:r>
            <w:r>
              <w:rPr>
                <w:webHidden/>
              </w:rPr>
              <w:fldChar w:fldCharType="begin"/>
            </w:r>
            <w:r>
              <w:rPr>
                <w:webHidden/>
              </w:rPr>
              <w:instrText xml:space="preserve"> PAGEREF _Toc77171470 \h </w:instrText>
            </w:r>
            <w:r>
              <w:rPr>
                <w:webHidden/>
              </w:rPr>
            </w:r>
            <w:r>
              <w:rPr>
                <w:webHidden/>
              </w:rPr>
              <w:fldChar w:fldCharType="separate"/>
            </w:r>
            <w:r>
              <w:rPr>
                <w:webHidden/>
              </w:rPr>
              <w:t>8</w:t>
            </w:r>
            <w:r>
              <w:rPr>
                <w:webHidden/>
              </w:rPr>
              <w:fldChar w:fldCharType="end"/>
            </w:r>
          </w:hyperlink>
        </w:p>
        <w:p w14:paraId="3E4703CE" w14:textId="77777777" w:rsidR="00D027FD" w:rsidRDefault="00D027FD">
          <w:pPr>
            <w:pStyle w:val="TOC2"/>
            <w:tabs>
              <w:tab w:val="left" w:pos="800"/>
              <w:tab w:val="right" w:leader="dot" w:pos="8950"/>
            </w:tabs>
            <w:rPr>
              <w:rFonts w:asciiTheme="minorHAnsi" w:eastAsiaTheme="minorEastAsia" w:hAnsiTheme="minorHAnsi" w:cstheme="minorBidi"/>
              <w:sz w:val="22"/>
              <w:szCs w:val="22"/>
            </w:rPr>
          </w:pPr>
          <w:hyperlink w:anchor="_Toc77171471" w:history="1">
            <w:r w:rsidRPr="00B00687">
              <w:rPr>
                <w:rStyle w:val="Hyperlink"/>
              </w:rPr>
              <w:t>3.2</w:t>
            </w:r>
            <w:r>
              <w:rPr>
                <w:rFonts w:asciiTheme="minorHAnsi" w:eastAsiaTheme="minorEastAsia" w:hAnsiTheme="minorHAnsi" w:cstheme="minorBidi"/>
                <w:sz w:val="22"/>
                <w:szCs w:val="22"/>
              </w:rPr>
              <w:tab/>
            </w:r>
            <w:r w:rsidRPr="00B00687">
              <w:rPr>
                <w:rStyle w:val="Hyperlink"/>
              </w:rPr>
              <w:t>&lt; Guest &gt; Overview Use Case</w:t>
            </w:r>
            <w:r>
              <w:rPr>
                <w:webHidden/>
              </w:rPr>
              <w:tab/>
            </w:r>
            <w:r>
              <w:rPr>
                <w:webHidden/>
              </w:rPr>
              <w:fldChar w:fldCharType="begin"/>
            </w:r>
            <w:r>
              <w:rPr>
                <w:webHidden/>
              </w:rPr>
              <w:instrText xml:space="preserve"> PAGEREF _Toc77171471 \h </w:instrText>
            </w:r>
            <w:r>
              <w:rPr>
                <w:webHidden/>
              </w:rPr>
            </w:r>
            <w:r>
              <w:rPr>
                <w:webHidden/>
              </w:rPr>
              <w:fldChar w:fldCharType="separate"/>
            </w:r>
            <w:r>
              <w:rPr>
                <w:webHidden/>
              </w:rPr>
              <w:t>8</w:t>
            </w:r>
            <w:r>
              <w:rPr>
                <w:webHidden/>
              </w:rPr>
              <w:fldChar w:fldCharType="end"/>
            </w:r>
          </w:hyperlink>
        </w:p>
        <w:p w14:paraId="4569C004" w14:textId="77777777" w:rsidR="00D027FD" w:rsidRDefault="00D027FD">
          <w:pPr>
            <w:pStyle w:val="TOC2"/>
            <w:tabs>
              <w:tab w:val="left" w:pos="800"/>
              <w:tab w:val="right" w:leader="dot" w:pos="8950"/>
            </w:tabs>
            <w:rPr>
              <w:rFonts w:asciiTheme="minorHAnsi" w:eastAsiaTheme="minorEastAsia" w:hAnsiTheme="minorHAnsi" w:cstheme="minorBidi"/>
              <w:sz w:val="22"/>
              <w:szCs w:val="22"/>
            </w:rPr>
          </w:pPr>
          <w:hyperlink w:anchor="_Toc77171472" w:history="1">
            <w:r w:rsidRPr="00B00687">
              <w:rPr>
                <w:rStyle w:val="Hyperlink"/>
              </w:rPr>
              <w:t>3.3</w:t>
            </w:r>
            <w:r>
              <w:rPr>
                <w:rFonts w:asciiTheme="minorHAnsi" w:eastAsiaTheme="minorEastAsia" w:hAnsiTheme="minorHAnsi" w:cstheme="minorBidi"/>
                <w:sz w:val="22"/>
                <w:szCs w:val="22"/>
              </w:rPr>
              <w:tab/>
            </w:r>
            <w:r w:rsidRPr="00B00687">
              <w:rPr>
                <w:rStyle w:val="Hyperlink"/>
              </w:rPr>
              <w:t>&lt; Guest &gt; Register an account</w:t>
            </w:r>
            <w:r>
              <w:rPr>
                <w:webHidden/>
              </w:rPr>
              <w:tab/>
            </w:r>
            <w:r>
              <w:rPr>
                <w:webHidden/>
              </w:rPr>
              <w:fldChar w:fldCharType="begin"/>
            </w:r>
            <w:r>
              <w:rPr>
                <w:webHidden/>
              </w:rPr>
              <w:instrText xml:space="preserve"> PAGEREF _Toc77171472 \h </w:instrText>
            </w:r>
            <w:r>
              <w:rPr>
                <w:webHidden/>
              </w:rPr>
            </w:r>
            <w:r>
              <w:rPr>
                <w:webHidden/>
              </w:rPr>
              <w:fldChar w:fldCharType="separate"/>
            </w:r>
            <w:r>
              <w:rPr>
                <w:webHidden/>
              </w:rPr>
              <w:t>9</w:t>
            </w:r>
            <w:r>
              <w:rPr>
                <w:webHidden/>
              </w:rPr>
              <w:fldChar w:fldCharType="end"/>
            </w:r>
          </w:hyperlink>
        </w:p>
        <w:p w14:paraId="04F82C8D" w14:textId="77777777" w:rsidR="00D027FD" w:rsidRDefault="00D027FD">
          <w:pPr>
            <w:pStyle w:val="TOC2"/>
            <w:tabs>
              <w:tab w:val="left" w:pos="800"/>
              <w:tab w:val="right" w:leader="dot" w:pos="8950"/>
            </w:tabs>
            <w:rPr>
              <w:rFonts w:asciiTheme="minorHAnsi" w:eastAsiaTheme="minorEastAsia" w:hAnsiTheme="minorHAnsi" w:cstheme="minorBidi"/>
              <w:sz w:val="22"/>
              <w:szCs w:val="22"/>
            </w:rPr>
          </w:pPr>
          <w:hyperlink w:anchor="_Toc77171473" w:history="1">
            <w:r w:rsidRPr="00B00687">
              <w:rPr>
                <w:rStyle w:val="Hyperlink"/>
              </w:rPr>
              <w:t>3.4</w:t>
            </w:r>
            <w:r>
              <w:rPr>
                <w:rFonts w:asciiTheme="minorHAnsi" w:eastAsiaTheme="minorEastAsia" w:hAnsiTheme="minorHAnsi" w:cstheme="minorBidi"/>
                <w:sz w:val="22"/>
                <w:szCs w:val="22"/>
              </w:rPr>
              <w:tab/>
            </w:r>
            <w:r w:rsidRPr="00B00687">
              <w:rPr>
                <w:rStyle w:val="Hyperlink"/>
              </w:rPr>
              <w:t>&lt; Guest &gt; Login</w:t>
            </w:r>
            <w:r>
              <w:rPr>
                <w:webHidden/>
              </w:rPr>
              <w:tab/>
            </w:r>
            <w:r>
              <w:rPr>
                <w:webHidden/>
              </w:rPr>
              <w:fldChar w:fldCharType="begin"/>
            </w:r>
            <w:r>
              <w:rPr>
                <w:webHidden/>
              </w:rPr>
              <w:instrText xml:space="preserve"> PAGEREF _Toc77171473 \h </w:instrText>
            </w:r>
            <w:r>
              <w:rPr>
                <w:webHidden/>
              </w:rPr>
            </w:r>
            <w:r>
              <w:rPr>
                <w:webHidden/>
              </w:rPr>
              <w:fldChar w:fldCharType="separate"/>
            </w:r>
            <w:r>
              <w:rPr>
                <w:webHidden/>
              </w:rPr>
              <w:t>12</w:t>
            </w:r>
            <w:r>
              <w:rPr>
                <w:webHidden/>
              </w:rPr>
              <w:fldChar w:fldCharType="end"/>
            </w:r>
          </w:hyperlink>
        </w:p>
        <w:p w14:paraId="3FD1E18F" w14:textId="77777777" w:rsidR="00D027FD" w:rsidRDefault="00D027FD">
          <w:pPr>
            <w:pStyle w:val="TOC2"/>
            <w:tabs>
              <w:tab w:val="left" w:pos="800"/>
              <w:tab w:val="right" w:leader="dot" w:pos="8950"/>
            </w:tabs>
            <w:rPr>
              <w:rFonts w:asciiTheme="minorHAnsi" w:eastAsiaTheme="minorEastAsia" w:hAnsiTheme="minorHAnsi" w:cstheme="minorBidi"/>
              <w:sz w:val="22"/>
              <w:szCs w:val="22"/>
            </w:rPr>
          </w:pPr>
          <w:hyperlink w:anchor="_Toc77171474" w:history="1">
            <w:r w:rsidRPr="00B00687">
              <w:rPr>
                <w:rStyle w:val="Hyperlink"/>
              </w:rPr>
              <w:t>3.5</w:t>
            </w:r>
            <w:r>
              <w:rPr>
                <w:rFonts w:asciiTheme="minorHAnsi" w:eastAsiaTheme="minorEastAsia" w:hAnsiTheme="minorHAnsi" w:cstheme="minorBidi"/>
                <w:sz w:val="22"/>
                <w:szCs w:val="22"/>
              </w:rPr>
              <w:tab/>
            </w:r>
            <w:r w:rsidRPr="00B00687">
              <w:rPr>
                <w:rStyle w:val="Hyperlink"/>
              </w:rPr>
              <w:t>&lt; Guest &gt; View list shoes</w:t>
            </w:r>
            <w:r>
              <w:rPr>
                <w:webHidden/>
              </w:rPr>
              <w:tab/>
            </w:r>
            <w:r>
              <w:rPr>
                <w:webHidden/>
              </w:rPr>
              <w:fldChar w:fldCharType="begin"/>
            </w:r>
            <w:r>
              <w:rPr>
                <w:webHidden/>
              </w:rPr>
              <w:instrText xml:space="preserve"> PAGEREF _Toc77171474 \h </w:instrText>
            </w:r>
            <w:r>
              <w:rPr>
                <w:webHidden/>
              </w:rPr>
            </w:r>
            <w:r>
              <w:rPr>
                <w:webHidden/>
              </w:rPr>
              <w:fldChar w:fldCharType="separate"/>
            </w:r>
            <w:r>
              <w:rPr>
                <w:webHidden/>
              </w:rPr>
              <w:t>14</w:t>
            </w:r>
            <w:r>
              <w:rPr>
                <w:webHidden/>
              </w:rPr>
              <w:fldChar w:fldCharType="end"/>
            </w:r>
          </w:hyperlink>
        </w:p>
        <w:p w14:paraId="71C6F799" w14:textId="77777777" w:rsidR="00D027FD" w:rsidRDefault="00D027FD">
          <w:pPr>
            <w:pStyle w:val="TOC2"/>
            <w:tabs>
              <w:tab w:val="left" w:pos="800"/>
              <w:tab w:val="right" w:leader="dot" w:pos="8950"/>
            </w:tabs>
            <w:rPr>
              <w:rFonts w:asciiTheme="minorHAnsi" w:eastAsiaTheme="minorEastAsia" w:hAnsiTheme="minorHAnsi" w:cstheme="minorBidi"/>
              <w:sz w:val="22"/>
              <w:szCs w:val="22"/>
            </w:rPr>
          </w:pPr>
          <w:hyperlink w:anchor="_Toc77171475" w:history="1">
            <w:r w:rsidRPr="00B00687">
              <w:rPr>
                <w:rStyle w:val="Hyperlink"/>
              </w:rPr>
              <w:t>3.6</w:t>
            </w:r>
            <w:r>
              <w:rPr>
                <w:rFonts w:asciiTheme="minorHAnsi" w:eastAsiaTheme="minorEastAsia" w:hAnsiTheme="minorHAnsi" w:cstheme="minorBidi"/>
                <w:sz w:val="22"/>
                <w:szCs w:val="22"/>
              </w:rPr>
              <w:tab/>
            </w:r>
            <w:r w:rsidRPr="00B00687">
              <w:rPr>
                <w:rStyle w:val="Hyperlink"/>
              </w:rPr>
              <w:t>&lt; Guest &gt; View a specific shoes</w:t>
            </w:r>
            <w:r>
              <w:rPr>
                <w:webHidden/>
              </w:rPr>
              <w:tab/>
            </w:r>
            <w:r>
              <w:rPr>
                <w:webHidden/>
              </w:rPr>
              <w:fldChar w:fldCharType="begin"/>
            </w:r>
            <w:r>
              <w:rPr>
                <w:webHidden/>
              </w:rPr>
              <w:instrText xml:space="preserve"> PAGEREF _Toc77171475 \h </w:instrText>
            </w:r>
            <w:r>
              <w:rPr>
                <w:webHidden/>
              </w:rPr>
            </w:r>
            <w:r>
              <w:rPr>
                <w:webHidden/>
              </w:rPr>
              <w:fldChar w:fldCharType="separate"/>
            </w:r>
            <w:r>
              <w:rPr>
                <w:webHidden/>
              </w:rPr>
              <w:t>16</w:t>
            </w:r>
            <w:r>
              <w:rPr>
                <w:webHidden/>
              </w:rPr>
              <w:fldChar w:fldCharType="end"/>
            </w:r>
          </w:hyperlink>
        </w:p>
        <w:p w14:paraId="7915A1D0" w14:textId="77777777" w:rsidR="00D027FD" w:rsidRDefault="00D027FD">
          <w:pPr>
            <w:pStyle w:val="TOC2"/>
            <w:tabs>
              <w:tab w:val="left" w:pos="800"/>
              <w:tab w:val="right" w:leader="dot" w:pos="8950"/>
            </w:tabs>
            <w:rPr>
              <w:rFonts w:asciiTheme="minorHAnsi" w:eastAsiaTheme="minorEastAsia" w:hAnsiTheme="minorHAnsi" w:cstheme="minorBidi"/>
              <w:sz w:val="22"/>
              <w:szCs w:val="22"/>
            </w:rPr>
          </w:pPr>
          <w:hyperlink w:anchor="_Toc77171476" w:history="1">
            <w:r w:rsidRPr="00B00687">
              <w:rPr>
                <w:rStyle w:val="Hyperlink"/>
              </w:rPr>
              <w:t>3.7</w:t>
            </w:r>
            <w:r>
              <w:rPr>
                <w:rFonts w:asciiTheme="minorHAnsi" w:eastAsiaTheme="minorEastAsia" w:hAnsiTheme="minorHAnsi" w:cstheme="minorBidi"/>
                <w:sz w:val="22"/>
                <w:szCs w:val="22"/>
              </w:rPr>
              <w:tab/>
            </w:r>
            <w:r w:rsidRPr="00B00687">
              <w:rPr>
                <w:rStyle w:val="Hyperlink"/>
              </w:rPr>
              <w:t>&lt; Guest &gt; Add to cart</w:t>
            </w:r>
            <w:r>
              <w:rPr>
                <w:webHidden/>
              </w:rPr>
              <w:tab/>
            </w:r>
            <w:r>
              <w:rPr>
                <w:webHidden/>
              </w:rPr>
              <w:fldChar w:fldCharType="begin"/>
            </w:r>
            <w:r>
              <w:rPr>
                <w:webHidden/>
              </w:rPr>
              <w:instrText xml:space="preserve"> PAGEREF _Toc77171476 \h </w:instrText>
            </w:r>
            <w:r>
              <w:rPr>
                <w:webHidden/>
              </w:rPr>
            </w:r>
            <w:r>
              <w:rPr>
                <w:webHidden/>
              </w:rPr>
              <w:fldChar w:fldCharType="separate"/>
            </w:r>
            <w:r>
              <w:rPr>
                <w:webHidden/>
              </w:rPr>
              <w:t>18</w:t>
            </w:r>
            <w:r>
              <w:rPr>
                <w:webHidden/>
              </w:rPr>
              <w:fldChar w:fldCharType="end"/>
            </w:r>
          </w:hyperlink>
        </w:p>
        <w:p w14:paraId="4DEDA4DE" w14:textId="77777777" w:rsidR="00D027FD" w:rsidRDefault="00D027FD">
          <w:pPr>
            <w:pStyle w:val="TOC2"/>
            <w:tabs>
              <w:tab w:val="left" w:pos="800"/>
              <w:tab w:val="right" w:leader="dot" w:pos="8950"/>
            </w:tabs>
            <w:rPr>
              <w:rFonts w:asciiTheme="minorHAnsi" w:eastAsiaTheme="minorEastAsia" w:hAnsiTheme="minorHAnsi" w:cstheme="minorBidi"/>
              <w:sz w:val="22"/>
              <w:szCs w:val="22"/>
            </w:rPr>
          </w:pPr>
          <w:hyperlink w:anchor="_Toc77171477" w:history="1">
            <w:r w:rsidRPr="00B00687">
              <w:rPr>
                <w:rStyle w:val="Hyperlink"/>
              </w:rPr>
              <w:t>3.8</w:t>
            </w:r>
            <w:r>
              <w:rPr>
                <w:rFonts w:asciiTheme="minorHAnsi" w:eastAsiaTheme="minorEastAsia" w:hAnsiTheme="minorHAnsi" w:cstheme="minorBidi"/>
                <w:sz w:val="22"/>
                <w:szCs w:val="22"/>
              </w:rPr>
              <w:tab/>
            </w:r>
            <w:r w:rsidRPr="00B00687">
              <w:rPr>
                <w:rStyle w:val="Hyperlink"/>
              </w:rPr>
              <w:t>&lt; Guest &gt; View cart</w:t>
            </w:r>
            <w:r>
              <w:rPr>
                <w:webHidden/>
              </w:rPr>
              <w:tab/>
            </w:r>
            <w:r>
              <w:rPr>
                <w:webHidden/>
              </w:rPr>
              <w:fldChar w:fldCharType="begin"/>
            </w:r>
            <w:r>
              <w:rPr>
                <w:webHidden/>
              </w:rPr>
              <w:instrText xml:space="preserve"> PAGEREF _Toc77171477 \h </w:instrText>
            </w:r>
            <w:r>
              <w:rPr>
                <w:webHidden/>
              </w:rPr>
            </w:r>
            <w:r>
              <w:rPr>
                <w:webHidden/>
              </w:rPr>
              <w:fldChar w:fldCharType="separate"/>
            </w:r>
            <w:r>
              <w:rPr>
                <w:webHidden/>
              </w:rPr>
              <w:t>20</w:t>
            </w:r>
            <w:r>
              <w:rPr>
                <w:webHidden/>
              </w:rPr>
              <w:fldChar w:fldCharType="end"/>
            </w:r>
          </w:hyperlink>
        </w:p>
        <w:p w14:paraId="30DABFAD" w14:textId="77777777" w:rsidR="00D027FD" w:rsidRDefault="00D027FD">
          <w:pPr>
            <w:pStyle w:val="TOC2"/>
            <w:tabs>
              <w:tab w:val="left" w:pos="800"/>
              <w:tab w:val="right" w:leader="dot" w:pos="8950"/>
            </w:tabs>
            <w:rPr>
              <w:rFonts w:asciiTheme="minorHAnsi" w:eastAsiaTheme="minorEastAsia" w:hAnsiTheme="minorHAnsi" w:cstheme="minorBidi"/>
              <w:sz w:val="22"/>
              <w:szCs w:val="22"/>
            </w:rPr>
          </w:pPr>
          <w:hyperlink w:anchor="_Toc77171478" w:history="1">
            <w:r w:rsidRPr="00B00687">
              <w:rPr>
                <w:rStyle w:val="Hyperlink"/>
              </w:rPr>
              <w:t>3.9</w:t>
            </w:r>
            <w:r>
              <w:rPr>
                <w:rFonts w:asciiTheme="minorHAnsi" w:eastAsiaTheme="minorEastAsia" w:hAnsiTheme="minorHAnsi" w:cstheme="minorBidi"/>
                <w:sz w:val="22"/>
                <w:szCs w:val="22"/>
              </w:rPr>
              <w:tab/>
            </w:r>
            <w:r w:rsidRPr="00B00687">
              <w:rPr>
                <w:rStyle w:val="Hyperlink"/>
              </w:rPr>
              <w:t>&lt; Guest &gt; Remove shoes</w:t>
            </w:r>
            <w:r>
              <w:rPr>
                <w:webHidden/>
              </w:rPr>
              <w:tab/>
            </w:r>
            <w:r>
              <w:rPr>
                <w:webHidden/>
              </w:rPr>
              <w:fldChar w:fldCharType="begin"/>
            </w:r>
            <w:r>
              <w:rPr>
                <w:webHidden/>
              </w:rPr>
              <w:instrText xml:space="preserve"> PAGEREF _Toc77171478 \h </w:instrText>
            </w:r>
            <w:r>
              <w:rPr>
                <w:webHidden/>
              </w:rPr>
            </w:r>
            <w:r>
              <w:rPr>
                <w:webHidden/>
              </w:rPr>
              <w:fldChar w:fldCharType="separate"/>
            </w:r>
            <w:r>
              <w:rPr>
                <w:webHidden/>
              </w:rPr>
              <w:t>22</w:t>
            </w:r>
            <w:r>
              <w:rPr>
                <w:webHidden/>
              </w:rPr>
              <w:fldChar w:fldCharType="end"/>
            </w:r>
          </w:hyperlink>
        </w:p>
        <w:p w14:paraId="52F82052"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479" w:history="1">
            <w:r w:rsidRPr="00B00687">
              <w:rPr>
                <w:rStyle w:val="Hyperlink"/>
              </w:rPr>
              <w:t>3.10</w:t>
            </w:r>
            <w:r>
              <w:rPr>
                <w:rFonts w:asciiTheme="minorHAnsi" w:eastAsiaTheme="minorEastAsia" w:hAnsiTheme="minorHAnsi" w:cstheme="minorBidi"/>
                <w:sz w:val="22"/>
                <w:szCs w:val="22"/>
              </w:rPr>
              <w:tab/>
            </w:r>
            <w:r w:rsidRPr="00B00687">
              <w:rPr>
                <w:rStyle w:val="Hyperlink"/>
              </w:rPr>
              <w:t>&lt; Guest &gt; Checkout cart</w:t>
            </w:r>
            <w:r>
              <w:rPr>
                <w:webHidden/>
              </w:rPr>
              <w:tab/>
            </w:r>
            <w:r>
              <w:rPr>
                <w:webHidden/>
              </w:rPr>
              <w:fldChar w:fldCharType="begin"/>
            </w:r>
            <w:r>
              <w:rPr>
                <w:webHidden/>
              </w:rPr>
              <w:instrText xml:space="preserve"> PAGEREF _Toc77171479 \h </w:instrText>
            </w:r>
            <w:r>
              <w:rPr>
                <w:webHidden/>
              </w:rPr>
            </w:r>
            <w:r>
              <w:rPr>
                <w:webHidden/>
              </w:rPr>
              <w:fldChar w:fldCharType="separate"/>
            </w:r>
            <w:r>
              <w:rPr>
                <w:webHidden/>
              </w:rPr>
              <w:t>24</w:t>
            </w:r>
            <w:r>
              <w:rPr>
                <w:webHidden/>
              </w:rPr>
              <w:fldChar w:fldCharType="end"/>
            </w:r>
          </w:hyperlink>
        </w:p>
        <w:p w14:paraId="13FCC6C7"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480" w:history="1">
            <w:r w:rsidRPr="00B00687">
              <w:rPr>
                <w:rStyle w:val="Hyperlink"/>
              </w:rPr>
              <w:t>3.11</w:t>
            </w:r>
            <w:r>
              <w:rPr>
                <w:rFonts w:asciiTheme="minorHAnsi" w:eastAsiaTheme="minorEastAsia" w:hAnsiTheme="minorHAnsi" w:cstheme="minorBidi"/>
                <w:sz w:val="22"/>
                <w:szCs w:val="22"/>
              </w:rPr>
              <w:tab/>
            </w:r>
            <w:r w:rsidRPr="00B00687">
              <w:rPr>
                <w:rStyle w:val="Hyperlink"/>
              </w:rPr>
              <w:t>&lt; Guest &gt; Search shoes</w:t>
            </w:r>
            <w:r>
              <w:rPr>
                <w:webHidden/>
              </w:rPr>
              <w:tab/>
            </w:r>
            <w:r>
              <w:rPr>
                <w:webHidden/>
              </w:rPr>
              <w:fldChar w:fldCharType="begin"/>
            </w:r>
            <w:r>
              <w:rPr>
                <w:webHidden/>
              </w:rPr>
              <w:instrText xml:space="preserve"> PAGEREF _Toc77171480 \h </w:instrText>
            </w:r>
            <w:r>
              <w:rPr>
                <w:webHidden/>
              </w:rPr>
            </w:r>
            <w:r>
              <w:rPr>
                <w:webHidden/>
              </w:rPr>
              <w:fldChar w:fldCharType="separate"/>
            </w:r>
            <w:r>
              <w:rPr>
                <w:webHidden/>
              </w:rPr>
              <w:t>27</w:t>
            </w:r>
            <w:r>
              <w:rPr>
                <w:webHidden/>
              </w:rPr>
              <w:fldChar w:fldCharType="end"/>
            </w:r>
          </w:hyperlink>
        </w:p>
        <w:p w14:paraId="636283BA"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481" w:history="1">
            <w:r w:rsidRPr="00B00687">
              <w:rPr>
                <w:rStyle w:val="Hyperlink"/>
              </w:rPr>
              <w:t>3.12</w:t>
            </w:r>
            <w:r>
              <w:rPr>
                <w:rFonts w:asciiTheme="minorHAnsi" w:eastAsiaTheme="minorEastAsia" w:hAnsiTheme="minorHAnsi" w:cstheme="minorBidi"/>
                <w:sz w:val="22"/>
                <w:szCs w:val="22"/>
              </w:rPr>
              <w:tab/>
            </w:r>
            <w:r w:rsidRPr="00B00687">
              <w:rPr>
                <w:rStyle w:val="Hyperlink"/>
              </w:rPr>
              <w:t>&lt; Authenticated user &gt; Overview Use Case</w:t>
            </w:r>
            <w:r>
              <w:rPr>
                <w:webHidden/>
              </w:rPr>
              <w:tab/>
            </w:r>
            <w:r>
              <w:rPr>
                <w:webHidden/>
              </w:rPr>
              <w:fldChar w:fldCharType="begin"/>
            </w:r>
            <w:r>
              <w:rPr>
                <w:webHidden/>
              </w:rPr>
              <w:instrText xml:space="preserve"> PAGEREF _Toc77171481 \h </w:instrText>
            </w:r>
            <w:r>
              <w:rPr>
                <w:webHidden/>
              </w:rPr>
            </w:r>
            <w:r>
              <w:rPr>
                <w:webHidden/>
              </w:rPr>
              <w:fldChar w:fldCharType="separate"/>
            </w:r>
            <w:r>
              <w:rPr>
                <w:webHidden/>
              </w:rPr>
              <w:t>29</w:t>
            </w:r>
            <w:r>
              <w:rPr>
                <w:webHidden/>
              </w:rPr>
              <w:fldChar w:fldCharType="end"/>
            </w:r>
          </w:hyperlink>
        </w:p>
        <w:p w14:paraId="556462B1"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482" w:history="1">
            <w:r w:rsidRPr="00B00687">
              <w:rPr>
                <w:rStyle w:val="Hyperlink"/>
              </w:rPr>
              <w:t>3.13</w:t>
            </w:r>
            <w:r>
              <w:rPr>
                <w:rFonts w:asciiTheme="minorHAnsi" w:eastAsiaTheme="minorEastAsia" w:hAnsiTheme="minorHAnsi" w:cstheme="minorBidi"/>
                <w:sz w:val="22"/>
                <w:szCs w:val="22"/>
              </w:rPr>
              <w:tab/>
            </w:r>
            <w:r w:rsidRPr="00B00687">
              <w:rPr>
                <w:rStyle w:val="Hyperlink"/>
              </w:rPr>
              <w:t>&lt; Authenticated user &gt; View profile</w:t>
            </w:r>
            <w:r>
              <w:rPr>
                <w:webHidden/>
              </w:rPr>
              <w:tab/>
            </w:r>
            <w:r>
              <w:rPr>
                <w:webHidden/>
              </w:rPr>
              <w:fldChar w:fldCharType="begin"/>
            </w:r>
            <w:r>
              <w:rPr>
                <w:webHidden/>
              </w:rPr>
              <w:instrText xml:space="preserve"> PAGEREF _Toc77171482 \h </w:instrText>
            </w:r>
            <w:r>
              <w:rPr>
                <w:webHidden/>
              </w:rPr>
            </w:r>
            <w:r>
              <w:rPr>
                <w:webHidden/>
              </w:rPr>
              <w:fldChar w:fldCharType="separate"/>
            </w:r>
            <w:r>
              <w:rPr>
                <w:webHidden/>
              </w:rPr>
              <w:t>29</w:t>
            </w:r>
            <w:r>
              <w:rPr>
                <w:webHidden/>
              </w:rPr>
              <w:fldChar w:fldCharType="end"/>
            </w:r>
          </w:hyperlink>
        </w:p>
        <w:p w14:paraId="072AFE44"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483" w:history="1">
            <w:r w:rsidRPr="00B00687">
              <w:rPr>
                <w:rStyle w:val="Hyperlink"/>
              </w:rPr>
              <w:t>3.14</w:t>
            </w:r>
            <w:r>
              <w:rPr>
                <w:rFonts w:asciiTheme="minorHAnsi" w:eastAsiaTheme="minorEastAsia" w:hAnsiTheme="minorHAnsi" w:cstheme="minorBidi"/>
                <w:sz w:val="22"/>
                <w:szCs w:val="22"/>
              </w:rPr>
              <w:tab/>
            </w:r>
            <w:r w:rsidRPr="00B00687">
              <w:rPr>
                <w:rStyle w:val="Hyperlink"/>
              </w:rPr>
              <w:t>&lt; Authenticated user &gt; Edit profile</w:t>
            </w:r>
            <w:bookmarkStart w:id="3" w:name="_GoBack"/>
            <w:bookmarkEnd w:id="3"/>
            <w:r>
              <w:rPr>
                <w:webHidden/>
              </w:rPr>
              <w:tab/>
            </w:r>
            <w:r>
              <w:rPr>
                <w:webHidden/>
              </w:rPr>
              <w:fldChar w:fldCharType="begin"/>
            </w:r>
            <w:r>
              <w:rPr>
                <w:webHidden/>
              </w:rPr>
              <w:instrText xml:space="preserve"> PAGEREF _Toc77171483 \h </w:instrText>
            </w:r>
            <w:r>
              <w:rPr>
                <w:webHidden/>
              </w:rPr>
            </w:r>
            <w:r>
              <w:rPr>
                <w:webHidden/>
              </w:rPr>
              <w:fldChar w:fldCharType="separate"/>
            </w:r>
            <w:r>
              <w:rPr>
                <w:webHidden/>
              </w:rPr>
              <w:t>32</w:t>
            </w:r>
            <w:r>
              <w:rPr>
                <w:webHidden/>
              </w:rPr>
              <w:fldChar w:fldCharType="end"/>
            </w:r>
          </w:hyperlink>
        </w:p>
        <w:p w14:paraId="176921A4"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484" w:history="1">
            <w:r w:rsidRPr="00B00687">
              <w:rPr>
                <w:rStyle w:val="Hyperlink"/>
              </w:rPr>
              <w:t>3.15</w:t>
            </w:r>
            <w:r>
              <w:rPr>
                <w:rFonts w:asciiTheme="minorHAnsi" w:eastAsiaTheme="minorEastAsia" w:hAnsiTheme="minorHAnsi" w:cstheme="minorBidi"/>
                <w:sz w:val="22"/>
                <w:szCs w:val="22"/>
              </w:rPr>
              <w:tab/>
            </w:r>
            <w:r w:rsidRPr="00B00687">
              <w:rPr>
                <w:rStyle w:val="Hyperlink"/>
              </w:rPr>
              <w:t>&lt; Authenticated user &gt; Sign out</w:t>
            </w:r>
            <w:r>
              <w:rPr>
                <w:webHidden/>
              </w:rPr>
              <w:tab/>
            </w:r>
            <w:r>
              <w:rPr>
                <w:webHidden/>
              </w:rPr>
              <w:fldChar w:fldCharType="begin"/>
            </w:r>
            <w:r>
              <w:rPr>
                <w:webHidden/>
              </w:rPr>
              <w:instrText xml:space="preserve"> PAGEREF _Toc77171484 \h </w:instrText>
            </w:r>
            <w:r>
              <w:rPr>
                <w:webHidden/>
              </w:rPr>
            </w:r>
            <w:r>
              <w:rPr>
                <w:webHidden/>
              </w:rPr>
              <w:fldChar w:fldCharType="separate"/>
            </w:r>
            <w:r>
              <w:rPr>
                <w:webHidden/>
              </w:rPr>
              <w:t>34</w:t>
            </w:r>
            <w:r>
              <w:rPr>
                <w:webHidden/>
              </w:rPr>
              <w:fldChar w:fldCharType="end"/>
            </w:r>
          </w:hyperlink>
        </w:p>
        <w:p w14:paraId="373C4720"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485" w:history="1">
            <w:r w:rsidRPr="00B00687">
              <w:rPr>
                <w:rStyle w:val="Hyperlink"/>
              </w:rPr>
              <w:t>3.16</w:t>
            </w:r>
            <w:r>
              <w:rPr>
                <w:rFonts w:asciiTheme="minorHAnsi" w:eastAsiaTheme="minorEastAsia" w:hAnsiTheme="minorHAnsi" w:cstheme="minorBidi"/>
                <w:sz w:val="22"/>
                <w:szCs w:val="22"/>
              </w:rPr>
              <w:tab/>
            </w:r>
            <w:r w:rsidRPr="00B00687">
              <w:rPr>
                <w:rStyle w:val="Hyperlink"/>
              </w:rPr>
              <w:t>&lt; Deliveryman &gt; Overview Use Case</w:t>
            </w:r>
            <w:r>
              <w:rPr>
                <w:webHidden/>
              </w:rPr>
              <w:tab/>
            </w:r>
            <w:r>
              <w:rPr>
                <w:webHidden/>
              </w:rPr>
              <w:fldChar w:fldCharType="begin"/>
            </w:r>
            <w:r>
              <w:rPr>
                <w:webHidden/>
              </w:rPr>
              <w:instrText xml:space="preserve"> PAGEREF _Toc77171485 \h </w:instrText>
            </w:r>
            <w:r>
              <w:rPr>
                <w:webHidden/>
              </w:rPr>
            </w:r>
            <w:r>
              <w:rPr>
                <w:webHidden/>
              </w:rPr>
              <w:fldChar w:fldCharType="separate"/>
            </w:r>
            <w:r>
              <w:rPr>
                <w:webHidden/>
              </w:rPr>
              <w:t>36</w:t>
            </w:r>
            <w:r>
              <w:rPr>
                <w:webHidden/>
              </w:rPr>
              <w:fldChar w:fldCharType="end"/>
            </w:r>
          </w:hyperlink>
        </w:p>
        <w:p w14:paraId="1E817975"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486" w:history="1">
            <w:r w:rsidRPr="00B00687">
              <w:rPr>
                <w:rStyle w:val="Hyperlink"/>
              </w:rPr>
              <w:t>3.17</w:t>
            </w:r>
            <w:r>
              <w:rPr>
                <w:rFonts w:asciiTheme="minorHAnsi" w:eastAsiaTheme="minorEastAsia" w:hAnsiTheme="minorHAnsi" w:cstheme="minorBidi"/>
                <w:sz w:val="22"/>
                <w:szCs w:val="22"/>
              </w:rPr>
              <w:tab/>
            </w:r>
            <w:r w:rsidRPr="00B00687">
              <w:rPr>
                <w:rStyle w:val="Hyperlink"/>
              </w:rPr>
              <w:t>&lt; Deliveryman &gt; View list order</w:t>
            </w:r>
            <w:r>
              <w:rPr>
                <w:webHidden/>
              </w:rPr>
              <w:tab/>
            </w:r>
            <w:r>
              <w:rPr>
                <w:webHidden/>
              </w:rPr>
              <w:fldChar w:fldCharType="begin"/>
            </w:r>
            <w:r>
              <w:rPr>
                <w:webHidden/>
              </w:rPr>
              <w:instrText xml:space="preserve"> PAGEREF _Toc77171486 \h </w:instrText>
            </w:r>
            <w:r>
              <w:rPr>
                <w:webHidden/>
              </w:rPr>
            </w:r>
            <w:r>
              <w:rPr>
                <w:webHidden/>
              </w:rPr>
              <w:fldChar w:fldCharType="separate"/>
            </w:r>
            <w:r>
              <w:rPr>
                <w:webHidden/>
              </w:rPr>
              <w:t>37</w:t>
            </w:r>
            <w:r>
              <w:rPr>
                <w:webHidden/>
              </w:rPr>
              <w:fldChar w:fldCharType="end"/>
            </w:r>
          </w:hyperlink>
        </w:p>
        <w:p w14:paraId="681D4762"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487" w:history="1">
            <w:r w:rsidRPr="00B00687">
              <w:rPr>
                <w:rStyle w:val="Hyperlink"/>
              </w:rPr>
              <w:t>3.18</w:t>
            </w:r>
            <w:r>
              <w:rPr>
                <w:rFonts w:asciiTheme="minorHAnsi" w:eastAsiaTheme="minorEastAsia" w:hAnsiTheme="minorHAnsi" w:cstheme="minorBidi"/>
                <w:sz w:val="22"/>
                <w:szCs w:val="22"/>
              </w:rPr>
              <w:tab/>
            </w:r>
            <w:r w:rsidRPr="00B00687">
              <w:rPr>
                <w:rStyle w:val="Hyperlink"/>
              </w:rPr>
              <w:t>&lt; Deliveryman &gt; View an order</w:t>
            </w:r>
            <w:r>
              <w:rPr>
                <w:webHidden/>
              </w:rPr>
              <w:tab/>
            </w:r>
            <w:r>
              <w:rPr>
                <w:webHidden/>
              </w:rPr>
              <w:fldChar w:fldCharType="begin"/>
            </w:r>
            <w:r>
              <w:rPr>
                <w:webHidden/>
              </w:rPr>
              <w:instrText xml:space="preserve"> PAGEREF _Toc77171487 \h </w:instrText>
            </w:r>
            <w:r>
              <w:rPr>
                <w:webHidden/>
              </w:rPr>
            </w:r>
            <w:r>
              <w:rPr>
                <w:webHidden/>
              </w:rPr>
              <w:fldChar w:fldCharType="separate"/>
            </w:r>
            <w:r>
              <w:rPr>
                <w:webHidden/>
              </w:rPr>
              <w:t>38</w:t>
            </w:r>
            <w:r>
              <w:rPr>
                <w:webHidden/>
              </w:rPr>
              <w:fldChar w:fldCharType="end"/>
            </w:r>
          </w:hyperlink>
        </w:p>
        <w:p w14:paraId="46485830"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488" w:history="1">
            <w:r w:rsidRPr="00B00687">
              <w:rPr>
                <w:rStyle w:val="Hyperlink"/>
              </w:rPr>
              <w:t>3.19</w:t>
            </w:r>
            <w:r>
              <w:rPr>
                <w:rFonts w:asciiTheme="minorHAnsi" w:eastAsiaTheme="minorEastAsia" w:hAnsiTheme="minorHAnsi" w:cstheme="minorBidi"/>
                <w:sz w:val="22"/>
                <w:szCs w:val="22"/>
              </w:rPr>
              <w:tab/>
            </w:r>
            <w:r w:rsidRPr="00B00687">
              <w:rPr>
                <w:rStyle w:val="Hyperlink"/>
              </w:rPr>
              <w:t>&lt; Deliveryman &gt; Change status</w:t>
            </w:r>
            <w:r>
              <w:rPr>
                <w:webHidden/>
              </w:rPr>
              <w:tab/>
            </w:r>
            <w:r>
              <w:rPr>
                <w:webHidden/>
              </w:rPr>
              <w:fldChar w:fldCharType="begin"/>
            </w:r>
            <w:r>
              <w:rPr>
                <w:webHidden/>
              </w:rPr>
              <w:instrText xml:space="preserve"> PAGEREF _Toc77171488 \h </w:instrText>
            </w:r>
            <w:r>
              <w:rPr>
                <w:webHidden/>
              </w:rPr>
            </w:r>
            <w:r>
              <w:rPr>
                <w:webHidden/>
              </w:rPr>
              <w:fldChar w:fldCharType="separate"/>
            </w:r>
            <w:r>
              <w:rPr>
                <w:webHidden/>
              </w:rPr>
              <w:t>40</w:t>
            </w:r>
            <w:r>
              <w:rPr>
                <w:webHidden/>
              </w:rPr>
              <w:fldChar w:fldCharType="end"/>
            </w:r>
          </w:hyperlink>
        </w:p>
        <w:p w14:paraId="606BFE41"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489" w:history="1">
            <w:r w:rsidRPr="00B00687">
              <w:rPr>
                <w:rStyle w:val="Hyperlink"/>
              </w:rPr>
              <w:t>3.20</w:t>
            </w:r>
            <w:r>
              <w:rPr>
                <w:rFonts w:asciiTheme="minorHAnsi" w:eastAsiaTheme="minorEastAsia" w:hAnsiTheme="minorHAnsi" w:cstheme="minorBidi"/>
                <w:sz w:val="22"/>
                <w:szCs w:val="22"/>
              </w:rPr>
              <w:tab/>
            </w:r>
            <w:r w:rsidRPr="00B00687">
              <w:rPr>
                <w:rStyle w:val="Hyperlink"/>
              </w:rPr>
              <w:t>&lt; Moderator &gt; Overview Use Case</w:t>
            </w:r>
            <w:r>
              <w:rPr>
                <w:webHidden/>
              </w:rPr>
              <w:tab/>
            </w:r>
            <w:r>
              <w:rPr>
                <w:webHidden/>
              </w:rPr>
              <w:fldChar w:fldCharType="begin"/>
            </w:r>
            <w:r>
              <w:rPr>
                <w:webHidden/>
              </w:rPr>
              <w:instrText xml:space="preserve"> PAGEREF _Toc77171489 \h </w:instrText>
            </w:r>
            <w:r>
              <w:rPr>
                <w:webHidden/>
              </w:rPr>
            </w:r>
            <w:r>
              <w:rPr>
                <w:webHidden/>
              </w:rPr>
              <w:fldChar w:fldCharType="separate"/>
            </w:r>
            <w:r>
              <w:rPr>
                <w:webHidden/>
              </w:rPr>
              <w:t>42</w:t>
            </w:r>
            <w:r>
              <w:rPr>
                <w:webHidden/>
              </w:rPr>
              <w:fldChar w:fldCharType="end"/>
            </w:r>
          </w:hyperlink>
        </w:p>
        <w:p w14:paraId="2A05F522"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490" w:history="1">
            <w:r w:rsidRPr="00B00687">
              <w:rPr>
                <w:rStyle w:val="Hyperlink"/>
              </w:rPr>
              <w:t>3.21</w:t>
            </w:r>
            <w:r>
              <w:rPr>
                <w:rFonts w:asciiTheme="minorHAnsi" w:eastAsiaTheme="minorEastAsia" w:hAnsiTheme="minorHAnsi" w:cstheme="minorBidi"/>
                <w:sz w:val="22"/>
                <w:szCs w:val="22"/>
              </w:rPr>
              <w:tab/>
            </w:r>
            <w:r w:rsidRPr="00B00687">
              <w:rPr>
                <w:rStyle w:val="Hyperlink"/>
              </w:rPr>
              <w:t>&lt; Moderator &gt; Check shoes</w:t>
            </w:r>
            <w:r>
              <w:rPr>
                <w:webHidden/>
              </w:rPr>
              <w:tab/>
            </w:r>
            <w:r>
              <w:rPr>
                <w:webHidden/>
              </w:rPr>
              <w:fldChar w:fldCharType="begin"/>
            </w:r>
            <w:r>
              <w:rPr>
                <w:webHidden/>
              </w:rPr>
              <w:instrText xml:space="preserve"> PAGEREF _Toc77171490 \h </w:instrText>
            </w:r>
            <w:r>
              <w:rPr>
                <w:webHidden/>
              </w:rPr>
            </w:r>
            <w:r>
              <w:rPr>
                <w:webHidden/>
              </w:rPr>
              <w:fldChar w:fldCharType="separate"/>
            </w:r>
            <w:r>
              <w:rPr>
                <w:webHidden/>
              </w:rPr>
              <w:t>42</w:t>
            </w:r>
            <w:r>
              <w:rPr>
                <w:webHidden/>
              </w:rPr>
              <w:fldChar w:fldCharType="end"/>
            </w:r>
          </w:hyperlink>
        </w:p>
        <w:p w14:paraId="4199D3F2"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491" w:history="1">
            <w:r w:rsidRPr="00B00687">
              <w:rPr>
                <w:rStyle w:val="Hyperlink"/>
              </w:rPr>
              <w:t>3.22</w:t>
            </w:r>
            <w:r>
              <w:rPr>
                <w:rFonts w:asciiTheme="minorHAnsi" w:eastAsiaTheme="minorEastAsia" w:hAnsiTheme="minorHAnsi" w:cstheme="minorBidi"/>
                <w:sz w:val="22"/>
                <w:szCs w:val="22"/>
              </w:rPr>
              <w:tab/>
            </w:r>
            <w:r w:rsidRPr="00B00687">
              <w:rPr>
                <w:rStyle w:val="Hyperlink"/>
              </w:rPr>
              <w:t>&lt; Customer &gt; Overview Use Case</w:t>
            </w:r>
            <w:r>
              <w:rPr>
                <w:webHidden/>
              </w:rPr>
              <w:tab/>
            </w:r>
            <w:r>
              <w:rPr>
                <w:webHidden/>
              </w:rPr>
              <w:fldChar w:fldCharType="begin"/>
            </w:r>
            <w:r>
              <w:rPr>
                <w:webHidden/>
              </w:rPr>
              <w:instrText xml:space="preserve"> PAGEREF _Toc77171491 \h </w:instrText>
            </w:r>
            <w:r>
              <w:rPr>
                <w:webHidden/>
              </w:rPr>
            </w:r>
            <w:r>
              <w:rPr>
                <w:webHidden/>
              </w:rPr>
              <w:fldChar w:fldCharType="separate"/>
            </w:r>
            <w:r>
              <w:rPr>
                <w:webHidden/>
              </w:rPr>
              <w:t>44</w:t>
            </w:r>
            <w:r>
              <w:rPr>
                <w:webHidden/>
              </w:rPr>
              <w:fldChar w:fldCharType="end"/>
            </w:r>
          </w:hyperlink>
        </w:p>
        <w:p w14:paraId="4564C667"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492" w:history="1">
            <w:r w:rsidRPr="00B00687">
              <w:rPr>
                <w:rStyle w:val="Hyperlink"/>
              </w:rPr>
              <w:t>3.23</w:t>
            </w:r>
            <w:r>
              <w:rPr>
                <w:rFonts w:asciiTheme="minorHAnsi" w:eastAsiaTheme="minorEastAsia" w:hAnsiTheme="minorHAnsi" w:cstheme="minorBidi"/>
                <w:sz w:val="22"/>
                <w:szCs w:val="22"/>
              </w:rPr>
              <w:tab/>
            </w:r>
            <w:r w:rsidRPr="00B00687">
              <w:rPr>
                <w:rStyle w:val="Hyperlink"/>
              </w:rPr>
              <w:t>&lt; Customer &gt; View list order</w:t>
            </w:r>
            <w:r>
              <w:rPr>
                <w:webHidden/>
              </w:rPr>
              <w:tab/>
            </w:r>
            <w:r>
              <w:rPr>
                <w:webHidden/>
              </w:rPr>
              <w:fldChar w:fldCharType="begin"/>
            </w:r>
            <w:r>
              <w:rPr>
                <w:webHidden/>
              </w:rPr>
              <w:instrText xml:space="preserve"> PAGEREF _Toc77171492 \h </w:instrText>
            </w:r>
            <w:r>
              <w:rPr>
                <w:webHidden/>
              </w:rPr>
            </w:r>
            <w:r>
              <w:rPr>
                <w:webHidden/>
              </w:rPr>
              <w:fldChar w:fldCharType="separate"/>
            </w:r>
            <w:r>
              <w:rPr>
                <w:webHidden/>
              </w:rPr>
              <w:t>45</w:t>
            </w:r>
            <w:r>
              <w:rPr>
                <w:webHidden/>
              </w:rPr>
              <w:fldChar w:fldCharType="end"/>
            </w:r>
          </w:hyperlink>
        </w:p>
        <w:p w14:paraId="461C2EF1"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493" w:history="1">
            <w:r w:rsidRPr="00B00687">
              <w:rPr>
                <w:rStyle w:val="Hyperlink"/>
              </w:rPr>
              <w:t>3.24</w:t>
            </w:r>
            <w:r>
              <w:rPr>
                <w:rFonts w:asciiTheme="minorHAnsi" w:eastAsiaTheme="minorEastAsia" w:hAnsiTheme="minorHAnsi" w:cstheme="minorBidi"/>
                <w:sz w:val="22"/>
                <w:szCs w:val="22"/>
              </w:rPr>
              <w:tab/>
            </w:r>
            <w:r w:rsidRPr="00B00687">
              <w:rPr>
                <w:rStyle w:val="Hyperlink"/>
              </w:rPr>
              <w:t>&lt; Customer &gt; View an order</w:t>
            </w:r>
            <w:r>
              <w:rPr>
                <w:webHidden/>
              </w:rPr>
              <w:tab/>
            </w:r>
            <w:r>
              <w:rPr>
                <w:webHidden/>
              </w:rPr>
              <w:fldChar w:fldCharType="begin"/>
            </w:r>
            <w:r>
              <w:rPr>
                <w:webHidden/>
              </w:rPr>
              <w:instrText xml:space="preserve"> PAGEREF _Toc77171493 \h </w:instrText>
            </w:r>
            <w:r>
              <w:rPr>
                <w:webHidden/>
              </w:rPr>
            </w:r>
            <w:r>
              <w:rPr>
                <w:webHidden/>
              </w:rPr>
              <w:fldChar w:fldCharType="separate"/>
            </w:r>
            <w:r>
              <w:rPr>
                <w:webHidden/>
              </w:rPr>
              <w:t>47</w:t>
            </w:r>
            <w:r>
              <w:rPr>
                <w:webHidden/>
              </w:rPr>
              <w:fldChar w:fldCharType="end"/>
            </w:r>
          </w:hyperlink>
        </w:p>
        <w:p w14:paraId="42419F01"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494" w:history="1">
            <w:r w:rsidRPr="00B00687">
              <w:rPr>
                <w:rStyle w:val="Hyperlink"/>
              </w:rPr>
              <w:t>3.25</w:t>
            </w:r>
            <w:r>
              <w:rPr>
                <w:rFonts w:asciiTheme="minorHAnsi" w:eastAsiaTheme="minorEastAsia" w:hAnsiTheme="minorHAnsi" w:cstheme="minorBidi"/>
                <w:sz w:val="22"/>
                <w:szCs w:val="22"/>
              </w:rPr>
              <w:tab/>
            </w:r>
            <w:r w:rsidRPr="00B00687">
              <w:rPr>
                <w:rStyle w:val="Hyperlink"/>
              </w:rPr>
              <w:t>&lt; Customer &gt; Send feedback</w:t>
            </w:r>
            <w:r>
              <w:rPr>
                <w:webHidden/>
              </w:rPr>
              <w:tab/>
            </w:r>
            <w:r>
              <w:rPr>
                <w:webHidden/>
              </w:rPr>
              <w:fldChar w:fldCharType="begin"/>
            </w:r>
            <w:r>
              <w:rPr>
                <w:webHidden/>
              </w:rPr>
              <w:instrText xml:space="preserve"> PAGEREF _Toc77171494 \h </w:instrText>
            </w:r>
            <w:r>
              <w:rPr>
                <w:webHidden/>
              </w:rPr>
            </w:r>
            <w:r>
              <w:rPr>
                <w:webHidden/>
              </w:rPr>
              <w:fldChar w:fldCharType="separate"/>
            </w:r>
            <w:r>
              <w:rPr>
                <w:webHidden/>
              </w:rPr>
              <w:t>49</w:t>
            </w:r>
            <w:r>
              <w:rPr>
                <w:webHidden/>
              </w:rPr>
              <w:fldChar w:fldCharType="end"/>
            </w:r>
          </w:hyperlink>
        </w:p>
        <w:p w14:paraId="6A7DBFD4"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495" w:history="1">
            <w:r w:rsidRPr="00B00687">
              <w:rPr>
                <w:rStyle w:val="Hyperlink"/>
              </w:rPr>
              <w:t>3.26</w:t>
            </w:r>
            <w:r>
              <w:rPr>
                <w:rFonts w:asciiTheme="minorHAnsi" w:eastAsiaTheme="minorEastAsia" w:hAnsiTheme="minorHAnsi" w:cstheme="minorBidi"/>
                <w:sz w:val="22"/>
                <w:szCs w:val="22"/>
              </w:rPr>
              <w:tab/>
            </w:r>
            <w:r w:rsidRPr="00B00687">
              <w:rPr>
                <w:rStyle w:val="Hyperlink"/>
              </w:rPr>
              <w:t>&lt; Customer &gt; Cancel order</w:t>
            </w:r>
            <w:r>
              <w:rPr>
                <w:webHidden/>
              </w:rPr>
              <w:tab/>
            </w:r>
            <w:r>
              <w:rPr>
                <w:webHidden/>
              </w:rPr>
              <w:fldChar w:fldCharType="begin"/>
            </w:r>
            <w:r>
              <w:rPr>
                <w:webHidden/>
              </w:rPr>
              <w:instrText xml:space="preserve"> PAGEREF _Toc77171495 \h </w:instrText>
            </w:r>
            <w:r>
              <w:rPr>
                <w:webHidden/>
              </w:rPr>
            </w:r>
            <w:r>
              <w:rPr>
                <w:webHidden/>
              </w:rPr>
              <w:fldChar w:fldCharType="separate"/>
            </w:r>
            <w:r>
              <w:rPr>
                <w:webHidden/>
              </w:rPr>
              <w:t>50</w:t>
            </w:r>
            <w:r>
              <w:rPr>
                <w:webHidden/>
              </w:rPr>
              <w:fldChar w:fldCharType="end"/>
            </w:r>
          </w:hyperlink>
        </w:p>
        <w:p w14:paraId="75351961"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496" w:history="1">
            <w:r w:rsidRPr="00B00687">
              <w:rPr>
                <w:rStyle w:val="Hyperlink"/>
              </w:rPr>
              <w:t>3.27</w:t>
            </w:r>
            <w:r>
              <w:rPr>
                <w:rFonts w:asciiTheme="minorHAnsi" w:eastAsiaTheme="minorEastAsia" w:hAnsiTheme="minorHAnsi" w:cstheme="minorBidi"/>
                <w:sz w:val="22"/>
                <w:szCs w:val="22"/>
              </w:rPr>
              <w:tab/>
            </w:r>
            <w:r w:rsidRPr="00B00687">
              <w:rPr>
                <w:rStyle w:val="Hyperlink"/>
              </w:rPr>
              <w:t>&lt; Customer &gt; Chat</w:t>
            </w:r>
            <w:r>
              <w:rPr>
                <w:webHidden/>
              </w:rPr>
              <w:tab/>
            </w:r>
            <w:r>
              <w:rPr>
                <w:webHidden/>
              </w:rPr>
              <w:fldChar w:fldCharType="begin"/>
            </w:r>
            <w:r>
              <w:rPr>
                <w:webHidden/>
              </w:rPr>
              <w:instrText xml:space="preserve"> PAGEREF _Toc77171496 \h </w:instrText>
            </w:r>
            <w:r>
              <w:rPr>
                <w:webHidden/>
              </w:rPr>
            </w:r>
            <w:r>
              <w:rPr>
                <w:webHidden/>
              </w:rPr>
              <w:fldChar w:fldCharType="separate"/>
            </w:r>
            <w:r>
              <w:rPr>
                <w:webHidden/>
              </w:rPr>
              <w:t>52</w:t>
            </w:r>
            <w:r>
              <w:rPr>
                <w:webHidden/>
              </w:rPr>
              <w:fldChar w:fldCharType="end"/>
            </w:r>
          </w:hyperlink>
        </w:p>
        <w:p w14:paraId="111B97A0"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497" w:history="1">
            <w:r w:rsidRPr="00B00687">
              <w:rPr>
                <w:rStyle w:val="Hyperlink"/>
              </w:rPr>
              <w:t>3.28</w:t>
            </w:r>
            <w:r>
              <w:rPr>
                <w:rFonts w:asciiTheme="minorHAnsi" w:eastAsiaTheme="minorEastAsia" w:hAnsiTheme="minorHAnsi" w:cstheme="minorBidi"/>
                <w:sz w:val="22"/>
                <w:szCs w:val="22"/>
              </w:rPr>
              <w:tab/>
            </w:r>
            <w:r w:rsidRPr="00B00687">
              <w:rPr>
                <w:rStyle w:val="Hyperlink"/>
              </w:rPr>
              <w:t>&lt; Vendor &gt; Overview Use Case</w:t>
            </w:r>
            <w:r>
              <w:rPr>
                <w:webHidden/>
              </w:rPr>
              <w:tab/>
            </w:r>
            <w:r>
              <w:rPr>
                <w:webHidden/>
              </w:rPr>
              <w:fldChar w:fldCharType="begin"/>
            </w:r>
            <w:r>
              <w:rPr>
                <w:webHidden/>
              </w:rPr>
              <w:instrText xml:space="preserve"> PAGEREF _Toc77171497 \h </w:instrText>
            </w:r>
            <w:r>
              <w:rPr>
                <w:webHidden/>
              </w:rPr>
            </w:r>
            <w:r>
              <w:rPr>
                <w:webHidden/>
              </w:rPr>
              <w:fldChar w:fldCharType="separate"/>
            </w:r>
            <w:r>
              <w:rPr>
                <w:webHidden/>
              </w:rPr>
              <w:t>54</w:t>
            </w:r>
            <w:r>
              <w:rPr>
                <w:webHidden/>
              </w:rPr>
              <w:fldChar w:fldCharType="end"/>
            </w:r>
          </w:hyperlink>
        </w:p>
        <w:p w14:paraId="6A94927D"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498" w:history="1">
            <w:r w:rsidRPr="00B00687">
              <w:rPr>
                <w:rStyle w:val="Hyperlink"/>
              </w:rPr>
              <w:t>3.29</w:t>
            </w:r>
            <w:r>
              <w:rPr>
                <w:rFonts w:asciiTheme="minorHAnsi" w:eastAsiaTheme="minorEastAsia" w:hAnsiTheme="minorHAnsi" w:cstheme="minorBidi"/>
                <w:sz w:val="22"/>
                <w:szCs w:val="22"/>
              </w:rPr>
              <w:tab/>
            </w:r>
            <w:r w:rsidRPr="00B00687">
              <w:rPr>
                <w:rStyle w:val="Hyperlink"/>
              </w:rPr>
              <w:t>&lt; Vendor &gt; View list order</w:t>
            </w:r>
            <w:r>
              <w:rPr>
                <w:webHidden/>
              </w:rPr>
              <w:tab/>
            </w:r>
            <w:r>
              <w:rPr>
                <w:webHidden/>
              </w:rPr>
              <w:fldChar w:fldCharType="begin"/>
            </w:r>
            <w:r>
              <w:rPr>
                <w:webHidden/>
              </w:rPr>
              <w:instrText xml:space="preserve"> PAGEREF _Toc77171498 \h </w:instrText>
            </w:r>
            <w:r>
              <w:rPr>
                <w:webHidden/>
              </w:rPr>
            </w:r>
            <w:r>
              <w:rPr>
                <w:webHidden/>
              </w:rPr>
              <w:fldChar w:fldCharType="separate"/>
            </w:r>
            <w:r>
              <w:rPr>
                <w:webHidden/>
              </w:rPr>
              <w:t>54</w:t>
            </w:r>
            <w:r>
              <w:rPr>
                <w:webHidden/>
              </w:rPr>
              <w:fldChar w:fldCharType="end"/>
            </w:r>
          </w:hyperlink>
        </w:p>
        <w:p w14:paraId="60C4BC8B"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499" w:history="1">
            <w:r w:rsidRPr="00B00687">
              <w:rPr>
                <w:rStyle w:val="Hyperlink"/>
              </w:rPr>
              <w:t>3.30</w:t>
            </w:r>
            <w:r>
              <w:rPr>
                <w:rFonts w:asciiTheme="minorHAnsi" w:eastAsiaTheme="minorEastAsia" w:hAnsiTheme="minorHAnsi" w:cstheme="minorBidi"/>
                <w:sz w:val="22"/>
                <w:szCs w:val="22"/>
              </w:rPr>
              <w:tab/>
            </w:r>
            <w:r w:rsidRPr="00B00687">
              <w:rPr>
                <w:rStyle w:val="Hyperlink"/>
              </w:rPr>
              <w:t>&lt; Vendor &gt; View an order</w:t>
            </w:r>
            <w:r>
              <w:rPr>
                <w:webHidden/>
              </w:rPr>
              <w:tab/>
            </w:r>
            <w:r>
              <w:rPr>
                <w:webHidden/>
              </w:rPr>
              <w:fldChar w:fldCharType="begin"/>
            </w:r>
            <w:r>
              <w:rPr>
                <w:webHidden/>
              </w:rPr>
              <w:instrText xml:space="preserve"> PAGEREF _Toc77171499 \h </w:instrText>
            </w:r>
            <w:r>
              <w:rPr>
                <w:webHidden/>
              </w:rPr>
            </w:r>
            <w:r>
              <w:rPr>
                <w:webHidden/>
              </w:rPr>
              <w:fldChar w:fldCharType="separate"/>
            </w:r>
            <w:r>
              <w:rPr>
                <w:webHidden/>
              </w:rPr>
              <w:t>56</w:t>
            </w:r>
            <w:r>
              <w:rPr>
                <w:webHidden/>
              </w:rPr>
              <w:fldChar w:fldCharType="end"/>
            </w:r>
          </w:hyperlink>
        </w:p>
        <w:p w14:paraId="7682195A"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500" w:history="1">
            <w:r w:rsidRPr="00B00687">
              <w:rPr>
                <w:rStyle w:val="Hyperlink"/>
              </w:rPr>
              <w:t>3.31</w:t>
            </w:r>
            <w:r>
              <w:rPr>
                <w:rFonts w:asciiTheme="minorHAnsi" w:eastAsiaTheme="minorEastAsia" w:hAnsiTheme="minorHAnsi" w:cstheme="minorBidi"/>
                <w:sz w:val="22"/>
                <w:szCs w:val="22"/>
              </w:rPr>
              <w:tab/>
            </w:r>
            <w:r w:rsidRPr="00B00687">
              <w:rPr>
                <w:rStyle w:val="Hyperlink"/>
              </w:rPr>
              <w:t>&lt; Vendor &gt; Delete shoes</w:t>
            </w:r>
            <w:r>
              <w:rPr>
                <w:webHidden/>
              </w:rPr>
              <w:tab/>
            </w:r>
            <w:r>
              <w:rPr>
                <w:webHidden/>
              </w:rPr>
              <w:fldChar w:fldCharType="begin"/>
            </w:r>
            <w:r>
              <w:rPr>
                <w:webHidden/>
              </w:rPr>
              <w:instrText xml:space="preserve"> PAGEREF _Toc77171500 \h </w:instrText>
            </w:r>
            <w:r>
              <w:rPr>
                <w:webHidden/>
              </w:rPr>
            </w:r>
            <w:r>
              <w:rPr>
                <w:webHidden/>
              </w:rPr>
              <w:fldChar w:fldCharType="separate"/>
            </w:r>
            <w:r>
              <w:rPr>
                <w:webHidden/>
              </w:rPr>
              <w:t>58</w:t>
            </w:r>
            <w:r>
              <w:rPr>
                <w:webHidden/>
              </w:rPr>
              <w:fldChar w:fldCharType="end"/>
            </w:r>
          </w:hyperlink>
        </w:p>
        <w:p w14:paraId="7813915F"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501" w:history="1">
            <w:r w:rsidRPr="00B00687">
              <w:rPr>
                <w:rStyle w:val="Hyperlink"/>
              </w:rPr>
              <w:t>3.32</w:t>
            </w:r>
            <w:r>
              <w:rPr>
                <w:rFonts w:asciiTheme="minorHAnsi" w:eastAsiaTheme="minorEastAsia" w:hAnsiTheme="minorHAnsi" w:cstheme="minorBidi"/>
                <w:sz w:val="22"/>
                <w:szCs w:val="22"/>
              </w:rPr>
              <w:tab/>
            </w:r>
            <w:r w:rsidRPr="00B00687">
              <w:rPr>
                <w:rStyle w:val="Hyperlink"/>
              </w:rPr>
              <w:t>&lt; Vendor &gt; Add new shoes</w:t>
            </w:r>
            <w:r>
              <w:rPr>
                <w:webHidden/>
              </w:rPr>
              <w:tab/>
            </w:r>
            <w:r>
              <w:rPr>
                <w:webHidden/>
              </w:rPr>
              <w:fldChar w:fldCharType="begin"/>
            </w:r>
            <w:r>
              <w:rPr>
                <w:webHidden/>
              </w:rPr>
              <w:instrText xml:space="preserve"> PAGEREF _Toc77171501 \h </w:instrText>
            </w:r>
            <w:r>
              <w:rPr>
                <w:webHidden/>
              </w:rPr>
            </w:r>
            <w:r>
              <w:rPr>
                <w:webHidden/>
              </w:rPr>
              <w:fldChar w:fldCharType="separate"/>
            </w:r>
            <w:r>
              <w:rPr>
                <w:webHidden/>
              </w:rPr>
              <w:t>60</w:t>
            </w:r>
            <w:r>
              <w:rPr>
                <w:webHidden/>
              </w:rPr>
              <w:fldChar w:fldCharType="end"/>
            </w:r>
          </w:hyperlink>
        </w:p>
        <w:p w14:paraId="21BCD722"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502" w:history="1">
            <w:r w:rsidRPr="00B00687">
              <w:rPr>
                <w:rStyle w:val="Hyperlink"/>
              </w:rPr>
              <w:t>3.33</w:t>
            </w:r>
            <w:r>
              <w:rPr>
                <w:rFonts w:asciiTheme="minorHAnsi" w:eastAsiaTheme="minorEastAsia" w:hAnsiTheme="minorHAnsi" w:cstheme="minorBidi"/>
                <w:sz w:val="22"/>
                <w:szCs w:val="22"/>
              </w:rPr>
              <w:tab/>
            </w:r>
            <w:r w:rsidRPr="00B00687">
              <w:rPr>
                <w:rStyle w:val="Hyperlink"/>
              </w:rPr>
              <w:t>&lt; Vendor &gt; Update shoes</w:t>
            </w:r>
            <w:r>
              <w:rPr>
                <w:webHidden/>
              </w:rPr>
              <w:tab/>
            </w:r>
            <w:r>
              <w:rPr>
                <w:webHidden/>
              </w:rPr>
              <w:fldChar w:fldCharType="begin"/>
            </w:r>
            <w:r>
              <w:rPr>
                <w:webHidden/>
              </w:rPr>
              <w:instrText xml:space="preserve"> PAGEREF _Toc77171502 \h </w:instrText>
            </w:r>
            <w:r>
              <w:rPr>
                <w:webHidden/>
              </w:rPr>
            </w:r>
            <w:r>
              <w:rPr>
                <w:webHidden/>
              </w:rPr>
              <w:fldChar w:fldCharType="separate"/>
            </w:r>
            <w:r>
              <w:rPr>
                <w:webHidden/>
              </w:rPr>
              <w:t>62</w:t>
            </w:r>
            <w:r>
              <w:rPr>
                <w:webHidden/>
              </w:rPr>
              <w:fldChar w:fldCharType="end"/>
            </w:r>
          </w:hyperlink>
        </w:p>
        <w:p w14:paraId="6496034C"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503" w:history="1">
            <w:r w:rsidRPr="00B00687">
              <w:rPr>
                <w:rStyle w:val="Hyperlink"/>
              </w:rPr>
              <w:t>3.34</w:t>
            </w:r>
            <w:r>
              <w:rPr>
                <w:rFonts w:asciiTheme="minorHAnsi" w:eastAsiaTheme="minorEastAsia" w:hAnsiTheme="minorHAnsi" w:cstheme="minorBidi"/>
                <w:sz w:val="22"/>
                <w:szCs w:val="22"/>
              </w:rPr>
              <w:tab/>
            </w:r>
            <w:r w:rsidRPr="00B00687">
              <w:rPr>
                <w:rStyle w:val="Hyperlink"/>
              </w:rPr>
              <w:t>&lt; Vendor &gt; View list shoes</w:t>
            </w:r>
            <w:r>
              <w:rPr>
                <w:webHidden/>
              </w:rPr>
              <w:tab/>
            </w:r>
            <w:r>
              <w:rPr>
                <w:webHidden/>
              </w:rPr>
              <w:fldChar w:fldCharType="begin"/>
            </w:r>
            <w:r>
              <w:rPr>
                <w:webHidden/>
              </w:rPr>
              <w:instrText xml:space="preserve"> PAGEREF _Toc77171503 \h </w:instrText>
            </w:r>
            <w:r>
              <w:rPr>
                <w:webHidden/>
              </w:rPr>
            </w:r>
            <w:r>
              <w:rPr>
                <w:webHidden/>
              </w:rPr>
              <w:fldChar w:fldCharType="separate"/>
            </w:r>
            <w:r>
              <w:rPr>
                <w:webHidden/>
              </w:rPr>
              <w:t>64</w:t>
            </w:r>
            <w:r>
              <w:rPr>
                <w:webHidden/>
              </w:rPr>
              <w:fldChar w:fldCharType="end"/>
            </w:r>
          </w:hyperlink>
        </w:p>
        <w:p w14:paraId="6A09738B"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504" w:history="1">
            <w:r w:rsidRPr="00B00687">
              <w:rPr>
                <w:rStyle w:val="Hyperlink"/>
              </w:rPr>
              <w:t>3.35</w:t>
            </w:r>
            <w:r>
              <w:rPr>
                <w:rFonts w:asciiTheme="minorHAnsi" w:eastAsiaTheme="minorEastAsia" w:hAnsiTheme="minorHAnsi" w:cstheme="minorBidi"/>
                <w:sz w:val="22"/>
                <w:szCs w:val="22"/>
              </w:rPr>
              <w:tab/>
            </w:r>
            <w:r w:rsidRPr="00B00687">
              <w:rPr>
                <w:rStyle w:val="Hyperlink"/>
              </w:rPr>
              <w:t>&lt; Vendor &gt; View feedback</w:t>
            </w:r>
            <w:r>
              <w:rPr>
                <w:webHidden/>
              </w:rPr>
              <w:tab/>
            </w:r>
            <w:r>
              <w:rPr>
                <w:webHidden/>
              </w:rPr>
              <w:fldChar w:fldCharType="begin"/>
            </w:r>
            <w:r>
              <w:rPr>
                <w:webHidden/>
              </w:rPr>
              <w:instrText xml:space="preserve"> PAGEREF _Toc77171504 \h </w:instrText>
            </w:r>
            <w:r>
              <w:rPr>
                <w:webHidden/>
              </w:rPr>
            </w:r>
            <w:r>
              <w:rPr>
                <w:webHidden/>
              </w:rPr>
              <w:fldChar w:fldCharType="separate"/>
            </w:r>
            <w:r>
              <w:rPr>
                <w:webHidden/>
              </w:rPr>
              <w:t>66</w:t>
            </w:r>
            <w:r>
              <w:rPr>
                <w:webHidden/>
              </w:rPr>
              <w:fldChar w:fldCharType="end"/>
            </w:r>
          </w:hyperlink>
        </w:p>
        <w:p w14:paraId="07A27BC8"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505" w:history="1">
            <w:r w:rsidRPr="00B00687">
              <w:rPr>
                <w:rStyle w:val="Hyperlink"/>
              </w:rPr>
              <w:t>3.36</w:t>
            </w:r>
            <w:r>
              <w:rPr>
                <w:rFonts w:asciiTheme="minorHAnsi" w:eastAsiaTheme="minorEastAsia" w:hAnsiTheme="minorHAnsi" w:cstheme="minorBidi"/>
                <w:sz w:val="22"/>
                <w:szCs w:val="22"/>
              </w:rPr>
              <w:tab/>
            </w:r>
            <w:r w:rsidRPr="00B00687">
              <w:rPr>
                <w:rStyle w:val="Hyperlink"/>
              </w:rPr>
              <w:t>&lt; Vendor &gt; Reply feedback</w:t>
            </w:r>
            <w:r>
              <w:rPr>
                <w:webHidden/>
              </w:rPr>
              <w:tab/>
            </w:r>
            <w:r>
              <w:rPr>
                <w:webHidden/>
              </w:rPr>
              <w:fldChar w:fldCharType="begin"/>
            </w:r>
            <w:r>
              <w:rPr>
                <w:webHidden/>
              </w:rPr>
              <w:instrText xml:space="preserve"> PAGEREF _Toc77171505 \h </w:instrText>
            </w:r>
            <w:r>
              <w:rPr>
                <w:webHidden/>
              </w:rPr>
            </w:r>
            <w:r>
              <w:rPr>
                <w:webHidden/>
              </w:rPr>
              <w:fldChar w:fldCharType="separate"/>
            </w:r>
            <w:r>
              <w:rPr>
                <w:webHidden/>
              </w:rPr>
              <w:t>68</w:t>
            </w:r>
            <w:r>
              <w:rPr>
                <w:webHidden/>
              </w:rPr>
              <w:fldChar w:fldCharType="end"/>
            </w:r>
          </w:hyperlink>
        </w:p>
        <w:p w14:paraId="7F736ACA"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506" w:history="1">
            <w:r w:rsidRPr="00B00687">
              <w:rPr>
                <w:rStyle w:val="Hyperlink"/>
              </w:rPr>
              <w:t>3.37</w:t>
            </w:r>
            <w:r>
              <w:rPr>
                <w:rFonts w:asciiTheme="minorHAnsi" w:eastAsiaTheme="minorEastAsia" w:hAnsiTheme="minorHAnsi" w:cstheme="minorBidi"/>
                <w:sz w:val="22"/>
                <w:szCs w:val="22"/>
              </w:rPr>
              <w:tab/>
            </w:r>
            <w:r w:rsidRPr="00B00687">
              <w:rPr>
                <w:rStyle w:val="Hyperlink"/>
              </w:rPr>
              <w:t>&lt; Vendor &gt; Report feedback to admin</w:t>
            </w:r>
            <w:r>
              <w:rPr>
                <w:webHidden/>
              </w:rPr>
              <w:tab/>
            </w:r>
            <w:r>
              <w:rPr>
                <w:webHidden/>
              </w:rPr>
              <w:fldChar w:fldCharType="begin"/>
            </w:r>
            <w:r>
              <w:rPr>
                <w:webHidden/>
              </w:rPr>
              <w:instrText xml:space="preserve"> PAGEREF _Toc77171506 \h </w:instrText>
            </w:r>
            <w:r>
              <w:rPr>
                <w:webHidden/>
              </w:rPr>
            </w:r>
            <w:r>
              <w:rPr>
                <w:webHidden/>
              </w:rPr>
              <w:fldChar w:fldCharType="separate"/>
            </w:r>
            <w:r>
              <w:rPr>
                <w:webHidden/>
              </w:rPr>
              <w:t>70</w:t>
            </w:r>
            <w:r>
              <w:rPr>
                <w:webHidden/>
              </w:rPr>
              <w:fldChar w:fldCharType="end"/>
            </w:r>
          </w:hyperlink>
        </w:p>
        <w:p w14:paraId="09D4BDFF"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507" w:history="1">
            <w:r w:rsidRPr="00B00687">
              <w:rPr>
                <w:rStyle w:val="Hyperlink"/>
              </w:rPr>
              <w:t>3.38</w:t>
            </w:r>
            <w:r>
              <w:rPr>
                <w:rFonts w:asciiTheme="minorHAnsi" w:eastAsiaTheme="minorEastAsia" w:hAnsiTheme="minorHAnsi" w:cstheme="minorBidi"/>
                <w:sz w:val="22"/>
                <w:szCs w:val="22"/>
              </w:rPr>
              <w:tab/>
            </w:r>
            <w:r w:rsidRPr="00B00687">
              <w:rPr>
                <w:rStyle w:val="Hyperlink"/>
              </w:rPr>
              <w:t>&lt; Vendor &gt; Chat</w:t>
            </w:r>
            <w:r>
              <w:rPr>
                <w:webHidden/>
              </w:rPr>
              <w:tab/>
            </w:r>
            <w:r>
              <w:rPr>
                <w:webHidden/>
              </w:rPr>
              <w:fldChar w:fldCharType="begin"/>
            </w:r>
            <w:r>
              <w:rPr>
                <w:webHidden/>
              </w:rPr>
              <w:instrText xml:space="preserve"> PAGEREF _Toc77171507 \h </w:instrText>
            </w:r>
            <w:r>
              <w:rPr>
                <w:webHidden/>
              </w:rPr>
            </w:r>
            <w:r>
              <w:rPr>
                <w:webHidden/>
              </w:rPr>
              <w:fldChar w:fldCharType="separate"/>
            </w:r>
            <w:r>
              <w:rPr>
                <w:webHidden/>
              </w:rPr>
              <w:t>72</w:t>
            </w:r>
            <w:r>
              <w:rPr>
                <w:webHidden/>
              </w:rPr>
              <w:fldChar w:fldCharType="end"/>
            </w:r>
          </w:hyperlink>
        </w:p>
        <w:p w14:paraId="4189A7CB"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508" w:history="1">
            <w:r w:rsidRPr="00B00687">
              <w:rPr>
                <w:rStyle w:val="Hyperlink"/>
              </w:rPr>
              <w:t>3.39</w:t>
            </w:r>
            <w:r>
              <w:rPr>
                <w:rFonts w:asciiTheme="minorHAnsi" w:eastAsiaTheme="minorEastAsia" w:hAnsiTheme="minorHAnsi" w:cstheme="minorBidi"/>
                <w:sz w:val="22"/>
                <w:szCs w:val="22"/>
              </w:rPr>
              <w:tab/>
            </w:r>
            <w:r w:rsidRPr="00B00687">
              <w:rPr>
                <w:rStyle w:val="Hyperlink"/>
              </w:rPr>
              <w:t>&lt; Vendor &gt; Cancel order</w:t>
            </w:r>
            <w:r>
              <w:rPr>
                <w:webHidden/>
              </w:rPr>
              <w:tab/>
            </w:r>
            <w:r>
              <w:rPr>
                <w:webHidden/>
              </w:rPr>
              <w:fldChar w:fldCharType="begin"/>
            </w:r>
            <w:r>
              <w:rPr>
                <w:webHidden/>
              </w:rPr>
              <w:instrText xml:space="preserve"> PAGEREF _Toc77171508 \h </w:instrText>
            </w:r>
            <w:r>
              <w:rPr>
                <w:webHidden/>
              </w:rPr>
            </w:r>
            <w:r>
              <w:rPr>
                <w:webHidden/>
              </w:rPr>
              <w:fldChar w:fldCharType="separate"/>
            </w:r>
            <w:r>
              <w:rPr>
                <w:webHidden/>
              </w:rPr>
              <w:t>74</w:t>
            </w:r>
            <w:r>
              <w:rPr>
                <w:webHidden/>
              </w:rPr>
              <w:fldChar w:fldCharType="end"/>
            </w:r>
          </w:hyperlink>
        </w:p>
        <w:p w14:paraId="58F6ED83"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509" w:history="1">
            <w:r w:rsidRPr="00B00687">
              <w:rPr>
                <w:rStyle w:val="Hyperlink"/>
              </w:rPr>
              <w:t>3.40</w:t>
            </w:r>
            <w:r>
              <w:rPr>
                <w:rFonts w:asciiTheme="minorHAnsi" w:eastAsiaTheme="minorEastAsia" w:hAnsiTheme="minorHAnsi" w:cstheme="minorBidi"/>
                <w:sz w:val="22"/>
                <w:szCs w:val="22"/>
              </w:rPr>
              <w:tab/>
            </w:r>
            <w:r w:rsidRPr="00B00687">
              <w:rPr>
                <w:rStyle w:val="Hyperlink"/>
              </w:rPr>
              <w:t>&lt; Admin &gt; Overview Use Case</w:t>
            </w:r>
            <w:r>
              <w:rPr>
                <w:webHidden/>
              </w:rPr>
              <w:tab/>
            </w:r>
            <w:r>
              <w:rPr>
                <w:webHidden/>
              </w:rPr>
              <w:fldChar w:fldCharType="begin"/>
            </w:r>
            <w:r>
              <w:rPr>
                <w:webHidden/>
              </w:rPr>
              <w:instrText xml:space="preserve"> PAGEREF _Toc77171509 \h </w:instrText>
            </w:r>
            <w:r>
              <w:rPr>
                <w:webHidden/>
              </w:rPr>
            </w:r>
            <w:r>
              <w:rPr>
                <w:webHidden/>
              </w:rPr>
              <w:fldChar w:fldCharType="separate"/>
            </w:r>
            <w:r>
              <w:rPr>
                <w:webHidden/>
              </w:rPr>
              <w:t>76</w:t>
            </w:r>
            <w:r>
              <w:rPr>
                <w:webHidden/>
              </w:rPr>
              <w:fldChar w:fldCharType="end"/>
            </w:r>
          </w:hyperlink>
        </w:p>
        <w:p w14:paraId="1402A178"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510" w:history="1">
            <w:r w:rsidRPr="00B00687">
              <w:rPr>
                <w:rStyle w:val="Hyperlink"/>
              </w:rPr>
              <w:t>3.41</w:t>
            </w:r>
            <w:r>
              <w:rPr>
                <w:rFonts w:asciiTheme="minorHAnsi" w:eastAsiaTheme="minorEastAsia" w:hAnsiTheme="minorHAnsi" w:cstheme="minorBidi"/>
                <w:sz w:val="22"/>
                <w:szCs w:val="22"/>
              </w:rPr>
              <w:tab/>
            </w:r>
            <w:r w:rsidRPr="00B00687">
              <w:rPr>
                <w:rStyle w:val="Hyperlink"/>
              </w:rPr>
              <w:t>&lt; Admin &gt; View list account</w:t>
            </w:r>
            <w:r>
              <w:rPr>
                <w:webHidden/>
              </w:rPr>
              <w:tab/>
            </w:r>
            <w:r>
              <w:rPr>
                <w:webHidden/>
              </w:rPr>
              <w:fldChar w:fldCharType="begin"/>
            </w:r>
            <w:r>
              <w:rPr>
                <w:webHidden/>
              </w:rPr>
              <w:instrText xml:space="preserve"> PAGEREF _Toc77171510 \h </w:instrText>
            </w:r>
            <w:r>
              <w:rPr>
                <w:webHidden/>
              </w:rPr>
            </w:r>
            <w:r>
              <w:rPr>
                <w:webHidden/>
              </w:rPr>
              <w:fldChar w:fldCharType="separate"/>
            </w:r>
            <w:r>
              <w:rPr>
                <w:webHidden/>
              </w:rPr>
              <w:t>76</w:t>
            </w:r>
            <w:r>
              <w:rPr>
                <w:webHidden/>
              </w:rPr>
              <w:fldChar w:fldCharType="end"/>
            </w:r>
          </w:hyperlink>
        </w:p>
        <w:p w14:paraId="43F93B21"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511" w:history="1">
            <w:r w:rsidRPr="00B00687">
              <w:rPr>
                <w:rStyle w:val="Hyperlink"/>
              </w:rPr>
              <w:t>3.42</w:t>
            </w:r>
            <w:r>
              <w:rPr>
                <w:rFonts w:asciiTheme="minorHAnsi" w:eastAsiaTheme="minorEastAsia" w:hAnsiTheme="minorHAnsi" w:cstheme="minorBidi"/>
                <w:sz w:val="22"/>
                <w:szCs w:val="22"/>
              </w:rPr>
              <w:tab/>
            </w:r>
            <w:r w:rsidRPr="00B00687">
              <w:rPr>
                <w:rStyle w:val="Hyperlink"/>
              </w:rPr>
              <w:t>&lt; Admin &gt; Ban account</w:t>
            </w:r>
            <w:r>
              <w:rPr>
                <w:webHidden/>
              </w:rPr>
              <w:tab/>
            </w:r>
            <w:r>
              <w:rPr>
                <w:webHidden/>
              </w:rPr>
              <w:fldChar w:fldCharType="begin"/>
            </w:r>
            <w:r>
              <w:rPr>
                <w:webHidden/>
              </w:rPr>
              <w:instrText xml:space="preserve"> PAGEREF _Toc77171511 \h </w:instrText>
            </w:r>
            <w:r>
              <w:rPr>
                <w:webHidden/>
              </w:rPr>
            </w:r>
            <w:r>
              <w:rPr>
                <w:webHidden/>
              </w:rPr>
              <w:fldChar w:fldCharType="separate"/>
            </w:r>
            <w:r>
              <w:rPr>
                <w:webHidden/>
              </w:rPr>
              <w:t>78</w:t>
            </w:r>
            <w:r>
              <w:rPr>
                <w:webHidden/>
              </w:rPr>
              <w:fldChar w:fldCharType="end"/>
            </w:r>
          </w:hyperlink>
        </w:p>
        <w:p w14:paraId="4B5E4637"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512" w:history="1">
            <w:r w:rsidRPr="00B00687">
              <w:rPr>
                <w:rStyle w:val="Hyperlink"/>
              </w:rPr>
              <w:t>3.43</w:t>
            </w:r>
            <w:r>
              <w:rPr>
                <w:rFonts w:asciiTheme="minorHAnsi" w:eastAsiaTheme="minorEastAsia" w:hAnsiTheme="minorHAnsi" w:cstheme="minorBidi"/>
                <w:sz w:val="22"/>
                <w:szCs w:val="22"/>
              </w:rPr>
              <w:tab/>
            </w:r>
            <w:r w:rsidRPr="00B00687">
              <w:rPr>
                <w:rStyle w:val="Hyperlink"/>
              </w:rPr>
              <w:t>&lt; Admin &gt; Add moderator</w:t>
            </w:r>
            <w:r>
              <w:rPr>
                <w:webHidden/>
              </w:rPr>
              <w:tab/>
            </w:r>
            <w:r>
              <w:rPr>
                <w:webHidden/>
              </w:rPr>
              <w:fldChar w:fldCharType="begin"/>
            </w:r>
            <w:r>
              <w:rPr>
                <w:webHidden/>
              </w:rPr>
              <w:instrText xml:space="preserve"> PAGEREF _Toc77171512 \h </w:instrText>
            </w:r>
            <w:r>
              <w:rPr>
                <w:webHidden/>
              </w:rPr>
            </w:r>
            <w:r>
              <w:rPr>
                <w:webHidden/>
              </w:rPr>
              <w:fldChar w:fldCharType="separate"/>
            </w:r>
            <w:r>
              <w:rPr>
                <w:webHidden/>
              </w:rPr>
              <w:t>80</w:t>
            </w:r>
            <w:r>
              <w:rPr>
                <w:webHidden/>
              </w:rPr>
              <w:fldChar w:fldCharType="end"/>
            </w:r>
          </w:hyperlink>
        </w:p>
        <w:p w14:paraId="7AB89507"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513" w:history="1">
            <w:r w:rsidRPr="00B00687">
              <w:rPr>
                <w:rStyle w:val="Hyperlink"/>
              </w:rPr>
              <w:t>3.44</w:t>
            </w:r>
            <w:r>
              <w:rPr>
                <w:rFonts w:asciiTheme="minorHAnsi" w:eastAsiaTheme="minorEastAsia" w:hAnsiTheme="minorHAnsi" w:cstheme="minorBidi"/>
                <w:sz w:val="22"/>
                <w:szCs w:val="22"/>
              </w:rPr>
              <w:tab/>
            </w:r>
            <w:r w:rsidRPr="00B00687">
              <w:rPr>
                <w:rStyle w:val="Hyperlink"/>
              </w:rPr>
              <w:t>&lt; Admin &gt; Add deliveryman</w:t>
            </w:r>
            <w:r>
              <w:rPr>
                <w:webHidden/>
              </w:rPr>
              <w:tab/>
            </w:r>
            <w:r>
              <w:rPr>
                <w:webHidden/>
              </w:rPr>
              <w:fldChar w:fldCharType="begin"/>
            </w:r>
            <w:r>
              <w:rPr>
                <w:webHidden/>
              </w:rPr>
              <w:instrText xml:space="preserve"> PAGEREF _Toc77171513 \h </w:instrText>
            </w:r>
            <w:r>
              <w:rPr>
                <w:webHidden/>
              </w:rPr>
            </w:r>
            <w:r>
              <w:rPr>
                <w:webHidden/>
              </w:rPr>
              <w:fldChar w:fldCharType="separate"/>
            </w:r>
            <w:r>
              <w:rPr>
                <w:webHidden/>
              </w:rPr>
              <w:t>83</w:t>
            </w:r>
            <w:r>
              <w:rPr>
                <w:webHidden/>
              </w:rPr>
              <w:fldChar w:fldCharType="end"/>
            </w:r>
          </w:hyperlink>
        </w:p>
        <w:p w14:paraId="163A20B6"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514" w:history="1">
            <w:r w:rsidRPr="00B00687">
              <w:rPr>
                <w:rStyle w:val="Hyperlink"/>
              </w:rPr>
              <w:t>3.45</w:t>
            </w:r>
            <w:r>
              <w:rPr>
                <w:rFonts w:asciiTheme="minorHAnsi" w:eastAsiaTheme="minorEastAsia" w:hAnsiTheme="minorHAnsi" w:cstheme="minorBidi"/>
                <w:sz w:val="22"/>
                <w:szCs w:val="22"/>
              </w:rPr>
              <w:tab/>
            </w:r>
            <w:r w:rsidRPr="00B00687">
              <w:rPr>
                <w:rStyle w:val="Hyperlink"/>
              </w:rPr>
              <w:t>&lt; Admin &gt; View list report</w:t>
            </w:r>
            <w:r>
              <w:rPr>
                <w:webHidden/>
              </w:rPr>
              <w:tab/>
            </w:r>
            <w:r>
              <w:rPr>
                <w:webHidden/>
              </w:rPr>
              <w:fldChar w:fldCharType="begin"/>
            </w:r>
            <w:r>
              <w:rPr>
                <w:webHidden/>
              </w:rPr>
              <w:instrText xml:space="preserve"> PAGEREF _Toc77171514 \h </w:instrText>
            </w:r>
            <w:r>
              <w:rPr>
                <w:webHidden/>
              </w:rPr>
            </w:r>
            <w:r>
              <w:rPr>
                <w:webHidden/>
              </w:rPr>
              <w:fldChar w:fldCharType="separate"/>
            </w:r>
            <w:r>
              <w:rPr>
                <w:webHidden/>
              </w:rPr>
              <w:t>86</w:t>
            </w:r>
            <w:r>
              <w:rPr>
                <w:webHidden/>
              </w:rPr>
              <w:fldChar w:fldCharType="end"/>
            </w:r>
          </w:hyperlink>
        </w:p>
        <w:p w14:paraId="4F05A0A3"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515" w:history="1">
            <w:r w:rsidRPr="00B00687">
              <w:rPr>
                <w:rStyle w:val="Hyperlink"/>
              </w:rPr>
              <w:t>3.46</w:t>
            </w:r>
            <w:r>
              <w:rPr>
                <w:rFonts w:asciiTheme="minorHAnsi" w:eastAsiaTheme="minorEastAsia" w:hAnsiTheme="minorHAnsi" w:cstheme="minorBidi"/>
                <w:sz w:val="22"/>
                <w:szCs w:val="22"/>
              </w:rPr>
              <w:tab/>
            </w:r>
            <w:r w:rsidRPr="00B00687">
              <w:rPr>
                <w:rStyle w:val="Hyperlink"/>
              </w:rPr>
              <w:t>&lt; Admin &gt; View list report of vendor</w:t>
            </w:r>
            <w:r>
              <w:rPr>
                <w:webHidden/>
              </w:rPr>
              <w:tab/>
            </w:r>
            <w:r>
              <w:rPr>
                <w:webHidden/>
              </w:rPr>
              <w:fldChar w:fldCharType="begin"/>
            </w:r>
            <w:r>
              <w:rPr>
                <w:webHidden/>
              </w:rPr>
              <w:instrText xml:space="preserve"> PAGEREF _Toc77171515 \h </w:instrText>
            </w:r>
            <w:r>
              <w:rPr>
                <w:webHidden/>
              </w:rPr>
            </w:r>
            <w:r>
              <w:rPr>
                <w:webHidden/>
              </w:rPr>
              <w:fldChar w:fldCharType="separate"/>
            </w:r>
            <w:r>
              <w:rPr>
                <w:webHidden/>
              </w:rPr>
              <w:t>88</w:t>
            </w:r>
            <w:r>
              <w:rPr>
                <w:webHidden/>
              </w:rPr>
              <w:fldChar w:fldCharType="end"/>
            </w:r>
          </w:hyperlink>
        </w:p>
        <w:p w14:paraId="25F061BC"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516" w:history="1">
            <w:r w:rsidRPr="00B00687">
              <w:rPr>
                <w:rStyle w:val="Hyperlink"/>
              </w:rPr>
              <w:t>3.47</w:t>
            </w:r>
            <w:r>
              <w:rPr>
                <w:rFonts w:asciiTheme="minorHAnsi" w:eastAsiaTheme="minorEastAsia" w:hAnsiTheme="minorHAnsi" w:cstheme="minorBidi"/>
                <w:sz w:val="22"/>
                <w:szCs w:val="22"/>
              </w:rPr>
              <w:tab/>
            </w:r>
            <w:r w:rsidRPr="00B00687">
              <w:rPr>
                <w:rStyle w:val="Hyperlink"/>
              </w:rPr>
              <w:t>&lt; Admin &gt; Delete feedback</w:t>
            </w:r>
            <w:r>
              <w:rPr>
                <w:webHidden/>
              </w:rPr>
              <w:tab/>
            </w:r>
            <w:r>
              <w:rPr>
                <w:webHidden/>
              </w:rPr>
              <w:fldChar w:fldCharType="begin"/>
            </w:r>
            <w:r>
              <w:rPr>
                <w:webHidden/>
              </w:rPr>
              <w:instrText xml:space="preserve"> PAGEREF _Toc77171516 \h </w:instrText>
            </w:r>
            <w:r>
              <w:rPr>
                <w:webHidden/>
              </w:rPr>
            </w:r>
            <w:r>
              <w:rPr>
                <w:webHidden/>
              </w:rPr>
              <w:fldChar w:fldCharType="separate"/>
            </w:r>
            <w:r>
              <w:rPr>
                <w:webHidden/>
              </w:rPr>
              <w:t>90</w:t>
            </w:r>
            <w:r>
              <w:rPr>
                <w:webHidden/>
              </w:rPr>
              <w:fldChar w:fldCharType="end"/>
            </w:r>
          </w:hyperlink>
        </w:p>
        <w:p w14:paraId="11E23EF1"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517" w:history="1">
            <w:r w:rsidRPr="00B00687">
              <w:rPr>
                <w:rStyle w:val="Hyperlink"/>
              </w:rPr>
              <w:t>3.48</w:t>
            </w:r>
            <w:r>
              <w:rPr>
                <w:rFonts w:asciiTheme="minorHAnsi" w:eastAsiaTheme="minorEastAsia" w:hAnsiTheme="minorHAnsi" w:cstheme="minorBidi"/>
                <w:sz w:val="22"/>
                <w:szCs w:val="22"/>
              </w:rPr>
              <w:tab/>
            </w:r>
            <w:r w:rsidRPr="00B00687">
              <w:rPr>
                <w:rStyle w:val="Hyperlink"/>
              </w:rPr>
              <w:t>&lt; Admin &gt; View list of moderator</w:t>
            </w:r>
            <w:r>
              <w:rPr>
                <w:webHidden/>
              </w:rPr>
              <w:tab/>
            </w:r>
            <w:r>
              <w:rPr>
                <w:webHidden/>
              </w:rPr>
              <w:fldChar w:fldCharType="begin"/>
            </w:r>
            <w:r>
              <w:rPr>
                <w:webHidden/>
              </w:rPr>
              <w:instrText xml:space="preserve"> PAGEREF _Toc77171517 \h </w:instrText>
            </w:r>
            <w:r>
              <w:rPr>
                <w:webHidden/>
              </w:rPr>
            </w:r>
            <w:r>
              <w:rPr>
                <w:webHidden/>
              </w:rPr>
              <w:fldChar w:fldCharType="separate"/>
            </w:r>
            <w:r>
              <w:rPr>
                <w:webHidden/>
              </w:rPr>
              <w:t>92</w:t>
            </w:r>
            <w:r>
              <w:rPr>
                <w:webHidden/>
              </w:rPr>
              <w:fldChar w:fldCharType="end"/>
            </w:r>
          </w:hyperlink>
        </w:p>
        <w:p w14:paraId="2F956EA1"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518" w:history="1">
            <w:r w:rsidRPr="00B00687">
              <w:rPr>
                <w:rStyle w:val="Hyperlink"/>
              </w:rPr>
              <w:t>3.49</w:t>
            </w:r>
            <w:r>
              <w:rPr>
                <w:rFonts w:asciiTheme="minorHAnsi" w:eastAsiaTheme="minorEastAsia" w:hAnsiTheme="minorHAnsi" w:cstheme="minorBidi"/>
                <w:sz w:val="22"/>
                <w:szCs w:val="22"/>
              </w:rPr>
              <w:tab/>
            </w:r>
            <w:r w:rsidRPr="00B00687">
              <w:rPr>
                <w:rStyle w:val="Hyperlink"/>
              </w:rPr>
              <w:t>&lt; Admin &gt; Prevent order</w:t>
            </w:r>
            <w:r>
              <w:rPr>
                <w:webHidden/>
              </w:rPr>
              <w:tab/>
            </w:r>
            <w:r>
              <w:rPr>
                <w:webHidden/>
              </w:rPr>
              <w:fldChar w:fldCharType="begin"/>
            </w:r>
            <w:r>
              <w:rPr>
                <w:webHidden/>
              </w:rPr>
              <w:instrText xml:space="preserve"> PAGEREF _Toc77171518 \h </w:instrText>
            </w:r>
            <w:r>
              <w:rPr>
                <w:webHidden/>
              </w:rPr>
            </w:r>
            <w:r>
              <w:rPr>
                <w:webHidden/>
              </w:rPr>
              <w:fldChar w:fldCharType="separate"/>
            </w:r>
            <w:r>
              <w:rPr>
                <w:webHidden/>
              </w:rPr>
              <w:t>95</w:t>
            </w:r>
            <w:r>
              <w:rPr>
                <w:webHidden/>
              </w:rPr>
              <w:fldChar w:fldCharType="end"/>
            </w:r>
          </w:hyperlink>
        </w:p>
        <w:p w14:paraId="12C1F07B" w14:textId="77777777" w:rsidR="00D027FD" w:rsidRDefault="00D027FD">
          <w:pPr>
            <w:pStyle w:val="TOC1"/>
            <w:tabs>
              <w:tab w:val="left" w:pos="480"/>
              <w:tab w:val="right" w:leader="dot" w:pos="8950"/>
            </w:tabs>
            <w:rPr>
              <w:rFonts w:asciiTheme="minorHAnsi" w:eastAsiaTheme="minorEastAsia" w:hAnsiTheme="minorHAnsi" w:cstheme="minorBidi"/>
              <w:b w:val="0"/>
              <w:sz w:val="22"/>
              <w:szCs w:val="22"/>
            </w:rPr>
          </w:pPr>
          <w:hyperlink w:anchor="_Toc77171519" w:history="1">
            <w:r w:rsidRPr="00B00687">
              <w:rPr>
                <w:rStyle w:val="Hyperlink"/>
              </w:rPr>
              <w:t>4</w:t>
            </w:r>
            <w:r>
              <w:rPr>
                <w:rFonts w:asciiTheme="minorHAnsi" w:eastAsiaTheme="minorEastAsia" w:hAnsiTheme="minorHAnsi" w:cstheme="minorBidi"/>
                <w:b w:val="0"/>
                <w:sz w:val="22"/>
                <w:szCs w:val="22"/>
              </w:rPr>
              <w:tab/>
            </w:r>
            <w:r w:rsidRPr="00B00687">
              <w:rPr>
                <w:rStyle w:val="Hyperlink"/>
              </w:rPr>
              <w:t>NON-FUNCTIONAL RQUIMENTS</w:t>
            </w:r>
            <w:r>
              <w:rPr>
                <w:webHidden/>
              </w:rPr>
              <w:tab/>
            </w:r>
            <w:r>
              <w:rPr>
                <w:webHidden/>
              </w:rPr>
              <w:fldChar w:fldCharType="begin"/>
            </w:r>
            <w:r>
              <w:rPr>
                <w:webHidden/>
              </w:rPr>
              <w:instrText xml:space="preserve"> PAGEREF _Toc77171519 \h </w:instrText>
            </w:r>
            <w:r>
              <w:rPr>
                <w:webHidden/>
              </w:rPr>
            </w:r>
            <w:r>
              <w:rPr>
                <w:webHidden/>
              </w:rPr>
              <w:fldChar w:fldCharType="separate"/>
            </w:r>
            <w:r>
              <w:rPr>
                <w:webHidden/>
              </w:rPr>
              <w:t>97</w:t>
            </w:r>
            <w:r>
              <w:rPr>
                <w:webHidden/>
              </w:rPr>
              <w:fldChar w:fldCharType="end"/>
            </w:r>
          </w:hyperlink>
        </w:p>
        <w:p w14:paraId="353357EE" w14:textId="77777777" w:rsidR="00D027FD" w:rsidRDefault="00D027FD">
          <w:pPr>
            <w:pStyle w:val="TOC2"/>
            <w:tabs>
              <w:tab w:val="left" w:pos="800"/>
              <w:tab w:val="right" w:leader="dot" w:pos="8950"/>
            </w:tabs>
            <w:rPr>
              <w:rFonts w:asciiTheme="minorHAnsi" w:eastAsiaTheme="minorEastAsia" w:hAnsiTheme="minorHAnsi" w:cstheme="minorBidi"/>
              <w:sz w:val="22"/>
              <w:szCs w:val="22"/>
            </w:rPr>
          </w:pPr>
          <w:hyperlink w:anchor="_Toc77171520" w:history="1">
            <w:r w:rsidRPr="00B00687">
              <w:rPr>
                <w:rStyle w:val="Hyperlink"/>
              </w:rPr>
              <w:t>4.1</w:t>
            </w:r>
            <w:r>
              <w:rPr>
                <w:rFonts w:asciiTheme="minorHAnsi" w:eastAsiaTheme="minorEastAsia" w:hAnsiTheme="minorHAnsi" w:cstheme="minorBidi"/>
                <w:sz w:val="22"/>
                <w:szCs w:val="22"/>
              </w:rPr>
              <w:tab/>
            </w:r>
            <w:r w:rsidRPr="00B00687">
              <w:rPr>
                <w:rStyle w:val="Hyperlink"/>
              </w:rPr>
              <w:t>Usability</w:t>
            </w:r>
            <w:r>
              <w:rPr>
                <w:webHidden/>
              </w:rPr>
              <w:tab/>
            </w:r>
            <w:r>
              <w:rPr>
                <w:webHidden/>
              </w:rPr>
              <w:fldChar w:fldCharType="begin"/>
            </w:r>
            <w:r>
              <w:rPr>
                <w:webHidden/>
              </w:rPr>
              <w:instrText xml:space="preserve"> PAGEREF _Toc77171520 \h </w:instrText>
            </w:r>
            <w:r>
              <w:rPr>
                <w:webHidden/>
              </w:rPr>
            </w:r>
            <w:r>
              <w:rPr>
                <w:webHidden/>
              </w:rPr>
              <w:fldChar w:fldCharType="separate"/>
            </w:r>
            <w:r>
              <w:rPr>
                <w:webHidden/>
              </w:rPr>
              <w:t>97</w:t>
            </w:r>
            <w:r>
              <w:rPr>
                <w:webHidden/>
              </w:rPr>
              <w:fldChar w:fldCharType="end"/>
            </w:r>
          </w:hyperlink>
        </w:p>
        <w:p w14:paraId="0DC1169D" w14:textId="77777777" w:rsidR="00D027FD" w:rsidRDefault="00D027FD">
          <w:pPr>
            <w:pStyle w:val="TOC2"/>
            <w:tabs>
              <w:tab w:val="left" w:pos="800"/>
              <w:tab w:val="right" w:leader="dot" w:pos="8950"/>
            </w:tabs>
            <w:rPr>
              <w:rFonts w:asciiTheme="minorHAnsi" w:eastAsiaTheme="minorEastAsia" w:hAnsiTheme="minorHAnsi" w:cstheme="minorBidi"/>
              <w:sz w:val="22"/>
              <w:szCs w:val="22"/>
            </w:rPr>
          </w:pPr>
          <w:hyperlink w:anchor="_Toc77171521" w:history="1">
            <w:r w:rsidRPr="00B00687">
              <w:rPr>
                <w:rStyle w:val="Hyperlink"/>
              </w:rPr>
              <w:t>4.2</w:t>
            </w:r>
            <w:r>
              <w:rPr>
                <w:rFonts w:asciiTheme="minorHAnsi" w:eastAsiaTheme="minorEastAsia" w:hAnsiTheme="minorHAnsi" w:cstheme="minorBidi"/>
                <w:sz w:val="22"/>
                <w:szCs w:val="22"/>
              </w:rPr>
              <w:tab/>
            </w:r>
            <w:r w:rsidRPr="00B00687">
              <w:rPr>
                <w:rStyle w:val="Hyperlink"/>
              </w:rPr>
              <w:t>Reliability</w:t>
            </w:r>
            <w:r>
              <w:rPr>
                <w:webHidden/>
              </w:rPr>
              <w:tab/>
            </w:r>
            <w:r>
              <w:rPr>
                <w:webHidden/>
              </w:rPr>
              <w:fldChar w:fldCharType="begin"/>
            </w:r>
            <w:r>
              <w:rPr>
                <w:webHidden/>
              </w:rPr>
              <w:instrText xml:space="preserve"> PAGEREF _Toc77171521 \h </w:instrText>
            </w:r>
            <w:r>
              <w:rPr>
                <w:webHidden/>
              </w:rPr>
            </w:r>
            <w:r>
              <w:rPr>
                <w:webHidden/>
              </w:rPr>
              <w:fldChar w:fldCharType="separate"/>
            </w:r>
            <w:r>
              <w:rPr>
                <w:webHidden/>
              </w:rPr>
              <w:t>97</w:t>
            </w:r>
            <w:r>
              <w:rPr>
                <w:webHidden/>
              </w:rPr>
              <w:fldChar w:fldCharType="end"/>
            </w:r>
          </w:hyperlink>
        </w:p>
        <w:p w14:paraId="438D2DA5" w14:textId="77777777" w:rsidR="00D027FD" w:rsidRDefault="00D027FD">
          <w:pPr>
            <w:pStyle w:val="TOC2"/>
            <w:tabs>
              <w:tab w:val="left" w:pos="800"/>
              <w:tab w:val="right" w:leader="dot" w:pos="8950"/>
            </w:tabs>
            <w:rPr>
              <w:rFonts w:asciiTheme="minorHAnsi" w:eastAsiaTheme="minorEastAsia" w:hAnsiTheme="minorHAnsi" w:cstheme="minorBidi"/>
              <w:sz w:val="22"/>
              <w:szCs w:val="22"/>
            </w:rPr>
          </w:pPr>
          <w:hyperlink w:anchor="_Toc77171522" w:history="1">
            <w:r w:rsidRPr="00B00687">
              <w:rPr>
                <w:rStyle w:val="Hyperlink"/>
              </w:rPr>
              <w:t>4.3</w:t>
            </w:r>
            <w:r>
              <w:rPr>
                <w:rFonts w:asciiTheme="minorHAnsi" w:eastAsiaTheme="minorEastAsia" w:hAnsiTheme="minorHAnsi" w:cstheme="minorBidi"/>
                <w:sz w:val="22"/>
                <w:szCs w:val="22"/>
              </w:rPr>
              <w:tab/>
            </w:r>
            <w:r w:rsidRPr="00B00687">
              <w:rPr>
                <w:rStyle w:val="Hyperlink"/>
              </w:rPr>
              <w:t>Performance</w:t>
            </w:r>
            <w:r>
              <w:rPr>
                <w:webHidden/>
              </w:rPr>
              <w:tab/>
            </w:r>
            <w:r>
              <w:rPr>
                <w:webHidden/>
              </w:rPr>
              <w:fldChar w:fldCharType="begin"/>
            </w:r>
            <w:r>
              <w:rPr>
                <w:webHidden/>
              </w:rPr>
              <w:instrText xml:space="preserve"> PAGEREF _Toc77171522 \h </w:instrText>
            </w:r>
            <w:r>
              <w:rPr>
                <w:webHidden/>
              </w:rPr>
            </w:r>
            <w:r>
              <w:rPr>
                <w:webHidden/>
              </w:rPr>
              <w:fldChar w:fldCharType="separate"/>
            </w:r>
            <w:r>
              <w:rPr>
                <w:webHidden/>
              </w:rPr>
              <w:t>98</w:t>
            </w:r>
            <w:r>
              <w:rPr>
                <w:webHidden/>
              </w:rPr>
              <w:fldChar w:fldCharType="end"/>
            </w:r>
          </w:hyperlink>
        </w:p>
        <w:p w14:paraId="1A1CFE04" w14:textId="77777777" w:rsidR="00D027FD" w:rsidRDefault="00D027FD">
          <w:pPr>
            <w:pStyle w:val="TOC2"/>
            <w:tabs>
              <w:tab w:val="left" w:pos="800"/>
              <w:tab w:val="right" w:leader="dot" w:pos="8950"/>
            </w:tabs>
            <w:rPr>
              <w:rFonts w:asciiTheme="minorHAnsi" w:eastAsiaTheme="minorEastAsia" w:hAnsiTheme="minorHAnsi" w:cstheme="minorBidi"/>
              <w:sz w:val="22"/>
              <w:szCs w:val="22"/>
            </w:rPr>
          </w:pPr>
          <w:hyperlink w:anchor="_Toc77171523" w:history="1">
            <w:r w:rsidRPr="00B00687">
              <w:rPr>
                <w:rStyle w:val="Hyperlink"/>
              </w:rPr>
              <w:t>4.4</w:t>
            </w:r>
            <w:r>
              <w:rPr>
                <w:rFonts w:asciiTheme="minorHAnsi" w:eastAsiaTheme="minorEastAsia" w:hAnsiTheme="minorHAnsi" w:cstheme="minorBidi"/>
                <w:sz w:val="22"/>
                <w:szCs w:val="22"/>
              </w:rPr>
              <w:tab/>
            </w:r>
            <w:r w:rsidRPr="00B00687">
              <w:rPr>
                <w:rStyle w:val="Hyperlink"/>
              </w:rPr>
              <w:t>Supportability</w:t>
            </w:r>
            <w:r>
              <w:rPr>
                <w:webHidden/>
              </w:rPr>
              <w:tab/>
            </w:r>
            <w:r>
              <w:rPr>
                <w:webHidden/>
              </w:rPr>
              <w:fldChar w:fldCharType="begin"/>
            </w:r>
            <w:r>
              <w:rPr>
                <w:webHidden/>
              </w:rPr>
              <w:instrText xml:space="preserve"> PAGEREF _Toc77171523 \h </w:instrText>
            </w:r>
            <w:r>
              <w:rPr>
                <w:webHidden/>
              </w:rPr>
            </w:r>
            <w:r>
              <w:rPr>
                <w:webHidden/>
              </w:rPr>
              <w:fldChar w:fldCharType="separate"/>
            </w:r>
            <w:r>
              <w:rPr>
                <w:webHidden/>
              </w:rPr>
              <w:t>98</w:t>
            </w:r>
            <w:r>
              <w:rPr>
                <w:webHidden/>
              </w:rPr>
              <w:fldChar w:fldCharType="end"/>
            </w:r>
          </w:hyperlink>
        </w:p>
        <w:p w14:paraId="6549A895" w14:textId="77777777" w:rsidR="00D027FD" w:rsidRDefault="00D027FD">
          <w:pPr>
            <w:pStyle w:val="TOC2"/>
            <w:tabs>
              <w:tab w:val="left" w:pos="800"/>
              <w:tab w:val="right" w:leader="dot" w:pos="8950"/>
            </w:tabs>
            <w:rPr>
              <w:rFonts w:asciiTheme="minorHAnsi" w:eastAsiaTheme="minorEastAsia" w:hAnsiTheme="minorHAnsi" w:cstheme="minorBidi"/>
              <w:sz w:val="22"/>
              <w:szCs w:val="22"/>
            </w:rPr>
          </w:pPr>
          <w:hyperlink w:anchor="_Toc77171524" w:history="1">
            <w:r w:rsidRPr="00B00687">
              <w:rPr>
                <w:rStyle w:val="Hyperlink"/>
              </w:rPr>
              <w:t>4.5</w:t>
            </w:r>
            <w:r>
              <w:rPr>
                <w:rFonts w:asciiTheme="minorHAnsi" w:eastAsiaTheme="minorEastAsia" w:hAnsiTheme="minorHAnsi" w:cstheme="minorBidi"/>
                <w:sz w:val="22"/>
                <w:szCs w:val="22"/>
              </w:rPr>
              <w:tab/>
            </w:r>
            <w:r w:rsidRPr="00B00687">
              <w:rPr>
                <w:rStyle w:val="Hyperlink"/>
              </w:rPr>
              <w:t>Design Constraints</w:t>
            </w:r>
            <w:r>
              <w:rPr>
                <w:webHidden/>
              </w:rPr>
              <w:tab/>
            </w:r>
            <w:r>
              <w:rPr>
                <w:webHidden/>
              </w:rPr>
              <w:fldChar w:fldCharType="begin"/>
            </w:r>
            <w:r>
              <w:rPr>
                <w:webHidden/>
              </w:rPr>
              <w:instrText xml:space="preserve"> PAGEREF _Toc77171524 \h </w:instrText>
            </w:r>
            <w:r>
              <w:rPr>
                <w:webHidden/>
              </w:rPr>
            </w:r>
            <w:r>
              <w:rPr>
                <w:webHidden/>
              </w:rPr>
              <w:fldChar w:fldCharType="separate"/>
            </w:r>
            <w:r>
              <w:rPr>
                <w:webHidden/>
              </w:rPr>
              <w:t>98</w:t>
            </w:r>
            <w:r>
              <w:rPr>
                <w:webHidden/>
              </w:rPr>
              <w:fldChar w:fldCharType="end"/>
            </w:r>
          </w:hyperlink>
        </w:p>
        <w:p w14:paraId="55D540C2" w14:textId="77777777" w:rsidR="00D027FD" w:rsidRDefault="00D027FD">
          <w:pPr>
            <w:pStyle w:val="TOC2"/>
            <w:tabs>
              <w:tab w:val="left" w:pos="800"/>
              <w:tab w:val="right" w:leader="dot" w:pos="8950"/>
            </w:tabs>
            <w:rPr>
              <w:rFonts w:asciiTheme="minorHAnsi" w:eastAsiaTheme="minorEastAsia" w:hAnsiTheme="minorHAnsi" w:cstheme="minorBidi"/>
              <w:sz w:val="22"/>
              <w:szCs w:val="22"/>
            </w:rPr>
          </w:pPr>
          <w:hyperlink w:anchor="_Toc77171525" w:history="1">
            <w:r w:rsidRPr="00B00687">
              <w:rPr>
                <w:rStyle w:val="Hyperlink"/>
              </w:rPr>
              <w:t>4.6</w:t>
            </w:r>
            <w:r>
              <w:rPr>
                <w:rFonts w:asciiTheme="minorHAnsi" w:eastAsiaTheme="minorEastAsia" w:hAnsiTheme="minorHAnsi" w:cstheme="minorBidi"/>
                <w:sz w:val="22"/>
                <w:szCs w:val="22"/>
              </w:rPr>
              <w:tab/>
            </w:r>
            <w:r w:rsidRPr="00B00687">
              <w:rPr>
                <w:rStyle w:val="Hyperlink"/>
              </w:rPr>
              <w:t>On-line User Documentation and Help System Requirements</w:t>
            </w:r>
            <w:r>
              <w:rPr>
                <w:webHidden/>
              </w:rPr>
              <w:tab/>
            </w:r>
            <w:r>
              <w:rPr>
                <w:webHidden/>
              </w:rPr>
              <w:fldChar w:fldCharType="begin"/>
            </w:r>
            <w:r>
              <w:rPr>
                <w:webHidden/>
              </w:rPr>
              <w:instrText xml:space="preserve"> PAGEREF _Toc77171525 \h </w:instrText>
            </w:r>
            <w:r>
              <w:rPr>
                <w:webHidden/>
              </w:rPr>
            </w:r>
            <w:r>
              <w:rPr>
                <w:webHidden/>
              </w:rPr>
              <w:fldChar w:fldCharType="separate"/>
            </w:r>
            <w:r>
              <w:rPr>
                <w:webHidden/>
              </w:rPr>
              <w:t>98</w:t>
            </w:r>
            <w:r>
              <w:rPr>
                <w:webHidden/>
              </w:rPr>
              <w:fldChar w:fldCharType="end"/>
            </w:r>
          </w:hyperlink>
        </w:p>
        <w:p w14:paraId="71222A24" w14:textId="77777777" w:rsidR="00D027FD" w:rsidRDefault="00D027FD">
          <w:pPr>
            <w:pStyle w:val="TOC2"/>
            <w:tabs>
              <w:tab w:val="left" w:pos="800"/>
              <w:tab w:val="right" w:leader="dot" w:pos="8950"/>
            </w:tabs>
            <w:rPr>
              <w:rFonts w:asciiTheme="minorHAnsi" w:eastAsiaTheme="minorEastAsia" w:hAnsiTheme="minorHAnsi" w:cstheme="minorBidi"/>
              <w:sz w:val="22"/>
              <w:szCs w:val="22"/>
            </w:rPr>
          </w:pPr>
          <w:hyperlink w:anchor="_Toc77171526" w:history="1">
            <w:r w:rsidRPr="00B00687">
              <w:rPr>
                <w:rStyle w:val="Hyperlink"/>
              </w:rPr>
              <w:t>4.7</w:t>
            </w:r>
            <w:r>
              <w:rPr>
                <w:rFonts w:asciiTheme="minorHAnsi" w:eastAsiaTheme="minorEastAsia" w:hAnsiTheme="minorHAnsi" w:cstheme="minorBidi"/>
                <w:sz w:val="22"/>
                <w:szCs w:val="22"/>
              </w:rPr>
              <w:tab/>
            </w:r>
            <w:r w:rsidRPr="00B00687">
              <w:rPr>
                <w:rStyle w:val="Hyperlink"/>
              </w:rPr>
              <w:t>Purchased Components</w:t>
            </w:r>
            <w:r>
              <w:rPr>
                <w:webHidden/>
              </w:rPr>
              <w:tab/>
            </w:r>
            <w:r>
              <w:rPr>
                <w:webHidden/>
              </w:rPr>
              <w:fldChar w:fldCharType="begin"/>
            </w:r>
            <w:r>
              <w:rPr>
                <w:webHidden/>
              </w:rPr>
              <w:instrText xml:space="preserve"> PAGEREF _Toc77171526 \h </w:instrText>
            </w:r>
            <w:r>
              <w:rPr>
                <w:webHidden/>
              </w:rPr>
            </w:r>
            <w:r>
              <w:rPr>
                <w:webHidden/>
              </w:rPr>
              <w:fldChar w:fldCharType="separate"/>
            </w:r>
            <w:r>
              <w:rPr>
                <w:webHidden/>
              </w:rPr>
              <w:t>98</w:t>
            </w:r>
            <w:r>
              <w:rPr>
                <w:webHidden/>
              </w:rPr>
              <w:fldChar w:fldCharType="end"/>
            </w:r>
          </w:hyperlink>
        </w:p>
        <w:p w14:paraId="46B794D9" w14:textId="77777777" w:rsidR="00D027FD" w:rsidRDefault="00D027FD">
          <w:pPr>
            <w:pStyle w:val="TOC2"/>
            <w:tabs>
              <w:tab w:val="left" w:pos="800"/>
              <w:tab w:val="right" w:leader="dot" w:pos="8950"/>
            </w:tabs>
            <w:rPr>
              <w:rFonts w:asciiTheme="minorHAnsi" w:eastAsiaTheme="minorEastAsia" w:hAnsiTheme="minorHAnsi" w:cstheme="minorBidi"/>
              <w:sz w:val="22"/>
              <w:szCs w:val="22"/>
            </w:rPr>
          </w:pPr>
          <w:hyperlink w:anchor="_Toc77171527" w:history="1">
            <w:r w:rsidRPr="00B00687">
              <w:rPr>
                <w:rStyle w:val="Hyperlink"/>
              </w:rPr>
              <w:t>4.8</w:t>
            </w:r>
            <w:r>
              <w:rPr>
                <w:rFonts w:asciiTheme="minorHAnsi" w:eastAsiaTheme="minorEastAsia" w:hAnsiTheme="minorHAnsi" w:cstheme="minorBidi"/>
                <w:sz w:val="22"/>
                <w:szCs w:val="22"/>
              </w:rPr>
              <w:tab/>
            </w:r>
            <w:r w:rsidRPr="00B00687">
              <w:rPr>
                <w:rStyle w:val="Hyperlink"/>
              </w:rPr>
              <w:t>Interfaces</w:t>
            </w:r>
            <w:r>
              <w:rPr>
                <w:webHidden/>
              </w:rPr>
              <w:tab/>
            </w:r>
            <w:r>
              <w:rPr>
                <w:webHidden/>
              </w:rPr>
              <w:fldChar w:fldCharType="begin"/>
            </w:r>
            <w:r>
              <w:rPr>
                <w:webHidden/>
              </w:rPr>
              <w:instrText xml:space="preserve"> PAGEREF _Toc77171527 \h </w:instrText>
            </w:r>
            <w:r>
              <w:rPr>
                <w:webHidden/>
              </w:rPr>
            </w:r>
            <w:r>
              <w:rPr>
                <w:webHidden/>
              </w:rPr>
              <w:fldChar w:fldCharType="separate"/>
            </w:r>
            <w:r>
              <w:rPr>
                <w:webHidden/>
              </w:rPr>
              <w:t>99</w:t>
            </w:r>
            <w:r>
              <w:rPr>
                <w:webHidden/>
              </w:rPr>
              <w:fldChar w:fldCharType="end"/>
            </w:r>
          </w:hyperlink>
        </w:p>
        <w:p w14:paraId="0BD626B8" w14:textId="77777777" w:rsidR="00D027FD" w:rsidRDefault="00D027FD">
          <w:pPr>
            <w:pStyle w:val="TOC2"/>
            <w:tabs>
              <w:tab w:val="left" w:pos="800"/>
              <w:tab w:val="right" w:leader="dot" w:pos="8950"/>
            </w:tabs>
            <w:rPr>
              <w:rFonts w:asciiTheme="minorHAnsi" w:eastAsiaTheme="minorEastAsia" w:hAnsiTheme="minorHAnsi" w:cstheme="minorBidi"/>
              <w:sz w:val="22"/>
              <w:szCs w:val="22"/>
            </w:rPr>
          </w:pPr>
          <w:hyperlink w:anchor="_Toc77171528" w:history="1">
            <w:r w:rsidRPr="00B00687">
              <w:rPr>
                <w:rStyle w:val="Hyperlink"/>
              </w:rPr>
              <w:t>4.9</w:t>
            </w:r>
            <w:r>
              <w:rPr>
                <w:rFonts w:asciiTheme="minorHAnsi" w:eastAsiaTheme="minorEastAsia" w:hAnsiTheme="minorHAnsi" w:cstheme="minorBidi"/>
                <w:sz w:val="22"/>
                <w:szCs w:val="22"/>
              </w:rPr>
              <w:tab/>
            </w:r>
            <w:r w:rsidRPr="00B00687">
              <w:rPr>
                <w:rStyle w:val="Hyperlink"/>
              </w:rPr>
              <w:t>Licensing Requirements</w:t>
            </w:r>
            <w:r>
              <w:rPr>
                <w:webHidden/>
              </w:rPr>
              <w:tab/>
            </w:r>
            <w:r>
              <w:rPr>
                <w:webHidden/>
              </w:rPr>
              <w:fldChar w:fldCharType="begin"/>
            </w:r>
            <w:r>
              <w:rPr>
                <w:webHidden/>
              </w:rPr>
              <w:instrText xml:space="preserve"> PAGEREF _Toc77171528 \h </w:instrText>
            </w:r>
            <w:r>
              <w:rPr>
                <w:webHidden/>
              </w:rPr>
            </w:r>
            <w:r>
              <w:rPr>
                <w:webHidden/>
              </w:rPr>
              <w:fldChar w:fldCharType="separate"/>
            </w:r>
            <w:r>
              <w:rPr>
                <w:webHidden/>
              </w:rPr>
              <w:t>99</w:t>
            </w:r>
            <w:r>
              <w:rPr>
                <w:webHidden/>
              </w:rPr>
              <w:fldChar w:fldCharType="end"/>
            </w:r>
          </w:hyperlink>
        </w:p>
        <w:p w14:paraId="31982B2C"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529" w:history="1">
            <w:r w:rsidRPr="00B00687">
              <w:rPr>
                <w:rStyle w:val="Hyperlink"/>
              </w:rPr>
              <w:t>4.10</w:t>
            </w:r>
            <w:r>
              <w:rPr>
                <w:rFonts w:asciiTheme="minorHAnsi" w:eastAsiaTheme="minorEastAsia" w:hAnsiTheme="minorHAnsi" w:cstheme="minorBidi"/>
                <w:sz w:val="22"/>
                <w:szCs w:val="22"/>
              </w:rPr>
              <w:tab/>
            </w:r>
            <w:r w:rsidRPr="00B00687">
              <w:rPr>
                <w:rStyle w:val="Hyperlink"/>
              </w:rPr>
              <w:t>Legal, Copyright, and Other Notices</w:t>
            </w:r>
            <w:r>
              <w:rPr>
                <w:webHidden/>
              </w:rPr>
              <w:tab/>
            </w:r>
            <w:r>
              <w:rPr>
                <w:webHidden/>
              </w:rPr>
              <w:fldChar w:fldCharType="begin"/>
            </w:r>
            <w:r>
              <w:rPr>
                <w:webHidden/>
              </w:rPr>
              <w:instrText xml:space="preserve"> PAGEREF _Toc77171529 \h </w:instrText>
            </w:r>
            <w:r>
              <w:rPr>
                <w:webHidden/>
              </w:rPr>
            </w:r>
            <w:r>
              <w:rPr>
                <w:webHidden/>
              </w:rPr>
              <w:fldChar w:fldCharType="separate"/>
            </w:r>
            <w:r>
              <w:rPr>
                <w:webHidden/>
              </w:rPr>
              <w:t>99</w:t>
            </w:r>
            <w:r>
              <w:rPr>
                <w:webHidden/>
              </w:rPr>
              <w:fldChar w:fldCharType="end"/>
            </w:r>
          </w:hyperlink>
        </w:p>
        <w:p w14:paraId="35BD1804" w14:textId="77777777" w:rsidR="00D027FD" w:rsidRDefault="00D027FD">
          <w:pPr>
            <w:pStyle w:val="TOC2"/>
            <w:tabs>
              <w:tab w:val="left" w:pos="1000"/>
              <w:tab w:val="right" w:leader="dot" w:pos="8950"/>
            </w:tabs>
            <w:rPr>
              <w:rFonts w:asciiTheme="minorHAnsi" w:eastAsiaTheme="minorEastAsia" w:hAnsiTheme="minorHAnsi" w:cstheme="minorBidi"/>
              <w:sz w:val="22"/>
              <w:szCs w:val="22"/>
            </w:rPr>
          </w:pPr>
          <w:hyperlink w:anchor="_Toc77171530" w:history="1">
            <w:r w:rsidRPr="00B00687">
              <w:rPr>
                <w:rStyle w:val="Hyperlink"/>
              </w:rPr>
              <w:t>4.11</w:t>
            </w:r>
            <w:r>
              <w:rPr>
                <w:rFonts w:asciiTheme="minorHAnsi" w:eastAsiaTheme="minorEastAsia" w:hAnsiTheme="minorHAnsi" w:cstheme="minorBidi"/>
                <w:sz w:val="22"/>
                <w:szCs w:val="22"/>
              </w:rPr>
              <w:tab/>
            </w:r>
            <w:r w:rsidRPr="00B00687">
              <w:rPr>
                <w:rStyle w:val="Hyperlink"/>
              </w:rPr>
              <w:t>Applicable Standards</w:t>
            </w:r>
            <w:r>
              <w:rPr>
                <w:webHidden/>
              </w:rPr>
              <w:tab/>
            </w:r>
            <w:r>
              <w:rPr>
                <w:webHidden/>
              </w:rPr>
              <w:fldChar w:fldCharType="begin"/>
            </w:r>
            <w:r>
              <w:rPr>
                <w:webHidden/>
              </w:rPr>
              <w:instrText xml:space="preserve"> PAGEREF _Toc77171530 \h </w:instrText>
            </w:r>
            <w:r>
              <w:rPr>
                <w:webHidden/>
              </w:rPr>
            </w:r>
            <w:r>
              <w:rPr>
                <w:webHidden/>
              </w:rPr>
              <w:fldChar w:fldCharType="separate"/>
            </w:r>
            <w:r>
              <w:rPr>
                <w:webHidden/>
              </w:rPr>
              <w:t>99</w:t>
            </w:r>
            <w:r>
              <w:rPr>
                <w:webHidden/>
              </w:rPr>
              <w:fldChar w:fldCharType="end"/>
            </w:r>
          </w:hyperlink>
        </w:p>
        <w:p w14:paraId="324F33E9" w14:textId="77777777" w:rsidR="00D027FD" w:rsidRDefault="00D027FD">
          <w:pPr>
            <w:pStyle w:val="TOC1"/>
            <w:tabs>
              <w:tab w:val="left" w:pos="480"/>
              <w:tab w:val="right" w:leader="dot" w:pos="8950"/>
            </w:tabs>
            <w:rPr>
              <w:rFonts w:asciiTheme="minorHAnsi" w:eastAsiaTheme="minorEastAsia" w:hAnsiTheme="minorHAnsi" w:cstheme="minorBidi"/>
              <w:b w:val="0"/>
              <w:sz w:val="22"/>
              <w:szCs w:val="22"/>
            </w:rPr>
          </w:pPr>
          <w:hyperlink w:anchor="_Toc77171531" w:history="1">
            <w:r w:rsidRPr="00B00687">
              <w:rPr>
                <w:rStyle w:val="Hyperlink"/>
              </w:rPr>
              <w:t>5</w:t>
            </w:r>
            <w:r>
              <w:rPr>
                <w:rFonts w:asciiTheme="minorHAnsi" w:eastAsiaTheme="minorEastAsia" w:hAnsiTheme="minorHAnsi" w:cstheme="minorBidi"/>
                <w:b w:val="0"/>
                <w:sz w:val="22"/>
                <w:szCs w:val="22"/>
              </w:rPr>
              <w:tab/>
            </w:r>
            <w:r w:rsidRPr="00B00687">
              <w:rPr>
                <w:rStyle w:val="Hyperlink"/>
              </w:rPr>
              <w:t>Supporting Information</w:t>
            </w:r>
            <w:r>
              <w:rPr>
                <w:webHidden/>
              </w:rPr>
              <w:tab/>
            </w:r>
            <w:r>
              <w:rPr>
                <w:webHidden/>
              </w:rPr>
              <w:fldChar w:fldCharType="begin"/>
            </w:r>
            <w:r>
              <w:rPr>
                <w:webHidden/>
              </w:rPr>
              <w:instrText xml:space="preserve"> PAGEREF _Toc77171531 \h </w:instrText>
            </w:r>
            <w:r>
              <w:rPr>
                <w:webHidden/>
              </w:rPr>
            </w:r>
            <w:r>
              <w:rPr>
                <w:webHidden/>
              </w:rPr>
              <w:fldChar w:fldCharType="separate"/>
            </w:r>
            <w:r>
              <w:rPr>
                <w:webHidden/>
              </w:rPr>
              <w:t>99</w:t>
            </w:r>
            <w:r>
              <w:rPr>
                <w:webHidden/>
              </w:rPr>
              <w:fldChar w:fldCharType="end"/>
            </w:r>
          </w:hyperlink>
        </w:p>
        <w:p w14:paraId="58679A91" w14:textId="331064C2" w:rsidR="003377BF" w:rsidRDefault="003377BF">
          <w:r>
            <w:fldChar w:fldCharType="end"/>
          </w:r>
        </w:p>
      </w:sdtContent>
    </w:sdt>
    <w:p w14:paraId="7266E805" w14:textId="5E95E867" w:rsidR="00797138" w:rsidRDefault="00DF7101">
      <w:pPr>
        <w:pStyle w:val="Heading1"/>
        <w:numPr>
          <w:ilvl w:val="0"/>
          <w:numId w:val="1"/>
        </w:numPr>
      </w:pPr>
      <w:r>
        <w:br w:type="page"/>
      </w:r>
      <w:bookmarkStart w:id="4" w:name="_Toc77171460"/>
      <w:r>
        <w:lastRenderedPageBreak/>
        <w:t>Introduction</w:t>
      </w:r>
      <w:r w:rsidR="00056C2C">
        <w:t xml:space="preserve"> *</w:t>
      </w:r>
      <w:bookmarkEnd w:id="4"/>
    </w:p>
    <w:p w14:paraId="7D320768" w14:textId="77777777" w:rsidR="00056C2C" w:rsidRDefault="00056C2C" w:rsidP="00056C2C">
      <w:r>
        <w:t>Nowadays, genuine shoes have good quality and the price is quite high compared to the average salary of people in Vietnam, but some low-income people are passionate about shoes especially they like to collect them. they want to try. In addition, some people have used and feel they are not suitable for the purchased shoes and need someone to buy them back. A big problem is that sellers and buyers if they transact on forums or social networks, will not be assured of the quality of the shoes. That's a big problem for both the seller and the buyer</w:t>
      </w:r>
    </w:p>
    <w:p w14:paraId="5771C7FB" w14:textId="5D12831F" w:rsidR="00056C2C" w:rsidRPr="00056C2C" w:rsidRDefault="00056C2C" w:rsidP="00056C2C">
      <w:r>
        <w:t xml:space="preserve">In our project, we create a website to easily find the </w:t>
      </w:r>
      <w:r w:rsidR="005173B3">
        <w:t>shoes</w:t>
      </w:r>
      <w:r>
        <w:t>s that buyers need, more specifically we want to create an exchange between buyers and sellers and buyers can rest assured about the quality of the shoe and its price.</w:t>
      </w:r>
    </w:p>
    <w:p w14:paraId="56D3E909" w14:textId="79B6D9CB" w:rsidR="00797138" w:rsidRDefault="00DF7101" w:rsidP="00405A3A">
      <w:pPr>
        <w:pStyle w:val="Heading2"/>
      </w:pPr>
      <w:bookmarkStart w:id="5" w:name="_Toc77171461"/>
      <w:r>
        <w:t>Purpose</w:t>
      </w:r>
      <w:r w:rsidR="00C33DEA">
        <w:t xml:space="preserve"> *</w:t>
      </w:r>
      <w:bookmarkEnd w:id="5"/>
    </w:p>
    <w:p w14:paraId="1A9FECB7" w14:textId="36F3AB68" w:rsidR="00797138" w:rsidRDefault="00C33DEA" w:rsidP="00D5186B">
      <w:pPr>
        <w:pBdr>
          <w:top w:val="nil"/>
          <w:left w:val="nil"/>
          <w:bottom w:val="nil"/>
          <w:right w:val="nil"/>
          <w:between w:val="nil"/>
        </w:pBdr>
        <w:spacing w:before="0"/>
        <w:ind w:left="425" w:firstLine="835"/>
        <w:jc w:val="both"/>
        <w:rPr>
          <w:color w:val="000000"/>
        </w:rPr>
      </w:pPr>
      <w:r w:rsidRPr="00C33DEA">
        <w:rPr>
          <w:color w:val="000000"/>
        </w:rPr>
        <w:t>According to some surveys of people who prefer to wear genuine shoes. They think that genuine shoes are quite expensive and when they want to resell them, it is difficult to find a buyer. On the contrary, most of the buyers feel it is a waste to buy a new pair of shoes but are not comfortable buying second-hand online, so our solution now is to create a website for them to transact. and guarantee the quality of the shoes</w:t>
      </w:r>
      <w:r w:rsidR="00DF7101">
        <w:rPr>
          <w:color w:val="000000"/>
        </w:rPr>
        <w:t xml:space="preserve">         </w:t>
      </w:r>
      <w:r w:rsidR="00DF7101">
        <w:rPr>
          <w:color w:val="000000"/>
        </w:rPr>
        <w:tab/>
      </w:r>
    </w:p>
    <w:p w14:paraId="0448F848" w14:textId="01DD67CA" w:rsidR="00797138" w:rsidRDefault="00DF7101" w:rsidP="00405A3A">
      <w:pPr>
        <w:pStyle w:val="Heading2"/>
      </w:pPr>
      <w:bookmarkStart w:id="6" w:name="_Toc77171462"/>
      <w:r>
        <w:t>Scope</w:t>
      </w:r>
      <w:r w:rsidR="00C33DEA">
        <w:t>*</w:t>
      </w:r>
      <w:bookmarkEnd w:id="6"/>
    </w:p>
    <w:p w14:paraId="100B46BA" w14:textId="316A50A5" w:rsidR="00C33DEA" w:rsidRPr="00C33DEA" w:rsidRDefault="00C33DEA" w:rsidP="00C33DEA">
      <w:pPr>
        <w:ind w:left="720" w:firstLine="720"/>
      </w:pPr>
      <w:r w:rsidRPr="00C33DEA">
        <w:t>Buyers and sellers can trade shoes with each other</w:t>
      </w:r>
    </w:p>
    <w:p w14:paraId="36307BE9" w14:textId="200AE38C" w:rsidR="00797138" w:rsidRDefault="00DF7101" w:rsidP="00405A3A">
      <w:pPr>
        <w:pStyle w:val="Heading2"/>
      </w:pPr>
      <w:bookmarkStart w:id="7" w:name="_Toc77171463"/>
      <w:r>
        <w:t>Definitions, Acronyms, and Abbreviations</w:t>
      </w:r>
      <w:r w:rsidR="00C33DEA">
        <w:t>*</w:t>
      </w:r>
      <w:bookmarkEnd w:id="7"/>
    </w:p>
    <w:p w14:paraId="7D0E5C1A" w14:textId="77777777" w:rsidR="00797138" w:rsidRPr="002F2585" w:rsidRDefault="00DF7101" w:rsidP="00D5186B">
      <w:pPr>
        <w:widowControl w:val="0"/>
        <w:pBdr>
          <w:top w:val="nil"/>
          <w:left w:val="nil"/>
          <w:bottom w:val="nil"/>
          <w:right w:val="nil"/>
          <w:between w:val="nil"/>
        </w:pBdr>
        <w:spacing w:before="0" w:after="120"/>
        <w:ind w:firstLine="810"/>
      </w:pPr>
      <w:r w:rsidRPr="002F2585">
        <w:t>UC: Use case</w:t>
      </w:r>
    </w:p>
    <w:p w14:paraId="0BE65D81" w14:textId="1561528D" w:rsidR="00797138" w:rsidRDefault="00DF7101" w:rsidP="00405A3A">
      <w:pPr>
        <w:pStyle w:val="Heading2"/>
      </w:pPr>
      <w:bookmarkStart w:id="8" w:name="_Toc77171464"/>
      <w:r>
        <w:t>References</w:t>
      </w:r>
      <w:r w:rsidR="00C33DEA">
        <w:t>*</w:t>
      </w:r>
      <w:bookmarkEnd w:id="8"/>
    </w:p>
    <w:p w14:paraId="1F9DD397" w14:textId="77777777" w:rsidR="00797138" w:rsidRDefault="00DF7101" w:rsidP="00D5186B">
      <w:pPr>
        <w:ind w:left="425" w:firstLine="835"/>
      </w:pPr>
      <w:r>
        <w:t xml:space="preserve">Book: Software requirements Third Edition </w:t>
      </w:r>
    </w:p>
    <w:p w14:paraId="04CB0467" w14:textId="77777777" w:rsidR="00797138" w:rsidRDefault="00DF7101" w:rsidP="00D5186B">
      <w:pPr>
        <w:ind w:left="425" w:firstLine="835"/>
      </w:pPr>
      <w:r>
        <w:t xml:space="preserve">Software Requirements template: </w:t>
      </w:r>
      <w:hyperlink r:id="rId10">
        <w:r>
          <w:rPr>
            <w:highlight w:val="white"/>
          </w:rPr>
          <w:t>SWR302_ HungLD</w:t>
        </w:r>
      </w:hyperlink>
    </w:p>
    <w:p w14:paraId="7B748DE6" w14:textId="77777777" w:rsidR="00797138" w:rsidRDefault="00DF7101" w:rsidP="00D5186B">
      <w:pPr>
        <w:ind w:left="425" w:firstLine="835"/>
      </w:pPr>
      <w:r>
        <w:t>https://developers.facebook.com/docs/</w:t>
      </w:r>
    </w:p>
    <w:p w14:paraId="4174B062" w14:textId="77777777" w:rsidR="00797138" w:rsidRDefault="00797138">
      <w:pPr>
        <w:ind w:left="425" w:firstLine="283"/>
      </w:pPr>
    </w:p>
    <w:p w14:paraId="349F74F2" w14:textId="77777777" w:rsidR="00797138" w:rsidRDefault="00797138">
      <w:pPr>
        <w:widowControl w:val="0"/>
        <w:pBdr>
          <w:top w:val="nil"/>
          <w:left w:val="nil"/>
          <w:bottom w:val="nil"/>
          <w:right w:val="nil"/>
          <w:between w:val="nil"/>
        </w:pBdr>
        <w:spacing w:before="0" w:after="120"/>
        <w:ind w:left="540"/>
        <w:rPr>
          <w:i/>
          <w:color w:val="0000FF"/>
        </w:rPr>
      </w:pPr>
    </w:p>
    <w:p w14:paraId="64563D7B" w14:textId="4D6043CE" w:rsidR="00797138" w:rsidRDefault="00DF7101">
      <w:pPr>
        <w:pStyle w:val="Heading1"/>
        <w:numPr>
          <w:ilvl w:val="0"/>
          <w:numId w:val="1"/>
        </w:numPr>
      </w:pPr>
      <w:bookmarkStart w:id="9" w:name="_Toc77171465"/>
      <w:r>
        <w:lastRenderedPageBreak/>
        <w:t>Overall Description</w:t>
      </w:r>
      <w:r w:rsidR="00297827">
        <w:t>*</w:t>
      </w:r>
      <w:bookmarkEnd w:id="9"/>
    </w:p>
    <w:p w14:paraId="5B818228" w14:textId="711A21F0" w:rsidR="00797138" w:rsidRDefault="00DF7101" w:rsidP="00405A3A">
      <w:pPr>
        <w:pStyle w:val="Heading2"/>
      </w:pPr>
      <w:bookmarkStart w:id="10" w:name="_Toc77171466"/>
      <w:r>
        <w:t>Current situation</w:t>
      </w:r>
      <w:r w:rsidR="00297827">
        <w:t>*</w:t>
      </w:r>
      <w:bookmarkEnd w:id="10"/>
    </w:p>
    <w:p w14:paraId="126B16A5" w14:textId="688904A9" w:rsidR="00797138" w:rsidRDefault="00287E27">
      <w:pPr>
        <w:spacing w:before="240" w:after="240"/>
        <w:ind w:left="708" w:firstLine="570"/>
      </w:pPr>
      <w:r>
        <w:t>Seconhand</w:t>
      </w:r>
      <w:r w:rsidR="00297827" w:rsidRPr="00297827">
        <w:t xml:space="preserve"> shoes are now a lot on social networks or forums, but there is no exchange between buyers and sellers that can guarantee its quality.</w:t>
      </w:r>
    </w:p>
    <w:p w14:paraId="315070D0" w14:textId="083C275E" w:rsidR="00797138" w:rsidRDefault="00DF7101" w:rsidP="00405A3A">
      <w:pPr>
        <w:pStyle w:val="Heading2"/>
      </w:pPr>
      <w:bookmarkStart w:id="11" w:name="_Toc77171467"/>
      <w:r>
        <w:t>The proposed system</w:t>
      </w:r>
      <w:r w:rsidR="00297827">
        <w:t>*</w:t>
      </w:r>
      <w:bookmarkEnd w:id="11"/>
    </w:p>
    <w:p w14:paraId="7604B03A" w14:textId="0D62CD3D" w:rsidR="00797138" w:rsidRDefault="00297827" w:rsidP="00D5186B">
      <w:pPr>
        <w:spacing w:before="240" w:after="240"/>
        <w:ind w:left="708" w:firstLine="642"/>
      </w:pPr>
      <w:r w:rsidRPr="00297827">
        <w:rPr>
          <w:color w:val="333333"/>
        </w:rPr>
        <w:t xml:space="preserve">Shoes </w:t>
      </w:r>
      <w:r w:rsidR="00287E27">
        <w:rPr>
          <w:color w:val="333333"/>
        </w:rPr>
        <w:t>Seconhand</w:t>
      </w:r>
      <w:r w:rsidRPr="00297827">
        <w:rPr>
          <w:color w:val="333333"/>
        </w:rPr>
        <w:t xml:space="preserve"> Exchange is a system that enables shoe sellers and shoe buyers to transact with each other and ensure quality.</w:t>
      </w:r>
      <w:r w:rsidR="00DF7101">
        <w:rPr>
          <w:color w:val="333333"/>
          <w:highlight w:val="white"/>
        </w:rPr>
        <w:t xml:space="preserve"> </w:t>
      </w:r>
    </w:p>
    <w:p w14:paraId="2CE9AB04" w14:textId="26B55145" w:rsidR="00797138" w:rsidRDefault="00DF7101" w:rsidP="00405A3A">
      <w:pPr>
        <w:pStyle w:val="Heading2"/>
      </w:pPr>
      <w:bookmarkStart w:id="12" w:name="_Toc77171468"/>
      <w:r>
        <w:t>Web Application</w:t>
      </w:r>
      <w:bookmarkEnd w:id="12"/>
    </w:p>
    <w:p w14:paraId="1B527B5E" w14:textId="77777777" w:rsidR="00797138" w:rsidRDefault="00797138"/>
    <w:p w14:paraId="4653807E" w14:textId="77777777" w:rsidR="00797138" w:rsidRDefault="00DF7101">
      <w:pPr>
        <w:ind w:left="0" w:firstLine="1275"/>
      </w:pPr>
      <w:r>
        <w:t>Web application consists of three main parts:</w:t>
      </w:r>
    </w:p>
    <w:p w14:paraId="0C753639" w14:textId="77777777" w:rsidR="00797138" w:rsidRDefault="00DF7101">
      <w:pPr>
        <w:numPr>
          <w:ilvl w:val="0"/>
          <w:numId w:val="2"/>
        </w:numPr>
        <w:pBdr>
          <w:top w:val="nil"/>
          <w:left w:val="nil"/>
          <w:bottom w:val="nil"/>
          <w:right w:val="nil"/>
          <w:between w:val="nil"/>
        </w:pBdr>
        <w:spacing w:after="0"/>
        <w:ind w:left="1700" w:firstLine="0"/>
        <w:rPr>
          <w:color w:val="000000"/>
        </w:rPr>
      </w:pPr>
      <w:r>
        <w:rPr>
          <w:color w:val="000000"/>
        </w:rPr>
        <w:t>Administrator:</w:t>
      </w:r>
    </w:p>
    <w:p w14:paraId="07ADD106" w14:textId="45958BBC" w:rsidR="00797138" w:rsidRDefault="00590B63" w:rsidP="001870CE">
      <w:pPr>
        <w:numPr>
          <w:ilvl w:val="0"/>
          <w:numId w:val="3"/>
        </w:numPr>
        <w:pBdr>
          <w:top w:val="nil"/>
          <w:left w:val="nil"/>
          <w:bottom w:val="nil"/>
          <w:right w:val="nil"/>
          <w:between w:val="nil"/>
        </w:pBdr>
        <w:spacing w:before="0" w:after="0"/>
        <w:ind w:left="2409" w:firstLine="0"/>
        <w:rPr>
          <w:color w:val="000000"/>
        </w:rPr>
      </w:pPr>
      <w:r>
        <w:rPr>
          <w:color w:val="000000"/>
        </w:rPr>
        <w:t>View list account</w:t>
      </w:r>
    </w:p>
    <w:p w14:paraId="151E867D" w14:textId="7DBD9FA1" w:rsidR="00590B63" w:rsidRDefault="00590B63" w:rsidP="001870CE">
      <w:pPr>
        <w:numPr>
          <w:ilvl w:val="0"/>
          <w:numId w:val="3"/>
        </w:numPr>
        <w:pBdr>
          <w:top w:val="nil"/>
          <w:left w:val="nil"/>
          <w:bottom w:val="nil"/>
          <w:right w:val="nil"/>
          <w:between w:val="nil"/>
        </w:pBdr>
        <w:spacing w:before="0" w:after="0"/>
        <w:ind w:left="2409" w:firstLine="0"/>
        <w:rPr>
          <w:color w:val="000000"/>
        </w:rPr>
      </w:pPr>
      <w:r>
        <w:rPr>
          <w:color w:val="000000"/>
        </w:rPr>
        <w:t>View list Report</w:t>
      </w:r>
    </w:p>
    <w:p w14:paraId="6EA1D8D3" w14:textId="0A79E161" w:rsidR="00590B63" w:rsidRDefault="00590B63" w:rsidP="001870CE">
      <w:pPr>
        <w:numPr>
          <w:ilvl w:val="0"/>
          <w:numId w:val="3"/>
        </w:numPr>
        <w:pBdr>
          <w:top w:val="nil"/>
          <w:left w:val="nil"/>
          <w:bottom w:val="nil"/>
          <w:right w:val="nil"/>
          <w:between w:val="nil"/>
        </w:pBdr>
        <w:spacing w:before="0" w:after="0"/>
        <w:ind w:left="2409" w:firstLine="0"/>
        <w:rPr>
          <w:color w:val="000000"/>
        </w:rPr>
      </w:pPr>
      <w:r>
        <w:rPr>
          <w:color w:val="000000"/>
        </w:rPr>
        <w:t>Add Moderator</w:t>
      </w:r>
    </w:p>
    <w:p w14:paraId="00C7F1C7" w14:textId="146AF178" w:rsidR="00590B63" w:rsidRDefault="00590B63" w:rsidP="001870CE">
      <w:pPr>
        <w:numPr>
          <w:ilvl w:val="0"/>
          <w:numId w:val="3"/>
        </w:numPr>
        <w:pBdr>
          <w:top w:val="nil"/>
          <w:left w:val="nil"/>
          <w:bottom w:val="nil"/>
          <w:right w:val="nil"/>
          <w:between w:val="nil"/>
        </w:pBdr>
        <w:spacing w:before="0" w:after="0"/>
        <w:ind w:left="2409" w:firstLine="0"/>
        <w:rPr>
          <w:color w:val="000000"/>
        </w:rPr>
      </w:pPr>
      <w:r>
        <w:rPr>
          <w:color w:val="000000"/>
        </w:rPr>
        <w:t xml:space="preserve">Add </w:t>
      </w:r>
      <w:r w:rsidR="00DC1EF3">
        <w:rPr>
          <w:color w:val="000000"/>
        </w:rPr>
        <w:t>Deliveryman</w:t>
      </w:r>
    </w:p>
    <w:p w14:paraId="32387C04" w14:textId="77777777" w:rsidR="00797138" w:rsidRDefault="00797138">
      <w:pPr>
        <w:pBdr>
          <w:top w:val="nil"/>
          <w:left w:val="nil"/>
          <w:bottom w:val="nil"/>
          <w:right w:val="nil"/>
          <w:between w:val="nil"/>
        </w:pBdr>
        <w:spacing w:before="0" w:after="0"/>
        <w:ind w:left="1700"/>
        <w:rPr>
          <w:color w:val="000000"/>
        </w:rPr>
      </w:pPr>
    </w:p>
    <w:p w14:paraId="3BFA7F11" w14:textId="4F3B62E4" w:rsidR="00797138" w:rsidRDefault="00DC1EF3">
      <w:pPr>
        <w:numPr>
          <w:ilvl w:val="0"/>
          <w:numId w:val="2"/>
        </w:numPr>
        <w:pBdr>
          <w:top w:val="nil"/>
          <w:left w:val="nil"/>
          <w:bottom w:val="nil"/>
          <w:right w:val="nil"/>
          <w:between w:val="nil"/>
        </w:pBdr>
        <w:spacing w:before="0" w:after="0"/>
        <w:ind w:left="1700" w:firstLine="0"/>
        <w:rPr>
          <w:b/>
          <w:color w:val="000000"/>
          <w:sz w:val="28"/>
          <w:szCs w:val="28"/>
        </w:rPr>
      </w:pPr>
      <w:r>
        <w:rPr>
          <w:color w:val="000000"/>
        </w:rPr>
        <w:t>Deliveryman</w:t>
      </w:r>
    </w:p>
    <w:p w14:paraId="029EA018" w14:textId="551287D8" w:rsidR="00797138" w:rsidRDefault="00590B63" w:rsidP="001870CE">
      <w:pPr>
        <w:numPr>
          <w:ilvl w:val="0"/>
          <w:numId w:val="3"/>
        </w:numPr>
        <w:pBdr>
          <w:top w:val="nil"/>
          <w:left w:val="nil"/>
          <w:bottom w:val="nil"/>
          <w:right w:val="nil"/>
          <w:between w:val="nil"/>
        </w:pBdr>
        <w:spacing w:before="0" w:after="0"/>
        <w:ind w:left="1700" w:firstLine="708"/>
        <w:rPr>
          <w:color w:val="000000"/>
        </w:rPr>
      </w:pPr>
      <w:r>
        <w:rPr>
          <w:color w:val="000000"/>
        </w:rPr>
        <w:t>Change status</w:t>
      </w:r>
    </w:p>
    <w:p w14:paraId="1A705F76" w14:textId="37F0B0C6" w:rsidR="00797138" w:rsidRDefault="00B51E72" w:rsidP="001870CE">
      <w:pPr>
        <w:numPr>
          <w:ilvl w:val="0"/>
          <w:numId w:val="3"/>
        </w:numPr>
        <w:pBdr>
          <w:top w:val="nil"/>
          <w:left w:val="nil"/>
          <w:bottom w:val="nil"/>
          <w:right w:val="nil"/>
          <w:between w:val="nil"/>
        </w:pBdr>
        <w:spacing w:before="0" w:after="0"/>
        <w:ind w:left="1700" w:firstLine="708"/>
        <w:rPr>
          <w:color w:val="000000"/>
        </w:rPr>
      </w:pPr>
      <w:r>
        <w:rPr>
          <w:color w:val="000000"/>
        </w:rPr>
        <w:t>View list order</w:t>
      </w:r>
    </w:p>
    <w:p w14:paraId="640AE1D2" w14:textId="77777777" w:rsidR="00797138" w:rsidRDefault="00DF7101">
      <w:pPr>
        <w:numPr>
          <w:ilvl w:val="0"/>
          <w:numId w:val="2"/>
        </w:numPr>
        <w:pBdr>
          <w:top w:val="nil"/>
          <w:left w:val="nil"/>
          <w:bottom w:val="nil"/>
          <w:right w:val="nil"/>
          <w:between w:val="nil"/>
        </w:pBdr>
        <w:spacing w:before="0" w:after="0"/>
        <w:ind w:left="1700" w:firstLine="0"/>
        <w:rPr>
          <w:b/>
          <w:color w:val="000000"/>
          <w:sz w:val="28"/>
          <w:szCs w:val="28"/>
        </w:rPr>
      </w:pPr>
      <w:r>
        <w:rPr>
          <w:color w:val="000000"/>
        </w:rPr>
        <w:t>Moderator:</w:t>
      </w:r>
    </w:p>
    <w:p w14:paraId="10862FBA" w14:textId="5AFB28DD" w:rsidR="00797138" w:rsidRDefault="00B51E72" w:rsidP="001870CE">
      <w:pPr>
        <w:numPr>
          <w:ilvl w:val="0"/>
          <w:numId w:val="3"/>
        </w:numPr>
        <w:pBdr>
          <w:top w:val="nil"/>
          <w:left w:val="nil"/>
          <w:bottom w:val="nil"/>
          <w:right w:val="nil"/>
          <w:between w:val="nil"/>
        </w:pBdr>
        <w:spacing w:before="0" w:after="0"/>
        <w:ind w:left="2409" w:firstLine="0"/>
        <w:rPr>
          <w:color w:val="000000"/>
        </w:rPr>
      </w:pPr>
      <w:r>
        <w:rPr>
          <w:color w:val="000000"/>
        </w:rPr>
        <w:t>Check shoes</w:t>
      </w:r>
    </w:p>
    <w:p w14:paraId="019CD5A9" w14:textId="56BC10AC" w:rsidR="00797138" w:rsidRDefault="00DF7101" w:rsidP="00766B23">
      <w:pPr>
        <w:spacing w:before="240" w:after="240"/>
        <w:ind w:left="1710"/>
        <w:rPr>
          <w:ins w:id="13" w:author="Tu" w:date="2021-07-12T13:01:00Z"/>
        </w:rPr>
      </w:pPr>
      <w:r>
        <w:t>-</w:t>
      </w:r>
      <w:r>
        <w:rPr>
          <w:rFonts w:ascii="Times New Roman" w:eastAsia="Times New Roman" w:hAnsi="Times New Roman" w:cs="Times New Roman"/>
          <w:sz w:val="14"/>
          <w:szCs w:val="14"/>
        </w:rPr>
        <w:t xml:space="preserve">        </w:t>
      </w:r>
      <w:r w:rsidR="00B51E72">
        <w:t>Vendor:</w:t>
      </w:r>
    </w:p>
    <w:p w14:paraId="124D387B" w14:textId="77777777" w:rsidR="00452A63" w:rsidRDefault="00452A63" w:rsidP="001870CE">
      <w:pPr>
        <w:numPr>
          <w:ilvl w:val="0"/>
          <w:numId w:val="5"/>
        </w:numPr>
        <w:spacing w:before="240" w:after="0"/>
        <w:ind w:left="2834"/>
      </w:pPr>
      <w:r>
        <w:rPr>
          <w:rFonts w:ascii="Times New Roman" w:eastAsia="Times New Roman" w:hAnsi="Times New Roman" w:cs="Times New Roman"/>
          <w:sz w:val="14"/>
          <w:szCs w:val="14"/>
        </w:rPr>
        <w:t xml:space="preserve">   </w:t>
      </w:r>
      <w:r>
        <w:t>Manage shoes</w:t>
      </w:r>
    </w:p>
    <w:p w14:paraId="377C70CB" w14:textId="77777777" w:rsidR="00452A63" w:rsidRDefault="00452A63" w:rsidP="001870CE">
      <w:pPr>
        <w:numPr>
          <w:ilvl w:val="0"/>
          <w:numId w:val="5"/>
        </w:numPr>
        <w:spacing w:before="0" w:after="0"/>
        <w:ind w:left="2834"/>
      </w:pPr>
      <w:r>
        <w:rPr>
          <w:rFonts w:ascii="Times New Roman" w:eastAsia="Times New Roman" w:hAnsi="Times New Roman" w:cs="Times New Roman"/>
          <w:sz w:val="14"/>
          <w:szCs w:val="14"/>
        </w:rPr>
        <w:t xml:space="preserve">   </w:t>
      </w:r>
      <w:r>
        <w:t>View list shoes</w:t>
      </w:r>
    </w:p>
    <w:p w14:paraId="3BFFF8BC" w14:textId="77777777" w:rsidR="00452A63" w:rsidRDefault="00452A63" w:rsidP="001870CE">
      <w:pPr>
        <w:numPr>
          <w:ilvl w:val="0"/>
          <w:numId w:val="5"/>
        </w:numPr>
        <w:spacing w:before="0" w:after="240"/>
        <w:ind w:left="2834"/>
      </w:pPr>
      <w:r>
        <w:rPr>
          <w:rFonts w:ascii="Times New Roman" w:eastAsia="Times New Roman" w:hAnsi="Times New Roman" w:cs="Times New Roman"/>
          <w:sz w:val="14"/>
          <w:szCs w:val="14"/>
        </w:rPr>
        <w:t xml:space="preserve">   </w:t>
      </w:r>
      <w:r>
        <w:t>Chat</w:t>
      </w:r>
    </w:p>
    <w:p w14:paraId="07D86C95" w14:textId="77777777" w:rsidR="00452A63" w:rsidRDefault="00452A63" w:rsidP="00452A63">
      <w:pPr>
        <w:spacing w:before="240" w:after="240"/>
        <w:ind w:left="0"/>
      </w:pPr>
    </w:p>
    <w:p w14:paraId="0FD10415" w14:textId="09964B6C" w:rsidR="00452A63" w:rsidRDefault="00452A63" w:rsidP="00766B23">
      <w:pPr>
        <w:spacing w:before="240" w:after="240"/>
        <w:ind w:left="1710"/>
      </w:pPr>
      <w:r>
        <w:t>-</w:t>
      </w:r>
      <w:r>
        <w:rPr>
          <w:rFonts w:ascii="Times New Roman" w:eastAsia="Times New Roman" w:hAnsi="Times New Roman" w:cs="Times New Roman"/>
          <w:sz w:val="14"/>
          <w:szCs w:val="14"/>
        </w:rPr>
        <w:t xml:space="preserve">        </w:t>
      </w:r>
      <w:r>
        <w:t>Customer:</w:t>
      </w:r>
    </w:p>
    <w:p w14:paraId="609657F8" w14:textId="202030C2" w:rsidR="00452A63" w:rsidRDefault="00452A63" w:rsidP="001870CE">
      <w:pPr>
        <w:numPr>
          <w:ilvl w:val="0"/>
          <w:numId w:val="5"/>
        </w:numPr>
        <w:spacing w:before="240" w:after="0"/>
        <w:ind w:left="2834"/>
      </w:pPr>
      <w:r>
        <w:rPr>
          <w:rFonts w:ascii="Times New Roman" w:eastAsia="Times New Roman" w:hAnsi="Times New Roman" w:cs="Times New Roman"/>
          <w:sz w:val="14"/>
          <w:szCs w:val="14"/>
        </w:rPr>
        <w:t xml:space="preserve">   </w:t>
      </w:r>
      <w:r>
        <w:t xml:space="preserve">Search </w:t>
      </w:r>
    </w:p>
    <w:p w14:paraId="02B9A3BB" w14:textId="009CABD3" w:rsidR="00452A63" w:rsidRDefault="00452A63" w:rsidP="001870CE">
      <w:pPr>
        <w:numPr>
          <w:ilvl w:val="0"/>
          <w:numId w:val="5"/>
        </w:numPr>
        <w:spacing w:before="0" w:after="0"/>
        <w:ind w:left="2834"/>
      </w:pPr>
      <w:r>
        <w:rPr>
          <w:rFonts w:ascii="Times New Roman" w:eastAsia="Times New Roman" w:hAnsi="Times New Roman" w:cs="Times New Roman"/>
          <w:sz w:val="14"/>
          <w:szCs w:val="14"/>
        </w:rPr>
        <w:t xml:space="preserve">   </w:t>
      </w:r>
      <w:r>
        <w:t>View list order</w:t>
      </w:r>
    </w:p>
    <w:p w14:paraId="148EBC21" w14:textId="205AC003" w:rsidR="00797138" w:rsidRDefault="00452A63" w:rsidP="00C1349E">
      <w:pPr>
        <w:numPr>
          <w:ilvl w:val="0"/>
          <w:numId w:val="5"/>
        </w:numPr>
        <w:spacing w:before="0" w:after="240"/>
        <w:ind w:left="2834"/>
      </w:pPr>
      <w:r>
        <w:rPr>
          <w:rFonts w:ascii="Times New Roman" w:eastAsia="Times New Roman" w:hAnsi="Times New Roman" w:cs="Times New Roman"/>
          <w:sz w:val="14"/>
          <w:szCs w:val="14"/>
        </w:rPr>
        <w:t xml:space="preserve">   </w:t>
      </w:r>
      <w:r>
        <w:t>Chat</w:t>
      </w:r>
    </w:p>
    <w:p w14:paraId="42D4064B" w14:textId="63FD2A38" w:rsidR="00797138" w:rsidRDefault="00DF7101">
      <w:pPr>
        <w:pStyle w:val="Heading1"/>
        <w:numPr>
          <w:ilvl w:val="0"/>
          <w:numId w:val="1"/>
        </w:numPr>
        <w:rPr>
          <w:sz w:val="32"/>
          <w:szCs w:val="32"/>
        </w:rPr>
      </w:pPr>
      <w:bookmarkStart w:id="14" w:name="_Toc77171469"/>
      <w:r>
        <w:rPr>
          <w:sz w:val="32"/>
          <w:szCs w:val="32"/>
        </w:rPr>
        <w:lastRenderedPageBreak/>
        <w:t>FUNCTIONAL R</w:t>
      </w:r>
      <w:r w:rsidR="00452A63">
        <w:rPr>
          <w:sz w:val="32"/>
          <w:szCs w:val="32"/>
        </w:rPr>
        <w:t>EQUIREMENTS</w:t>
      </w:r>
      <w:bookmarkEnd w:id="14"/>
      <w:r>
        <w:rPr>
          <w:sz w:val="32"/>
          <w:szCs w:val="32"/>
        </w:rPr>
        <w:t xml:space="preserve"> </w:t>
      </w:r>
    </w:p>
    <w:p w14:paraId="02C1FBEA" w14:textId="26E31CB6" w:rsidR="00797138" w:rsidRPr="00CE7CB6" w:rsidRDefault="00590B63" w:rsidP="00405A3A">
      <w:pPr>
        <w:pStyle w:val="Heading2"/>
      </w:pPr>
      <w:bookmarkStart w:id="15" w:name="_Toc77171470"/>
      <w:r>
        <w:t>ShoesShop</w:t>
      </w:r>
      <w:r w:rsidR="00287E27">
        <w:t>Seconhand</w:t>
      </w:r>
      <w:r>
        <w:t xml:space="preserve">Exchange </w:t>
      </w:r>
      <w:r w:rsidR="00DF7101">
        <w:t>Use Cases Diagram</w:t>
      </w:r>
      <w:bookmarkEnd w:id="15"/>
    </w:p>
    <w:p w14:paraId="10104912" w14:textId="0A0D1FEF" w:rsidR="00CE7CB6" w:rsidRDefault="0000341F" w:rsidP="00803E41">
      <w:pPr>
        <w:jc w:val="center"/>
      </w:pPr>
      <w:r>
        <w:pict w14:anchorId="67C779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85pt;height:255pt">
            <v:imagedata r:id="rId11" o:title="UseCaseDiagram1"/>
          </v:shape>
        </w:pict>
      </w:r>
    </w:p>
    <w:p w14:paraId="340C8972" w14:textId="4EC4ADB8" w:rsidR="00D036B2" w:rsidRDefault="00D43E7C" w:rsidP="00D036B2">
      <w:pPr>
        <w:ind w:left="1890" w:firstLine="270"/>
      </w:pPr>
      <w:r>
        <w:t>Figure 3.1</w:t>
      </w:r>
      <w:r w:rsidR="00DF7101">
        <w:t xml:space="preserve"> </w:t>
      </w:r>
      <w:r w:rsidR="00287E27">
        <w:t xml:space="preserve">ShoesSeconhandExchange </w:t>
      </w:r>
      <w:r w:rsidR="00DF7101">
        <w:t>Overview Use Case</w:t>
      </w:r>
    </w:p>
    <w:p w14:paraId="44085053" w14:textId="67426CF4" w:rsidR="00DD09FE" w:rsidRDefault="00DD09FE" w:rsidP="00405A3A">
      <w:pPr>
        <w:pStyle w:val="Heading2"/>
      </w:pPr>
      <w:bookmarkStart w:id="16" w:name="_Toc77171471"/>
      <w:r>
        <w:t>&lt; Guest &gt; Overview Use Case</w:t>
      </w:r>
      <w:bookmarkEnd w:id="16"/>
    </w:p>
    <w:p w14:paraId="037B64DC" w14:textId="6968AAC4" w:rsidR="001032CD" w:rsidRDefault="001032CD" w:rsidP="00190C5A">
      <w:pPr>
        <w:jc w:val="center"/>
      </w:pPr>
      <w:r>
        <w:drawing>
          <wp:inline distT="0" distB="0" distL="0" distR="0" wp14:anchorId="6F6C145E" wp14:editId="542DC890">
            <wp:extent cx="5689600" cy="2181621"/>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89600" cy="2181621"/>
                    </a:xfrm>
                    <a:prstGeom prst="rect">
                      <a:avLst/>
                    </a:prstGeom>
                  </pic:spPr>
                </pic:pic>
              </a:graphicData>
            </a:graphic>
          </wp:inline>
        </w:drawing>
      </w:r>
    </w:p>
    <w:p w14:paraId="1EF54FEF" w14:textId="7D333B52" w:rsidR="00DD09FE" w:rsidRPr="00D036B2" w:rsidRDefault="00190C5A" w:rsidP="00D036B2">
      <w:pPr>
        <w:jc w:val="center"/>
      </w:pPr>
      <w:r>
        <w:t>Figure 3.2</w:t>
      </w:r>
      <w:r w:rsidR="00DD09FE">
        <w:t xml:space="preserve"> &lt;Guest&gt; User Case</w:t>
      </w:r>
    </w:p>
    <w:p w14:paraId="7BFEFB15" w14:textId="1A119891" w:rsidR="00797138" w:rsidRDefault="00DF7101" w:rsidP="00405A3A">
      <w:pPr>
        <w:pStyle w:val="Heading2"/>
      </w:pPr>
      <w:bookmarkStart w:id="17" w:name="_Toc77171472"/>
      <w:r>
        <w:lastRenderedPageBreak/>
        <w:t>&lt; Guest</w:t>
      </w:r>
      <w:r w:rsidR="00101E6F">
        <w:t xml:space="preserve"> </w:t>
      </w:r>
      <w:r>
        <w:t>&gt; Register</w:t>
      </w:r>
      <w:r w:rsidR="004166B0">
        <w:t xml:space="preserve"> an account</w:t>
      </w:r>
      <w:bookmarkEnd w:id="17"/>
    </w:p>
    <w:p w14:paraId="7FF33D73" w14:textId="77777777" w:rsidR="00797138" w:rsidRDefault="00DF7101" w:rsidP="00803E41">
      <w:pPr>
        <w:jc w:val="center"/>
      </w:pPr>
      <w:r>
        <w:drawing>
          <wp:inline distT="0" distB="0" distL="0" distR="0" wp14:anchorId="0EC2BE62" wp14:editId="0EFB56D4">
            <wp:extent cx="4344006" cy="1364663"/>
            <wp:effectExtent l="0" t="0" r="0" b="6985"/>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344006" cy="1364663"/>
                    </a:xfrm>
                    <a:prstGeom prst="rect">
                      <a:avLst/>
                    </a:prstGeom>
                    <a:ln/>
                  </pic:spPr>
                </pic:pic>
              </a:graphicData>
            </a:graphic>
          </wp:inline>
        </w:drawing>
      </w:r>
    </w:p>
    <w:p w14:paraId="3189697A" w14:textId="3202E4AF" w:rsidR="00797138" w:rsidRDefault="003D4B21" w:rsidP="009537F5">
      <w:pPr>
        <w:jc w:val="center"/>
      </w:pPr>
      <w:r>
        <w:t>Figure 3.</w:t>
      </w:r>
      <w:r w:rsidR="00CF60FC">
        <w:t>3</w:t>
      </w:r>
      <w:r w:rsidR="00DF7101">
        <w:t xml:space="preserve"> &lt;</w:t>
      </w:r>
      <w:r>
        <w:t xml:space="preserve"> </w:t>
      </w:r>
      <w:r w:rsidR="00DF7101">
        <w:t>Guest</w:t>
      </w:r>
      <w:r>
        <w:t xml:space="preserve"> </w:t>
      </w:r>
      <w:r w:rsidR="00DF7101">
        <w:t>&gt; Register</w:t>
      </w:r>
      <w:r w:rsidR="00590B63">
        <w:t xml:space="preserve"> an account</w:t>
      </w:r>
    </w:p>
    <w:p w14:paraId="77D23CEA" w14:textId="77777777" w:rsidR="00FA4DEE" w:rsidRDefault="00FA4DEE" w:rsidP="009537F5">
      <w:pPr>
        <w:jc w:val="center"/>
      </w:pPr>
    </w:p>
    <w:p w14:paraId="5777DFFB" w14:textId="0AB9683B" w:rsidR="00FA4DEE" w:rsidRDefault="00FA4DEE" w:rsidP="00FA4DEE">
      <w:r w:rsidRPr="00435690">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92"/>
        <w:gridCol w:w="2443"/>
        <w:gridCol w:w="1429"/>
        <w:gridCol w:w="733"/>
        <w:gridCol w:w="2093"/>
      </w:tblGrid>
      <w:tr w:rsidR="00590B63" w:rsidRPr="00305956" w14:paraId="5E14BD8A" w14:textId="77777777" w:rsidTr="001A3A6F">
        <w:tc>
          <w:tcPr>
            <w:tcW w:w="5000" w:type="pct"/>
            <w:gridSpan w:val="5"/>
            <w:shd w:val="clear" w:color="auto" w:fill="F3F3F3"/>
          </w:tcPr>
          <w:p w14:paraId="7BEA142B" w14:textId="05993B5C" w:rsidR="00590B63" w:rsidRPr="00305956" w:rsidRDefault="00AF253B" w:rsidP="00AF253B">
            <w:r>
              <w:t>USE CASE – sSs_UC_02</w:t>
            </w:r>
          </w:p>
        </w:tc>
      </w:tr>
      <w:tr w:rsidR="00590B63" w:rsidRPr="00305956" w14:paraId="02DFD773" w14:textId="77777777" w:rsidTr="00B818A3">
        <w:tc>
          <w:tcPr>
            <w:tcW w:w="1356" w:type="pct"/>
            <w:shd w:val="clear" w:color="auto" w:fill="F3F3F3"/>
          </w:tcPr>
          <w:p w14:paraId="5CB84427" w14:textId="77777777" w:rsidR="00590B63" w:rsidRPr="00305956" w:rsidRDefault="00590B63" w:rsidP="001A3A6F">
            <w:r w:rsidRPr="00305956">
              <w:t>Use-case No.</w:t>
            </w:r>
          </w:p>
        </w:tc>
        <w:tc>
          <w:tcPr>
            <w:tcW w:w="1329" w:type="pct"/>
          </w:tcPr>
          <w:p w14:paraId="241B7106" w14:textId="58C9B697" w:rsidR="00590B63" w:rsidRPr="00305956" w:rsidRDefault="00AF253B" w:rsidP="001A3A6F">
            <w:r>
              <w:t>&lt;UC002</w:t>
            </w:r>
            <w:r w:rsidR="00590B63" w:rsidRPr="00305956">
              <w:t>&gt;</w:t>
            </w:r>
          </w:p>
        </w:tc>
        <w:tc>
          <w:tcPr>
            <w:tcW w:w="1176" w:type="pct"/>
            <w:gridSpan w:val="2"/>
            <w:shd w:val="clear" w:color="auto" w:fill="F3F3F3"/>
          </w:tcPr>
          <w:p w14:paraId="4BCBB963" w14:textId="77777777" w:rsidR="00590B63" w:rsidRPr="00305956" w:rsidRDefault="00590B63" w:rsidP="001A3A6F">
            <w:r w:rsidRPr="00305956">
              <w:t>Use-case Version</w:t>
            </w:r>
          </w:p>
        </w:tc>
        <w:tc>
          <w:tcPr>
            <w:tcW w:w="1140" w:type="pct"/>
          </w:tcPr>
          <w:p w14:paraId="6193EC5F" w14:textId="77777777" w:rsidR="00590B63" w:rsidRPr="00305956" w:rsidRDefault="00590B63" w:rsidP="001A3A6F">
            <w:r>
              <w:t>1.0</w:t>
            </w:r>
          </w:p>
        </w:tc>
      </w:tr>
      <w:tr w:rsidR="00590B63" w:rsidRPr="00305956" w14:paraId="39560C26" w14:textId="77777777" w:rsidTr="00B818A3">
        <w:tc>
          <w:tcPr>
            <w:tcW w:w="1356" w:type="pct"/>
            <w:shd w:val="clear" w:color="auto" w:fill="F3F3F3"/>
          </w:tcPr>
          <w:p w14:paraId="60590F92" w14:textId="77777777" w:rsidR="00590B63" w:rsidRPr="00305956" w:rsidRDefault="00590B63" w:rsidP="001A3A6F">
            <w:r w:rsidRPr="00305956">
              <w:t>Use-case Name</w:t>
            </w:r>
          </w:p>
        </w:tc>
        <w:tc>
          <w:tcPr>
            <w:tcW w:w="3644" w:type="pct"/>
            <w:gridSpan w:val="4"/>
          </w:tcPr>
          <w:p w14:paraId="53B7481B" w14:textId="77777777" w:rsidR="00590B63" w:rsidRPr="00305956" w:rsidRDefault="00590B63" w:rsidP="001A3A6F">
            <w:r>
              <w:t>Register an account</w:t>
            </w:r>
          </w:p>
        </w:tc>
      </w:tr>
      <w:tr w:rsidR="00590B63" w:rsidRPr="00305956" w14:paraId="7560EBC9" w14:textId="77777777" w:rsidTr="00B818A3">
        <w:tc>
          <w:tcPr>
            <w:tcW w:w="1356" w:type="pct"/>
            <w:shd w:val="clear" w:color="auto" w:fill="F3F3F3"/>
          </w:tcPr>
          <w:p w14:paraId="351CED90" w14:textId="77777777" w:rsidR="00590B63" w:rsidRPr="00305956" w:rsidRDefault="00590B63" w:rsidP="001A3A6F">
            <w:r w:rsidRPr="00305956">
              <w:t xml:space="preserve">Author </w:t>
            </w:r>
          </w:p>
        </w:tc>
        <w:tc>
          <w:tcPr>
            <w:tcW w:w="3644" w:type="pct"/>
            <w:gridSpan w:val="4"/>
          </w:tcPr>
          <w:p w14:paraId="31D28C66" w14:textId="67FDC575" w:rsidR="00590B63" w:rsidRPr="00305956" w:rsidRDefault="00A94A23" w:rsidP="001A3A6F">
            <w:r>
              <w:t>Tran Trung Ta</w:t>
            </w:r>
          </w:p>
        </w:tc>
      </w:tr>
      <w:tr w:rsidR="00590B63" w:rsidRPr="00305956" w14:paraId="0D6DC626" w14:textId="77777777" w:rsidTr="00B818A3">
        <w:tc>
          <w:tcPr>
            <w:tcW w:w="1356" w:type="pct"/>
            <w:shd w:val="clear" w:color="auto" w:fill="F3F3F3"/>
          </w:tcPr>
          <w:p w14:paraId="224269D8" w14:textId="77777777" w:rsidR="00590B63" w:rsidRPr="00305956" w:rsidRDefault="00590B63" w:rsidP="001A3A6F">
            <w:r w:rsidRPr="00305956">
              <w:t>Date</w:t>
            </w:r>
          </w:p>
        </w:tc>
        <w:tc>
          <w:tcPr>
            <w:tcW w:w="1329" w:type="pct"/>
          </w:tcPr>
          <w:p w14:paraId="68E345A1" w14:textId="77777777" w:rsidR="00590B63" w:rsidRPr="00305956" w:rsidRDefault="00590B63" w:rsidP="001A3A6F">
            <w:r>
              <w:t>01/07/2021</w:t>
            </w:r>
          </w:p>
        </w:tc>
        <w:tc>
          <w:tcPr>
            <w:tcW w:w="777" w:type="pct"/>
            <w:shd w:val="clear" w:color="auto" w:fill="F3F3F3"/>
          </w:tcPr>
          <w:p w14:paraId="71F31A3C" w14:textId="77777777" w:rsidR="00590B63" w:rsidRPr="00305956" w:rsidRDefault="00590B63" w:rsidP="001A3A6F">
            <w:r w:rsidRPr="00305956">
              <w:t>Priority</w:t>
            </w:r>
          </w:p>
        </w:tc>
        <w:tc>
          <w:tcPr>
            <w:tcW w:w="1538" w:type="pct"/>
            <w:gridSpan w:val="2"/>
          </w:tcPr>
          <w:p w14:paraId="16426D74" w14:textId="77777777" w:rsidR="00590B63" w:rsidRPr="00305956" w:rsidRDefault="00590B63" w:rsidP="001A3A6F">
            <w:r>
              <w:t>Normal</w:t>
            </w:r>
          </w:p>
        </w:tc>
      </w:tr>
      <w:tr w:rsidR="00590B63" w:rsidRPr="00305956" w14:paraId="44D4E042" w14:textId="77777777" w:rsidTr="001A3A6F">
        <w:tc>
          <w:tcPr>
            <w:tcW w:w="5000" w:type="pct"/>
            <w:gridSpan w:val="5"/>
            <w:shd w:val="clear" w:color="auto" w:fill="FFFFFF"/>
          </w:tcPr>
          <w:p w14:paraId="47574C76" w14:textId="77777777" w:rsidR="00590B63" w:rsidRPr="00305956" w:rsidRDefault="00590B63" w:rsidP="001A3A6F">
            <w:r w:rsidRPr="00305956">
              <w:t>Actor:</w:t>
            </w:r>
          </w:p>
          <w:p w14:paraId="7B1D2E98" w14:textId="77777777" w:rsidR="00590B63" w:rsidRPr="00305956" w:rsidRDefault="00590B63" w:rsidP="001A3A6F">
            <w:r>
              <w:t xml:space="preserve">         Guest</w:t>
            </w:r>
          </w:p>
          <w:p w14:paraId="2991745B" w14:textId="77777777" w:rsidR="00590B63" w:rsidRPr="00305956" w:rsidRDefault="00590B63" w:rsidP="001A3A6F">
            <w:r w:rsidRPr="00305956">
              <w:t>Summary:</w:t>
            </w:r>
          </w:p>
          <w:p w14:paraId="4C2999B4" w14:textId="77777777" w:rsidR="00590B63" w:rsidRPr="00305956" w:rsidRDefault="00590B63" w:rsidP="001A3A6F">
            <w:r w:rsidRPr="00305956">
              <w:tab/>
            </w:r>
            <w:r>
              <w:t>This use case allows guest  to create an account.</w:t>
            </w:r>
          </w:p>
          <w:p w14:paraId="72FA75A4" w14:textId="77777777" w:rsidR="00590B63" w:rsidRPr="00305956" w:rsidRDefault="00590B63" w:rsidP="001A3A6F">
            <w:r w:rsidRPr="00305956">
              <w:t>Goal:</w:t>
            </w:r>
          </w:p>
          <w:p w14:paraId="0D7FF9F6" w14:textId="77777777" w:rsidR="00590B63" w:rsidRPr="00305956" w:rsidRDefault="00590B63" w:rsidP="001A3A6F">
            <w:r w:rsidRPr="00305956">
              <w:tab/>
            </w:r>
            <w:r>
              <w:t>Guest has an account.</w:t>
            </w:r>
          </w:p>
          <w:p w14:paraId="01A4FCB5" w14:textId="77777777" w:rsidR="00590B63" w:rsidRPr="00305956" w:rsidRDefault="00590B63" w:rsidP="001A3A6F">
            <w:r w:rsidRPr="00305956">
              <w:t>Triggers</w:t>
            </w:r>
          </w:p>
          <w:p w14:paraId="317F50EB" w14:textId="77777777" w:rsidR="00590B63" w:rsidRPr="00305956" w:rsidRDefault="00590B63" w:rsidP="001A3A6F">
            <w:r>
              <w:t xml:space="preserve">         Guest clicks on button “Register an account”.</w:t>
            </w:r>
            <w:r w:rsidRPr="00305956">
              <w:tab/>
            </w:r>
          </w:p>
          <w:p w14:paraId="7C5024CE" w14:textId="77777777" w:rsidR="00590B63" w:rsidRPr="00305956" w:rsidRDefault="00590B63" w:rsidP="001A3A6F">
            <w:r w:rsidRPr="00305956">
              <w:t>Preconditions:</w:t>
            </w:r>
          </w:p>
          <w:p w14:paraId="29A0EB96" w14:textId="77777777" w:rsidR="00590B63" w:rsidRPr="00305956" w:rsidRDefault="00590B63" w:rsidP="001A3A6F">
            <w:r>
              <w:t xml:space="preserve">         None.</w:t>
            </w:r>
          </w:p>
          <w:p w14:paraId="1D7A9536" w14:textId="77777777" w:rsidR="00590B63" w:rsidRPr="00305956" w:rsidRDefault="00590B63" w:rsidP="001A3A6F">
            <w:r w:rsidRPr="00305956">
              <w:t>Post Conditions:</w:t>
            </w:r>
          </w:p>
          <w:p w14:paraId="02BB098B" w14:textId="77777777" w:rsidR="00590B63" w:rsidRPr="00305956" w:rsidRDefault="00590B63" w:rsidP="001A3A6F">
            <w:r>
              <w:t xml:space="preserve">        </w:t>
            </w:r>
            <w:r w:rsidRPr="00305956">
              <w:t xml:space="preserve"> </w:t>
            </w:r>
            <w:r>
              <w:t>Success: Register an account successfully.</w:t>
            </w:r>
            <w:r w:rsidRPr="00305956">
              <w:t xml:space="preserve"> </w:t>
            </w:r>
          </w:p>
          <w:p w14:paraId="5C69D390" w14:textId="77777777" w:rsidR="00590B63" w:rsidRPr="00305956" w:rsidRDefault="00590B63" w:rsidP="001A3A6F">
            <w:r w:rsidRPr="00305956">
              <w:t>Main Success Scenario:</w:t>
            </w:r>
          </w:p>
          <w:tbl>
            <w:tblPr>
              <w:tblW w:w="8429" w:type="dxa"/>
              <w:tblLook w:val="0400" w:firstRow="0" w:lastRow="0" w:firstColumn="0" w:lastColumn="0" w:noHBand="0" w:noVBand="1"/>
            </w:tblPr>
            <w:tblGrid>
              <w:gridCol w:w="949"/>
              <w:gridCol w:w="2773"/>
              <w:gridCol w:w="4707"/>
            </w:tblGrid>
            <w:tr w:rsidR="00590B63" w:rsidRPr="00E06C00" w14:paraId="1D87D9E4" w14:textId="77777777" w:rsidTr="001A3A6F">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2E632C0" w14:textId="77777777" w:rsidR="00590B63" w:rsidRPr="00E06C00" w:rsidRDefault="00590B63" w:rsidP="001A3A6F">
                  <w:pPr>
                    <w:pStyle w:val="TableStyleWCS"/>
                    <w:rPr>
                      <w:rFonts w:eastAsia="Times New Roman"/>
                    </w:rPr>
                  </w:pPr>
                  <w:r w:rsidRPr="00E06C00">
                    <w:lastRenderedPageBreak/>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435CEC3" w14:textId="77777777" w:rsidR="00590B63" w:rsidRPr="00E06C00" w:rsidRDefault="00590B63" w:rsidP="001A3A6F">
                  <w:pPr>
                    <w:pStyle w:val="TableStyleWCS"/>
                    <w:rPr>
                      <w:rFonts w:eastAsia="Times New Roman"/>
                    </w:rPr>
                  </w:pPr>
                  <w:r w:rsidRPr="00E06C00">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F49CE9B" w14:textId="77777777" w:rsidR="00590B63" w:rsidRPr="00E06C00" w:rsidRDefault="00590B63" w:rsidP="001A3A6F">
                  <w:pPr>
                    <w:pStyle w:val="TableStyleWCS"/>
                    <w:rPr>
                      <w:rFonts w:eastAsia="Times New Roman"/>
                    </w:rPr>
                  </w:pPr>
                  <w:r w:rsidRPr="00E06C00">
                    <w:t>System Response</w:t>
                  </w:r>
                </w:p>
              </w:tc>
            </w:tr>
            <w:tr w:rsidR="00590B63" w:rsidRPr="00E06C00" w14:paraId="14ED633A" w14:textId="77777777" w:rsidTr="001A3A6F">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BEC189" w14:textId="77777777" w:rsidR="00590B63" w:rsidRPr="00E06C00" w:rsidRDefault="00590B63" w:rsidP="001A3A6F">
                  <w:pPr>
                    <w:pStyle w:val="TableStyleWCS"/>
                    <w:rPr>
                      <w:rFonts w:eastAsia="Times New Roman"/>
                    </w:rPr>
                  </w:pPr>
                  <w:r w:rsidRPr="00E06C00">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13B06F" w14:textId="77777777" w:rsidR="00590B63" w:rsidRPr="00E06C00" w:rsidRDefault="00590B63" w:rsidP="001A3A6F">
                  <w:pPr>
                    <w:pStyle w:val="TableStyleWCS"/>
                  </w:pPr>
                  <w:r>
                    <w:t>Guest clicks on button “Register”</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648258" w14:textId="77777777" w:rsidR="00590B63" w:rsidRDefault="00590B63" w:rsidP="001A3A6F">
                  <w:pPr>
                    <w:pStyle w:val="TableStyleWCS"/>
                  </w:pPr>
                  <w:r w:rsidRPr="00E06C00">
                    <w:t>The</w:t>
                  </w:r>
                  <w:r>
                    <w:t xml:space="preserve"> system shows a form in a table:</w:t>
                  </w:r>
                </w:p>
                <w:p w14:paraId="34E932A6" w14:textId="77777777" w:rsidR="00590B63" w:rsidRDefault="00590B63" w:rsidP="001A3A6F">
                  <w:pPr>
                    <w:pStyle w:val="TableStyleWCS"/>
                  </w:pPr>
                  <w:r>
                    <w:t>- Username : Textbox, required.</w:t>
                  </w:r>
                </w:p>
                <w:p w14:paraId="7148EB7C" w14:textId="77777777" w:rsidR="00590B63" w:rsidRDefault="00590B63" w:rsidP="001A3A6F">
                  <w:pPr>
                    <w:pStyle w:val="TableStyleWCS"/>
                  </w:pPr>
                  <w:r>
                    <w:t>- Password : Password, required.</w:t>
                  </w:r>
                </w:p>
                <w:p w14:paraId="157EE471" w14:textId="77777777" w:rsidR="00590B63" w:rsidRDefault="00590B63" w:rsidP="001A3A6F">
                  <w:pPr>
                    <w:pStyle w:val="TableStyleWCS"/>
                  </w:pPr>
                  <w:r>
                    <w:t>- Fullname : Textbox, required.</w:t>
                  </w:r>
                </w:p>
                <w:p w14:paraId="400E8836" w14:textId="77777777" w:rsidR="00590B63" w:rsidRDefault="00590B63" w:rsidP="001A3A6F">
                  <w:pPr>
                    <w:pStyle w:val="TableStyleWCS"/>
                  </w:pPr>
                  <w:r>
                    <w:t>- Address : Textbox, required.</w:t>
                  </w:r>
                </w:p>
                <w:p w14:paraId="088C4C33" w14:textId="77777777" w:rsidR="00590B63" w:rsidRDefault="00590B63" w:rsidP="001A3A6F">
                  <w:pPr>
                    <w:pStyle w:val="TableStyleWCS"/>
                  </w:pPr>
                  <w:r>
                    <w:t>- Email : Textbox, required.</w:t>
                  </w:r>
                </w:p>
                <w:p w14:paraId="0953E612" w14:textId="77777777" w:rsidR="00590B63" w:rsidRDefault="00590B63" w:rsidP="001A3A6F">
                  <w:pPr>
                    <w:pStyle w:val="TableStyleWCS"/>
                  </w:pPr>
                  <w:r>
                    <w:t>- Phone : Textbox, required.</w:t>
                  </w:r>
                </w:p>
                <w:p w14:paraId="72ADF416" w14:textId="77777777" w:rsidR="00590B63" w:rsidRDefault="00590B63" w:rsidP="001A3A6F">
                  <w:pPr>
                    <w:pStyle w:val="TableStyleWCS"/>
                  </w:pPr>
                  <w:r>
                    <w:t>- Role : Combobox [Customer, Vender].</w:t>
                  </w:r>
                </w:p>
                <w:p w14:paraId="1679EF00" w14:textId="77777777" w:rsidR="00590B63" w:rsidRDefault="00590B63" w:rsidP="001A3A6F">
                  <w:pPr>
                    <w:pStyle w:val="TableStyleWCS"/>
                  </w:pPr>
                  <w:r>
                    <w:t>“Create” button</w:t>
                  </w:r>
                  <w:r>
                    <w:br/>
                    <w:t>“Cancel” button</w:t>
                  </w:r>
                </w:p>
                <w:p w14:paraId="4CD14FC0" w14:textId="77777777" w:rsidR="00590B63" w:rsidRPr="00435690" w:rsidRDefault="00590B63" w:rsidP="001A3A6F">
                  <w:pPr>
                    <w:pStyle w:val="TableStyleWCS"/>
                    <w:rPr>
                      <w:rFonts w:eastAsia="Noto Sans Symbols" w:cs="Noto Sans Symbols"/>
                    </w:rPr>
                  </w:pPr>
                  <w:r>
                    <w:t>Exception[1,2,3,4,5,6,7,8]</w:t>
                  </w:r>
                </w:p>
              </w:tc>
            </w:tr>
            <w:tr w:rsidR="00A16585" w:rsidRPr="00E06C00" w14:paraId="319642CA" w14:textId="77777777" w:rsidTr="001A3A6F">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543403" w14:textId="6C8D0CB5" w:rsidR="00A16585" w:rsidRPr="00E06C00" w:rsidRDefault="00A16585" w:rsidP="001A3A6F">
                  <w:pPr>
                    <w:pStyle w:val="TableStyleWCS"/>
                  </w:pPr>
                  <w:r>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5C120F" w14:textId="3E25F5FB" w:rsidR="00A16585" w:rsidRDefault="00A16585" w:rsidP="001A3A6F">
                  <w:pPr>
                    <w:pStyle w:val="TableStyleWCS"/>
                  </w:pPr>
                  <w:r>
                    <w:t>Guest inputs information.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2DA16A" w14:textId="77777777" w:rsidR="00A16585" w:rsidRPr="00E06C00" w:rsidRDefault="00A16585" w:rsidP="001A3A6F">
                  <w:pPr>
                    <w:pStyle w:val="TableStyleWCS"/>
                  </w:pPr>
                </w:p>
              </w:tc>
            </w:tr>
            <w:tr w:rsidR="00590B63" w:rsidRPr="00E06C00" w14:paraId="364EBDEB" w14:textId="77777777" w:rsidTr="001A3A6F">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045FD0" w14:textId="3BA8A05F" w:rsidR="00590B63" w:rsidRPr="00E06C00" w:rsidRDefault="00A16585" w:rsidP="001A3A6F">
                  <w:pPr>
                    <w:pStyle w:val="TableStyleWCS"/>
                    <w:rPr>
                      <w:rFonts w:eastAsia="Times New Roman"/>
                    </w:rPr>
                  </w:pPr>
                  <w:r>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DCB429" w14:textId="77777777" w:rsidR="00590B63" w:rsidRPr="00E06C00" w:rsidRDefault="00590B63" w:rsidP="001A3A6F">
                  <w:pPr>
                    <w:pStyle w:val="TableStyleWCS"/>
                  </w:pPr>
                  <w:r>
                    <w:t>Guest clicks on button “Create”</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F85DA4" w14:textId="77777777" w:rsidR="00590B63" w:rsidRDefault="00590B63" w:rsidP="001A3A6F">
                  <w:pPr>
                    <w:pStyle w:val="TableStyleWCS"/>
                  </w:pPr>
                  <w:r>
                    <w:t>The system shows a message “Created successfully!”</w:t>
                  </w:r>
                </w:p>
                <w:p w14:paraId="382D20C4" w14:textId="77777777" w:rsidR="00590B63" w:rsidRPr="00E06C00" w:rsidRDefault="00590B63" w:rsidP="001A3A6F">
                  <w:pPr>
                    <w:pStyle w:val="TableStyleWCS"/>
                  </w:pPr>
                  <w:r>
                    <w:t>Exception[1,2,3,4,5,6,7,8,9].</w:t>
                  </w:r>
                </w:p>
              </w:tc>
            </w:tr>
          </w:tbl>
          <w:p w14:paraId="05D8BB7D" w14:textId="77777777" w:rsidR="00590B63" w:rsidRDefault="00590B63" w:rsidP="001A3A6F">
            <w:r>
              <w:t>Alternative:</w:t>
            </w:r>
          </w:p>
          <w:p w14:paraId="5688E87A" w14:textId="349ECBA5" w:rsidR="002654A9" w:rsidRPr="00305956" w:rsidRDefault="0026418C" w:rsidP="001A3A6F">
            <w:r>
              <w:t xml:space="preserve">         - None.</w:t>
            </w:r>
          </w:p>
          <w:p w14:paraId="4B383567" w14:textId="77777777" w:rsidR="00590B63" w:rsidRPr="00305956" w:rsidRDefault="00590B63" w:rsidP="001A3A6F">
            <w:r w:rsidRPr="00305956">
              <w:t>Exceptions:</w:t>
            </w:r>
          </w:p>
          <w:tbl>
            <w:tblPr>
              <w:tblW w:w="8429" w:type="dxa"/>
              <w:tblLook w:val="0400" w:firstRow="0" w:lastRow="0" w:firstColumn="0" w:lastColumn="0" w:noHBand="0" w:noVBand="1"/>
            </w:tblPr>
            <w:tblGrid>
              <w:gridCol w:w="949"/>
              <w:gridCol w:w="2773"/>
              <w:gridCol w:w="4707"/>
            </w:tblGrid>
            <w:tr w:rsidR="00590B63" w:rsidRPr="00E06C00" w14:paraId="1DCB5734" w14:textId="77777777" w:rsidTr="001A3A6F">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6658D54" w14:textId="77777777" w:rsidR="00590B63" w:rsidRPr="00E06C00" w:rsidRDefault="00590B63" w:rsidP="001A3A6F">
                  <w:pPr>
                    <w:pStyle w:val="TableStyleWCS"/>
                    <w:rPr>
                      <w:rFonts w:eastAsia="Times New Roman"/>
                    </w:rPr>
                  </w:pPr>
                  <w:r>
                    <w:t>No</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0EBB259" w14:textId="77777777" w:rsidR="00590B63" w:rsidRPr="00E06C00" w:rsidRDefault="00590B63" w:rsidP="001A3A6F">
                  <w:pPr>
                    <w:pStyle w:val="TableStyleWCS"/>
                    <w:rPr>
                      <w:rFonts w:eastAsia="Times New Roman"/>
                    </w:rPr>
                  </w:pPr>
                  <w:r w:rsidRPr="00E06C00">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2D25CA36" w14:textId="77777777" w:rsidR="00590B63" w:rsidRPr="00E06C00" w:rsidRDefault="00590B63" w:rsidP="001A3A6F">
                  <w:pPr>
                    <w:pStyle w:val="TableStyleWCS"/>
                    <w:rPr>
                      <w:rFonts w:eastAsia="Times New Roman"/>
                    </w:rPr>
                  </w:pPr>
                  <w:r w:rsidRPr="00E06C00">
                    <w:t>System Response</w:t>
                  </w:r>
                </w:p>
              </w:tc>
            </w:tr>
            <w:tr w:rsidR="00590B63" w:rsidRPr="00E06C00" w14:paraId="2E7194D2" w14:textId="77777777" w:rsidTr="001A3A6F">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DD3AB6" w14:textId="77777777" w:rsidR="00590B63" w:rsidRPr="003E3C85" w:rsidRDefault="00590B63" w:rsidP="001A3A6F">
                  <w:pPr>
                    <w:pStyle w:val="TableStyleWCS"/>
                  </w:pPr>
                  <w:r w:rsidRPr="00E06C00">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222345" w14:textId="77777777" w:rsidR="00590B63" w:rsidRPr="00E06C00" w:rsidRDefault="00590B63" w:rsidP="001A3A6F">
                  <w:pPr>
                    <w:pStyle w:val="TableStyleWCS"/>
                  </w:pPr>
                  <w:r>
                    <w:t>Guest inputs field is empty</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AFEF06" w14:textId="77777777" w:rsidR="00590B63" w:rsidRPr="003E3C85" w:rsidRDefault="00590B63" w:rsidP="001A3A6F">
                  <w:pPr>
                    <w:pStyle w:val="TableStyleWCS"/>
                  </w:pPr>
                  <w:r w:rsidRPr="00E06C00">
                    <w:t xml:space="preserve">The system </w:t>
                  </w:r>
                  <w:r>
                    <w:t>shows a message “This field is not allow to be empty”.</w:t>
                  </w:r>
                </w:p>
              </w:tc>
            </w:tr>
            <w:tr w:rsidR="00590B63" w:rsidRPr="00E06C00" w14:paraId="376889A3" w14:textId="77777777" w:rsidTr="001A3A6F">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66F562" w14:textId="77777777" w:rsidR="00590B63" w:rsidRPr="003E3C85" w:rsidRDefault="00590B63" w:rsidP="001A3A6F">
                  <w:pPr>
                    <w:pStyle w:val="TableStyleWCS"/>
                  </w:pPr>
                  <w:r>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E09A2D" w14:textId="77777777" w:rsidR="00590B63" w:rsidRDefault="00590B63" w:rsidP="001A3A6F">
                  <w:pPr>
                    <w:pStyle w:val="TableStyleWCS"/>
                  </w:pPr>
                  <w:r>
                    <w:t>The internet is not available</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878791" w14:textId="77777777" w:rsidR="00590B63" w:rsidRPr="00E06C00" w:rsidRDefault="00590B63" w:rsidP="001A3A6F">
                  <w:pPr>
                    <w:pStyle w:val="TableStyleWCS"/>
                  </w:pPr>
                  <w:r>
                    <w:t>The system shows a message “The internet was interrupted. Please try again!”.</w:t>
                  </w:r>
                </w:p>
              </w:tc>
            </w:tr>
            <w:tr w:rsidR="00590B63" w:rsidRPr="00E06C00" w14:paraId="77F6FDB7" w14:textId="77777777" w:rsidTr="001A3A6F">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750263" w14:textId="77777777" w:rsidR="00590B63" w:rsidRPr="00E06C00" w:rsidRDefault="00590B63" w:rsidP="001A3A6F">
                  <w:pPr>
                    <w:pStyle w:val="TableStyleWCS"/>
                  </w:pPr>
                  <w:r>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E97770" w14:textId="77777777" w:rsidR="00590B63" w:rsidRDefault="00590B63" w:rsidP="001A3A6F">
                  <w:pPr>
                    <w:pStyle w:val="TableStyleWCS"/>
                  </w:pPr>
                  <w:r>
                    <w:t>Phone number is wrong format</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97FDF9" w14:textId="77777777" w:rsidR="00590B63" w:rsidRPr="00E06C00" w:rsidRDefault="00590B63" w:rsidP="001A3A6F">
                  <w:pPr>
                    <w:pStyle w:val="TableStyleWCS"/>
                  </w:pPr>
                  <w:r>
                    <w:t>The system show error message “Phone number format is +84XXXXXXXXX or 0XXXXXXXXX”.</w:t>
                  </w:r>
                </w:p>
              </w:tc>
            </w:tr>
            <w:tr w:rsidR="00590B63" w:rsidRPr="00E06C00" w14:paraId="10E92D42" w14:textId="77777777" w:rsidTr="001A3A6F">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704187" w14:textId="77777777" w:rsidR="00590B63" w:rsidRPr="00E06C00" w:rsidRDefault="00590B63" w:rsidP="001A3A6F">
                  <w:pPr>
                    <w:pStyle w:val="TableStyleWCS"/>
                  </w:pPr>
                  <w:r>
                    <w:lastRenderedPageBreak/>
                    <w:t>4</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8EAF2F" w14:textId="77777777" w:rsidR="00590B63" w:rsidRDefault="00590B63" w:rsidP="001A3A6F">
                  <w:pPr>
                    <w:pStyle w:val="TableStyleWCS"/>
                  </w:pPr>
                  <w:r>
                    <w:t>Length of Username is under 6 characters</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E3816D" w14:textId="77777777" w:rsidR="00590B63" w:rsidRPr="00E06C00" w:rsidRDefault="00590B63" w:rsidP="001A3A6F">
                  <w:pPr>
                    <w:pStyle w:val="TableStyleWCS"/>
                  </w:pPr>
                  <w:r>
                    <w:t>The system shows an error message “Length of Username must be 6 – 50 characters”.</w:t>
                  </w:r>
                </w:p>
              </w:tc>
            </w:tr>
            <w:tr w:rsidR="00590B63" w:rsidRPr="00E06C00" w14:paraId="531551F5" w14:textId="77777777" w:rsidTr="001A3A6F">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79FDCA" w14:textId="77777777" w:rsidR="00590B63" w:rsidRPr="00E06C00" w:rsidRDefault="00590B63" w:rsidP="001A3A6F">
                  <w:pPr>
                    <w:pStyle w:val="TableStyleWCS"/>
                  </w:pPr>
                  <w:r>
                    <w:t>5</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0A0CCB" w14:textId="77777777" w:rsidR="00590B63" w:rsidRDefault="00590B63" w:rsidP="001A3A6F">
                  <w:pPr>
                    <w:pStyle w:val="TableStyleWCS"/>
                  </w:pPr>
                  <w:r>
                    <w:t>Length of Username is over 50 characters</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999C7D" w14:textId="77777777" w:rsidR="00590B63" w:rsidRPr="00E06C00" w:rsidRDefault="00590B63" w:rsidP="001A3A6F">
                  <w:pPr>
                    <w:pStyle w:val="TableStyleWCS"/>
                  </w:pPr>
                  <w:r>
                    <w:t>The system shows an error message “Length of Username must be 6 – 50 characters”.</w:t>
                  </w:r>
                </w:p>
              </w:tc>
            </w:tr>
            <w:tr w:rsidR="00590B63" w:rsidRPr="00E06C00" w14:paraId="100AEF3D" w14:textId="77777777" w:rsidTr="001A3A6F">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F60914" w14:textId="77777777" w:rsidR="00590B63" w:rsidRPr="00E06C00" w:rsidRDefault="00590B63" w:rsidP="001A3A6F">
                  <w:pPr>
                    <w:pStyle w:val="TableStyleWCS"/>
                  </w:pPr>
                  <w:r>
                    <w:t>6</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C745BE" w14:textId="77777777" w:rsidR="00590B63" w:rsidRDefault="00590B63" w:rsidP="001A3A6F">
                  <w:pPr>
                    <w:pStyle w:val="TableStyleWCS"/>
                  </w:pPr>
                  <w:r>
                    <w:t>Length of Password is under 8 characters</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CB5F11" w14:textId="77777777" w:rsidR="00590B63" w:rsidRPr="00E06C00" w:rsidRDefault="00590B63" w:rsidP="001A3A6F">
                  <w:pPr>
                    <w:pStyle w:val="TableStyleWCS"/>
                  </w:pPr>
                  <w:r>
                    <w:t>The system shows an error message “Length of Username must be 8 – 30 characters”.</w:t>
                  </w:r>
                </w:p>
              </w:tc>
            </w:tr>
            <w:tr w:rsidR="00590B63" w:rsidRPr="00E06C00" w14:paraId="45A2FA97" w14:textId="77777777" w:rsidTr="001A3A6F">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88A565" w14:textId="77777777" w:rsidR="00590B63" w:rsidRPr="00E06C00" w:rsidRDefault="00590B63" w:rsidP="001A3A6F">
                  <w:pPr>
                    <w:pStyle w:val="TableStyleWCS"/>
                  </w:pPr>
                  <w:r>
                    <w:t>7</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3DC9F1" w14:textId="77777777" w:rsidR="00590B63" w:rsidRDefault="00590B63" w:rsidP="001A3A6F">
                  <w:pPr>
                    <w:pStyle w:val="TableStyleWCS"/>
                  </w:pPr>
                  <w:r>
                    <w:t>Length of Password is over 30 characters</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78E981" w14:textId="77777777" w:rsidR="00590B63" w:rsidRPr="00E06C00" w:rsidRDefault="00590B63" w:rsidP="001A3A6F">
                  <w:pPr>
                    <w:pStyle w:val="TableStyleWCS"/>
                  </w:pPr>
                  <w:r>
                    <w:t>The system shows an error message “Length of Password must be 8 – 30 characters”.</w:t>
                  </w:r>
                </w:p>
              </w:tc>
            </w:tr>
            <w:tr w:rsidR="00590B63" w:rsidRPr="00E06C00" w14:paraId="249DD191" w14:textId="77777777" w:rsidTr="001A3A6F">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744F18" w14:textId="77777777" w:rsidR="00590B63" w:rsidRDefault="00590B63" w:rsidP="001A3A6F">
                  <w:pPr>
                    <w:pStyle w:val="TableStyleWCS"/>
                  </w:pPr>
                  <w:r>
                    <w:t>8</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0B1633" w14:textId="77777777" w:rsidR="00590B63" w:rsidRDefault="00590B63" w:rsidP="001A3A6F">
                  <w:pPr>
                    <w:pStyle w:val="TableStyleWCS"/>
                  </w:pPr>
                  <w:r>
                    <w:t>Password is included special character</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5F6B22" w14:textId="77777777" w:rsidR="00590B63" w:rsidRDefault="00590B63" w:rsidP="001A3A6F">
                  <w:pPr>
                    <w:pStyle w:val="TableStyleWCS"/>
                  </w:pPr>
                  <w:r>
                    <w:t>The system shows an error message “Password is included special characters”.</w:t>
                  </w:r>
                </w:p>
              </w:tc>
            </w:tr>
            <w:tr w:rsidR="00590B63" w:rsidRPr="00E06C00" w14:paraId="7C1B038B" w14:textId="77777777" w:rsidTr="001A3A6F">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7D75D3" w14:textId="77777777" w:rsidR="00590B63" w:rsidRDefault="00590B63" w:rsidP="001A3A6F">
                  <w:pPr>
                    <w:pStyle w:val="TableStyleWCS"/>
                  </w:pPr>
                  <w:r>
                    <w:t>9</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1E0ACD" w14:textId="77777777" w:rsidR="00590B63" w:rsidRDefault="00590B63" w:rsidP="001A3A6F">
                  <w:pPr>
                    <w:pStyle w:val="TableStyleWCS"/>
                  </w:pPr>
                  <w:r>
                    <w:t>Username existed</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912A93" w14:textId="77777777" w:rsidR="00590B63" w:rsidRDefault="00590B63" w:rsidP="001A3A6F">
                  <w:pPr>
                    <w:pStyle w:val="TableStyleWCS"/>
                  </w:pPr>
                  <w:r>
                    <w:t>The system shows an error message “Username existed”.</w:t>
                  </w:r>
                </w:p>
              </w:tc>
            </w:tr>
          </w:tbl>
          <w:p w14:paraId="3363E9E7" w14:textId="77777777" w:rsidR="00590B63" w:rsidRDefault="00590B63" w:rsidP="001A3A6F">
            <w:r>
              <w:t>Relationships:</w:t>
            </w:r>
          </w:p>
          <w:p w14:paraId="1B1106E1" w14:textId="77777777" w:rsidR="00590B63" w:rsidRPr="00305956" w:rsidRDefault="00590B63" w:rsidP="001A3A6F">
            <w:r>
              <w:t xml:space="preserve">         - None.</w:t>
            </w:r>
          </w:p>
          <w:p w14:paraId="7741B5E9" w14:textId="77777777" w:rsidR="00590B63" w:rsidRDefault="00590B63" w:rsidP="001A3A6F">
            <w:r w:rsidRPr="00305956">
              <w:t>Business Rules:</w:t>
            </w:r>
          </w:p>
          <w:p w14:paraId="2EEC931F" w14:textId="77777777" w:rsidR="00590B63" w:rsidRPr="00305956" w:rsidRDefault="00590B63" w:rsidP="001A3A6F">
            <w:r>
              <w:t xml:space="preserve">         - Guest must inputs all information.</w:t>
            </w:r>
          </w:p>
        </w:tc>
      </w:tr>
    </w:tbl>
    <w:p w14:paraId="2E0B6C3F" w14:textId="437D1673" w:rsidR="001D4EA2" w:rsidRDefault="001D4EA2" w:rsidP="00405A3A">
      <w:pPr>
        <w:pStyle w:val="Heading2"/>
      </w:pPr>
      <w:bookmarkStart w:id="18" w:name="_Toc77171473"/>
      <w:r>
        <w:lastRenderedPageBreak/>
        <w:t>&lt; Guest &gt; Login</w:t>
      </w:r>
      <w:bookmarkEnd w:id="18"/>
    </w:p>
    <w:p w14:paraId="378D1721" w14:textId="732A3DED" w:rsidR="00B818A3" w:rsidRDefault="00B818A3" w:rsidP="00803E41">
      <w:pPr>
        <w:jc w:val="center"/>
      </w:pPr>
      <w:r>
        <w:drawing>
          <wp:inline distT="0" distB="0" distL="0" distR="0" wp14:anchorId="35E8D4B9" wp14:editId="1E0081F0">
            <wp:extent cx="4000500" cy="1800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1800225"/>
                    </a:xfrm>
                    <a:prstGeom prst="rect">
                      <a:avLst/>
                    </a:prstGeom>
                    <a:noFill/>
                    <a:ln>
                      <a:noFill/>
                    </a:ln>
                  </pic:spPr>
                </pic:pic>
              </a:graphicData>
            </a:graphic>
          </wp:inline>
        </w:drawing>
      </w:r>
    </w:p>
    <w:p w14:paraId="7EEC0E4C" w14:textId="40ED8593" w:rsidR="001D4EA2" w:rsidRDefault="001D4EA2" w:rsidP="001D4EA2">
      <w:pPr>
        <w:jc w:val="center"/>
      </w:pPr>
      <w:r>
        <w:t>Figure 3.4 &lt; Guest &gt; Login</w:t>
      </w:r>
    </w:p>
    <w:p w14:paraId="4D3AF014" w14:textId="77777777" w:rsidR="005173B3" w:rsidRDefault="005173B3" w:rsidP="005173B3"/>
    <w:p w14:paraId="3ABD0C14" w14:textId="518DEFF2" w:rsidR="00B818A3" w:rsidRDefault="005173B3" w:rsidP="005173B3">
      <w:r w:rsidRPr="00435690">
        <w:t>Use Case Specification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8" w:type="dxa"/>
          <w:left w:w="115" w:type="dxa"/>
          <w:bottom w:w="58" w:type="dxa"/>
          <w:right w:w="115" w:type="dxa"/>
        </w:tblCellMar>
        <w:tblLook w:val="01E0" w:firstRow="1" w:lastRow="1" w:firstColumn="1" w:lastColumn="1" w:noHBand="0" w:noVBand="0"/>
      </w:tblPr>
      <w:tblGrid>
        <w:gridCol w:w="2490"/>
        <w:gridCol w:w="2441"/>
        <w:gridCol w:w="1428"/>
        <w:gridCol w:w="743"/>
        <w:gridCol w:w="2088"/>
      </w:tblGrid>
      <w:tr w:rsidR="00196EBF" w14:paraId="6DFCE25C" w14:textId="77777777" w:rsidTr="00B818A3">
        <w:tc>
          <w:tcPr>
            <w:tcW w:w="5000" w:type="pct"/>
            <w:gridSpan w:val="5"/>
            <w:tcBorders>
              <w:top w:val="single" w:sz="4" w:space="0" w:color="000000"/>
              <w:left w:val="single" w:sz="4" w:space="0" w:color="000000"/>
              <w:bottom w:val="single" w:sz="4" w:space="0" w:color="000000"/>
              <w:right w:val="single" w:sz="4" w:space="0" w:color="000000"/>
            </w:tcBorders>
            <w:shd w:val="clear" w:color="auto" w:fill="F3F3F3"/>
          </w:tcPr>
          <w:p w14:paraId="018532DC" w14:textId="11E243E9" w:rsidR="00196EBF" w:rsidRDefault="00196EBF">
            <w:pPr>
              <w:spacing w:after="200" w:line="276" w:lineRule="auto"/>
              <w:rPr>
                <w:sz w:val="22"/>
                <w:szCs w:val="22"/>
                <w:lang w:eastAsia="en-US"/>
              </w:rPr>
            </w:pPr>
            <w:r>
              <w:t>USE CASE – sSs_UC_03</w:t>
            </w:r>
          </w:p>
        </w:tc>
      </w:tr>
      <w:tr w:rsidR="00196EBF" w14:paraId="3AC832AE" w14:textId="77777777" w:rsidTr="00B8544F">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1984C55B" w14:textId="77777777" w:rsidR="00196EBF" w:rsidRDefault="00196EBF">
            <w:pPr>
              <w:spacing w:after="200" w:line="276" w:lineRule="auto"/>
              <w:rPr>
                <w:sz w:val="22"/>
                <w:szCs w:val="22"/>
                <w:lang w:eastAsia="en-US"/>
              </w:rPr>
            </w:pPr>
            <w:r>
              <w:t>Use-case No.</w:t>
            </w:r>
          </w:p>
        </w:tc>
        <w:tc>
          <w:tcPr>
            <w:tcW w:w="1328" w:type="pct"/>
            <w:tcBorders>
              <w:top w:val="single" w:sz="4" w:space="0" w:color="000000"/>
              <w:left w:val="single" w:sz="4" w:space="0" w:color="000000"/>
              <w:bottom w:val="single" w:sz="4" w:space="0" w:color="000000"/>
              <w:right w:val="single" w:sz="4" w:space="0" w:color="000000"/>
            </w:tcBorders>
            <w:hideMark/>
          </w:tcPr>
          <w:p w14:paraId="159402A9" w14:textId="125EC4CC" w:rsidR="00196EBF" w:rsidRDefault="00196EBF">
            <w:pPr>
              <w:spacing w:after="200" w:line="276" w:lineRule="auto"/>
              <w:rPr>
                <w:sz w:val="22"/>
                <w:szCs w:val="22"/>
                <w:lang w:eastAsia="en-US"/>
              </w:rPr>
            </w:pPr>
            <w:r>
              <w:t>&lt;UC003&gt;</w:t>
            </w:r>
          </w:p>
        </w:tc>
        <w:tc>
          <w:tcPr>
            <w:tcW w:w="1181" w:type="pct"/>
            <w:gridSpan w:val="2"/>
            <w:tcBorders>
              <w:top w:val="single" w:sz="4" w:space="0" w:color="000000"/>
              <w:left w:val="single" w:sz="4" w:space="0" w:color="000000"/>
              <w:bottom w:val="single" w:sz="4" w:space="0" w:color="000000"/>
              <w:right w:val="single" w:sz="4" w:space="0" w:color="000000"/>
            </w:tcBorders>
            <w:shd w:val="clear" w:color="auto" w:fill="F3F3F3"/>
            <w:hideMark/>
          </w:tcPr>
          <w:p w14:paraId="6A36D5A0" w14:textId="77777777" w:rsidR="00196EBF" w:rsidRDefault="00196EBF">
            <w:pPr>
              <w:spacing w:after="200" w:line="276" w:lineRule="auto"/>
              <w:rPr>
                <w:sz w:val="22"/>
                <w:szCs w:val="22"/>
                <w:lang w:eastAsia="en-US"/>
              </w:rPr>
            </w:pPr>
            <w:r>
              <w:t>Use-case Version</w:t>
            </w:r>
          </w:p>
        </w:tc>
        <w:tc>
          <w:tcPr>
            <w:tcW w:w="1136" w:type="pct"/>
            <w:tcBorders>
              <w:top w:val="single" w:sz="4" w:space="0" w:color="000000"/>
              <w:left w:val="single" w:sz="4" w:space="0" w:color="000000"/>
              <w:bottom w:val="single" w:sz="4" w:space="0" w:color="000000"/>
              <w:right w:val="single" w:sz="4" w:space="0" w:color="000000"/>
            </w:tcBorders>
            <w:hideMark/>
          </w:tcPr>
          <w:p w14:paraId="54AE38DC" w14:textId="77777777" w:rsidR="00196EBF" w:rsidRDefault="00196EBF">
            <w:pPr>
              <w:spacing w:after="200" w:line="276" w:lineRule="auto"/>
              <w:rPr>
                <w:sz w:val="22"/>
                <w:szCs w:val="22"/>
                <w:lang w:eastAsia="en-US"/>
              </w:rPr>
            </w:pPr>
            <w:r>
              <w:t>1.0</w:t>
            </w:r>
          </w:p>
        </w:tc>
      </w:tr>
      <w:tr w:rsidR="00196EBF" w14:paraId="74E8AC89" w14:textId="77777777" w:rsidTr="00B8544F">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2D4D0020" w14:textId="77777777" w:rsidR="00196EBF" w:rsidRDefault="00196EBF">
            <w:pPr>
              <w:spacing w:after="200" w:line="276" w:lineRule="auto"/>
              <w:rPr>
                <w:sz w:val="22"/>
                <w:szCs w:val="22"/>
                <w:lang w:eastAsia="en-US"/>
              </w:rPr>
            </w:pPr>
            <w:r>
              <w:t>Use-case Name</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7E0A86F7" w14:textId="77777777" w:rsidR="00196EBF" w:rsidRDefault="00196EBF">
            <w:pPr>
              <w:spacing w:after="200" w:line="276" w:lineRule="auto"/>
              <w:rPr>
                <w:sz w:val="22"/>
                <w:szCs w:val="22"/>
                <w:lang w:eastAsia="en-US"/>
              </w:rPr>
            </w:pPr>
            <w:r>
              <w:t>Login</w:t>
            </w:r>
          </w:p>
        </w:tc>
      </w:tr>
      <w:tr w:rsidR="00196EBF" w14:paraId="468B286E" w14:textId="77777777" w:rsidTr="00B8544F">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1D2FF8E3" w14:textId="77777777" w:rsidR="00196EBF" w:rsidRDefault="00196EBF">
            <w:pPr>
              <w:spacing w:after="200" w:line="276" w:lineRule="auto"/>
              <w:rPr>
                <w:sz w:val="22"/>
                <w:szCs w:val="22"/>
                <w:lang w:eastAsia="en-US"/>
              </w:rPr>
            </w:pPr>
            <w:r>
              <w:t xml:space="preserve">Author </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546BCC58" w14:textId="68047E95" w:rsidR="00196EBF" w:rsidRDefault="00196EBF">
            <w:pPr>
              <w:spacing w:after="200" w:line="276" w:lineRule="auto"/>
              <w:rPr>
                <w:sz w:val="22"/>
                <w:szCs w:val="22"/>
                <w:lang w:eastAsia="en-US"/>
              </w:rPr>
            </w:pPr>
            <w:r>
              <w:t>Tran Trung Ta</w:t>
            </w:r>
          </w:p>
        </w:tc>
      </w:tr>
      <w:tr w:rsidR="00196EBF" w14:paraId="039F1F5F" w14:textId="77777777" w:rsidTr="00B8544F">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639AE358" w14:textId="77777777" w:rsidR="00196EBF" w:rsidRDefault="00196EBF">
            <w:pPr>
              <w:spacing w:after="200" w:line="276" w:lineRule="auto"/>
              <w:rPr>
                <w:sz w:val="22"/>
                <w:szCs w:val="22"/>
                <w:lang w:eastAsia="en-US"/>
              </w:rPr>
            </w:pPr>
            <w:r>
              <w:t>Date</w:t>
            </w:r>
          </w:p>
        </w:tc>
        <w:tc>
          <w:tcPr>
            <w:tcW w:w="1328" w:type="pct"/>
            <w:tcBorders>
              <w:top w:val="single" w:sz="4" w:space="0" w:color="000000"/>
              <w:left w:val="single" w:sz="4" w:space="0" w:color="000000"/>
              <w:bottom w:val="single" w:sz="4" w:space="0" w:color="000000"/>
              <w:right w:val="single" w:sz="4" w:space="0" w:color="000000"/>
            </w:tcBorders>
            <w:hideMark/>
          </w:tcPr>
          <w:p w14:paraId="48108993" w14:textId="77777777" w:rsidR="00196EBF" w:rsidRDefault="00196EBF">
            <w:pPr>
              <w:spacing w:after="200" w:line="276" w:lineRule="auto"/>
              <w:rPr>
                <w:sz w:val="22"/>
                <w:szCs w:val="22"/>
                <w:lang w:eastAsia="en-US"/>
              </w:rPr>
            </w:pPr>
            <w:r>
              <w:t>7/03/2021</w:t>
            </w:r>
          </w:p>
        </w:tc>
        <w:tc>
          <w:tcPr>
            <w:tcW w:w="777" w:type="pct"/>
            <w:tcBorders>
              <w:top w:val="single" w:sz="4" w:space="0" w:color="000000"/>
              <w:left w:val="single" w:sz="4" w:space="0" w:color="000000"/>
              <w:bottom w:val="single" w:sz="4" w:space="0" w:color="000000"/>
              <w:right w:val="single" w:sz="4" w:space="0" w:color="000000"/>
            </w:tcBorders>
            <w:shd w:val="clear" w:color="auto" w:fill="F3F3F3"/>
            <w:hideMark/>
          </w:tcPr>
          <w:p w14:paraId="3D7AA7BE" w14:textId="77777777" w:rsidR="00196EBF" w:rsidRDefault="00196EBF">
            <w:pPr>
              <w:spacing w:after="200" w:line="276" w:lineRule="auto"/>
              <w:rPr>
                <w:sz w:val="22"/>
                <w:szCs w:val="22"/>
                <w:lang w:eastAsia="en-US"/>
              </w:rPr>
            </w:pPr>
            <w:r>
              <w:t>Priority</w:t>
            </w:r>
          </w:p>
        </w:tc>
        <w:tc>
          <w:tcPr>
            <w:tcW w:w="1540" w:type="pct"/>
            <w:gridSpan w:val="2"/>
            <w:tcBorders>
              <w:top w:val="single" w:sz="4" w:space="0" w:color="000000"/>
              <w:left w:val="single" w:sz="4" w:space="0" w:color="000000"/>
              <w:bottom w:val="single" w:sz="4" w:space="0" w:color="000000"/>
              <w:right w:val="single" w:sz="4" w:space="0" w:color="000000"/>
            </w:tcBorders>
            <w:hideMark/>
          </w:tcPr>
          <w:p w14:paraId="2581E79C" w14:textId="77777777" w:rsidR="00196EBF" w:rsidRDefault="00196EBF">
            <w:pPr>
              <w:spacing w:after="200" w:line="276" w:lineRule="auto"/>
              <w:rPr>
                <w:sz w:val="22"/>
                <w:szCs w:val="22"/>
                <w:lang w:eastAsia="en-US"/>
              </w:rPr>
            </w:pPr>
            <w:r>
              <w:t>Normal</w:t>
            </w:r>
          </w:p>
        </w:tc>
      </w:tr>
      <w:tr w:rsidR="00196EBF" w14:paraId="058829AF" w14:textId="77777777" w:rsidTr="00B818A3">
        <w:tc>
          <w:tcPr>
            <w:tcW w:w="5000" w:type="pct"/>
            <w:gridSpan w:val="5"/>
            <w:tcBorders>
              <w:top w:val="single" w:sz="4" w:space="0" w:color="000000"/>
              <w:left w:val="single" w:sz="4" w:space="0" w:color="000000"/>
              <w:bottom w:val="single" w:sz="4" w:space="0" w:color="000000"/>
              <w:right w:val="single" w:sz="4" w:space="0" w:color="000000"/>
            </w:tcBorders>
            <w:shd w:val="clear" w:color="auto" w:fill="FFFFFF"/>
          </w:tcPr>
          <w:p w14:paraId="0A832EDF" w14:textId="77777777" w:rsidR="00196EBF" w:rsidRDefault="00196EBF">
            <w:r>
              <w:t>Actor:</w:t>
            </w:r>
          </w:p>
          <w:p w14:paraId="65A9CCB1" w14:textId="77777777" w:rsidR="00196EBF" w:rsidRDefault="00196EBF">
            <w:r>
              <w:t xml:space="preserve">         Guest </w:t>
            </w:r>
          </w:p>
          <w:p w14:paraId="3E1E9E88" w14:textId="77777777" w:rsidR="00196EBF" w:rsidRDefault="00196EBF">
            <w:r>
              <w:t>Summary:</w:t>
            </w:r>
          </w:p>
          <w:p w14:paraId="37B4A764" w14:textId="77777777" w:rsidR="00196EBF" w:rsidRDefault="00196EBF">
            <w:r>
              <w:t xml:space="preserve">         This use case allows Guest to log in.</w:t>
            </w:r>
          </w:p>
          <w:p w14:paraId="288674F5" w14:textId="77777777" w:rsidR="00196EBF" w:rsidRDefault="00196EBF">
            <w:r>
              <w:t>Goal:</w:t>
            </w:r>
          </w:p>
          <w:p w14:paraId="4941955F" w14:textId="77777777" w:rsidR="00196EBF" w:rsidRDefault="00196EBF">
            <w:r>
              <w:t xml:space="preserve">         Guest can View log in in the system.</w:t>
            </w:r>
          </w:p>
          <w:p w14:paraId="740C4A74" w14:textId="77777777" w:rsidR="00196EBF" w:rsidRDefault="00196EBF">
            <w:r>
              <w:t>Triggers</w:t>
            </w:r>
          </w:p>
          <w:p w14:paraId="16914864" w14:textId="77777777" w:rsidR="00196EBF" w:rsidRDefault="00196EBF">
            <w:r>
              <w:t xml:space="preserve">        Guest input username, password click on button “Log in”.</w:t>
            </w:r>
            <w:r>
              <w:tab/>
            </w:r>
          </w:p>
          <w:p w14:paraId="5E92EEBB" w14:textId="77777777" w:rsidR="00196EBF" w:rsidRDefault="00196EBF">
            <w:r>
              <w:t>Preconditions:</w:t>
            </w:r>
          </w:p>
          <w:p w14:paraId="45DD63EF" w14:textId="77777777" w:rsidR="00196EBF" w:rsidRDefault="00196EBF">
            <w:r>
              <w:lastRenderedPageBreak/>
              <w:t xml:space="preserve">         Guest is on log in screen.</w:t>
            </w:r>
          </w:p>
          <w:p w14:paraId="594FA628" w14:textId="77777777" w:rsidR="00196EBF" w:rsidRDefault="00196EBF">
            <w:r>
              <w:t>Post Conditions:</w:t>
            </w:r>
          </w:p>
          <w:p w14:paraId="5FA640AB" w14:textId="77777777" w:rsidR="00196EBF" w:rsidRDefault="00196EBF">
            <w:r>
              <w:t xml:space="preserve">         Success: Guest log in to the system successfully.</w:t>
            </w:r>
          </w:p>
          <w:p w14:paraId="080BCECB" w14:textId="77777777" w:rsidR="00196EBF" w:rsidRDefault="00196EBF">
            <w:r>
              <w:t xml:space="preserve">         Fail: Show error messages.</w:t>
            </w:r>
          </w:p>
          <w:p w14:paraId="48090016" w14:textId="77777777" w:rsidR="00196EBF" w:rsidRDefault="00196EBF"/>
          <w:p w14:paraId="1C552AA1" w14:textId="77777777" w:rsidR="00196EBF" w:rsidRDefault="00196EBF"/>
          <w:p w14:paraId="0A5125C7" w14:textId="77777777" w:rsidR="00196EBF" w:rsidRDefault="00196EBF">
            <w:r>
              <w:t>Main Success Scenario:</w:t>
            </w:r>
          </w:p>
          <w:p w14:paraId="6622FB1D" w14:textId="77777777" w:rsidR="00196EBF" w:rsidRDefault="00196EBF">
            <w:r>
              <w:t xml:space="preserve">         </w:t>
            </w:r>
          </w:p>
          <w:tbl>
            <w:tblPr>
              <w:tblW w:w="8555" w:type="dxa"/>
              <w:tblLook w:val="0400" w:firstRow="0" w:lastRow="0" w:firstColumn="0" w:lastColumn="0" w:noHBand="0" w:noVBand="1"/>
            </w:tblPr>
            <w:tblGrid>
              <w:gridCol w:w="949"/>
              <w:gridCol w:w="2773"/>
              <w:gridCol w:w="4833"/>
            </w:tblGrid>
            <w:tr w:rsidR="00196EBF" w14:paraId="47B9D3EE"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67086DBC" w14:textId="77777777" w:rsidR="00196EBF" w:rsidRDefault="00196EBF">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4966BC35" w14:textId="77777777" w:rsidR="00196EBF" w:rsidRDefault="00196EBF">
                  <w:pPr>
                    <w:pStyle w:val="TableStyleWCS"/>
                    <w:spacing w:line="276" w:lineRule="auto"/>
                    <w:rPr>
                      <w:rFonts w:eastAsia="Times New Roman"/>
                      <w:lang w:eastAsia="en-US"/>
                    </w:rPr>
                  </w:pPr>
                  <w:r>
                    <w:rPr>
                      <w:lang w:eastAsia="en-US"/>
                    </w:rPr>
                    <w:t>Actor Action</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054F2136" w14:textId="77777777" w:rsidR="00196EBF" w:rsidRDefault="00196EBF">
                  <w:pPr>
                    <w:pStyle w:val="TableStyleWCS"/>
                    <w:spacing w:line="276" w:lineRule="auto"/>
                    <w:rPr>
                      <w:rFonts w:eastAsia="Times New Roman"/>
                      <w:lang w:eastAsia="en-US"/>
                    </w:rPr>
                  </w:pPr>
                  <w:r>
                    <w:rPr>
                      <w:lang w:eastAsia="en-US"/>
                    </w:rPr>
                    <w:t>System Response</w:t>
                  </w:r>
                </w:p>
              </w:tc>
            </w:tr>
            <w:tr w:rsidR="00196EBF" w14:paraId="6149A7E7"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F043DF5" w14:textId="77777777" w:rsidR="00196EBF" w:rsidRDefault="00196EBF">
                  <w:pPr>
                    <w:pStyle w:val="TableStyleWCS"/>
                    <w:spacing w:line="276" w:lineRule="auto"/>
                    <w:rPr>
                      <w:rFonts w:eastAsia="Times New Roman"/>
                      <w:lang w:eastAsia="en-US"/>
                    </w:rPr>
                  </w:pPr>
                  <w:r>
                    <w:rPr>
                      <w:rFonts w:eastAsia="Times New Roman"/>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C9BA72" w14:textId="77777777" w:rsidR="00196EBF" w:rsidRDefault="00196EBF">
                  <w:pPr>
                    <w:pStyle w:val="TableStyleWCS"/>
                    <w:spacing w:line="276" w:lineRule="auto"/>
                    <w:rPr>
                      <w:lang w:eastAsia="en-US"/>
                    </w:rPr>
                  </w:pPr>
                  <w:r>
                    <w:rPr>
                      <w:lang w:eastAsia="en-US"/>
                    </w:rPr>
                    <w:t>Guest click on button “Log in”.</w:t>
                  </w:r>
                </w:p>
                <w:p w14:paraId="7602641A" w14:textId="77777777" w:rsidR="00196EBF" w:rsidRDefault="00196EBF">
                  <w:pPr>
                    <w:pStyle w:val="TableStyleWCS"/>
                    <w:spacing w:line="276" w:lineRule="auto"/>
                    <w:rPr>
                      <w:rFonts w:eastAsia="Times New Roman"/>
                      <w:lang w:eastAsia="en-US"/>
                    </w:rPr>
                  </w:pPr>
                </w:p>
                <w:p w14:paraId="54C73E98" w14:textId="77777777" w:rsidR="00196EBF" w:rsidRDefault="00196EBF">
                  <w:pPr>
                    <w:pStyle w:val="TableStyleWCS"/>
                    <w:spacing w:line="276" w:lineRule="auto"/>
                    <w:rPr>
                      <w:lang w:eastAsia="en-US"/>
                    </w:rPr>
                  </w:pPr>
                </w:p>
                <w:p w14:paraId="7AB91E83" w14:textId="77777777" w:rsidR="00196EBF" w:rsidRDefault="00196EBF">
                  <w:pPr>
                    <w:pStyle w:val="TableStyleWCS"/>
                    <w:spacing w:line="276" w:lineRule="auto"/>
                    <w:rPr>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D48ADE" w14:textId="77777777" w:rsidR="00196EBF" w:rsidRDefault="00196EBF">
                  <w:pPr>
                    <w:pStyle w:val="TableStyleWCS"/>
                    <w:spacing w:line="276" w:lineRule="auto"/>
                    <w:rPr>
                      <w:rFonts w:eastAsia="Times New Roman"/>
                      <w:lang w:eastAsia="en-US"/>
                    </w:rPr>
                  </w:pPr>
                  <w:r>
                    <w:rPr>
                      <w:lang w:eastAsia="en-US"/>
                    </w:rPr>
                    <w:t xml:space="preserve">The system requires the following input from User includes:  </w:t>
                  </w:r>
                </w:p>
                <w:p w14:paraId="36E0231E" w14:textId="77777777" w:rsidR="00196EBF" w:rsidRDefault="00196EBF">
                  <w:pPr>
                    <w:pStyle w:val="TableStyleWCS"/>
                    <w:spacing w:line="276" w:lineRule="auto"/>
                    <w:rPr>
                      <w:lang w:eastAsia="en-US"/>
                    </w:rPr>
                  </w:pPr>
                  <w:r>
                    <w:rPr>
                      <w:lang w:eastAsia="en-US"/>
                    </w:rPr>
                    <w:t>+ Username: textbox,required</w:t>
                  </w:r>
                </w:p>
                <w:p w14:paraId="4FAFFFC7" w14:textId="77777777" w:rsidR="00196EBF" w:rsidRDefault="00196EBF">
                  <w:pPr>
                    <w:pStyle w:val="TableStyleWCS"/>
                    <w:spacing w:line="276" w:lineRule="auto"/>
                    <w:rPr>
                      <w:lang w:eastAsia="en-US"/>
                    </w:rPr>
                  </w:pPr>
                  <w:r>
                    <w:rPr>
                      <w:lang w:eastAsia="en-US"/>
                    </w:rPr>
                    <w:t>+Password: password,required</w:t>
                  </w:r>
                </w:p>
                <w:p w14:paraId="2DF452E1" w14:textId="77777777" w:rsidR="00196EBF" w:rsidRDefault="00196EBF">
                  <w:pPr>
                    <w:pStyle w:val="TableStyleWCS"/>
                    <w:spacing w:line="276" w:lineRule="auto"/>
                    <w:rPr>
                      <w:lang w:eastAsia="en-US"/>
                    </w:rPr>
                  </w:pPr>
                </w:p>
                <w:p w14:paraId="111C568F" w14:textId="77777777" w:rsidR="00196EBF" w:rsidRDefault="00196EBF">
                  <w:pPr>
                    <w:pStyle w:val="TableStyleWCS"/>
                    <w:spacing w:line="276" w:lineRule="auto"/>
                    <w:rPr>
                      <w:lang w:eastAsia="en-US"/>
                    </w:rPr>
                  </w:pPr>
                </w:p>
                <w:p w14:paraId="0731771B" w14:textId="77777777" w:rsidR="00196EBF" w:rsidRDefault="00196EBF">
                  <w:pPr>
                    <w:pStyle w:val="TableStyleWCS"/>
                    <w:spacing w:line="276" w:lineRule="auto"/>
                    <w:rPr>
                      <w:lang w:eastAsia="en-US"/>
                    </w:rPr>
                  </w:pPr>
                  <w:r>
                    <w:rPr>
                      <w:lang w:eastAsia="en-US"/>
                    </w:rPr>
                    <w:t>+”Sign in” : button</w:t>
                  </w:r>
                </w:p>
                <w:p w14:paraId="0FB30168" w14:textId="77777777" w:rsidR="00196EBF" w:rsidRDefault="00196EBF">
                  <w:pPr>
                    <w:pStyle w:val="TableStyleWCS"/>
                    <w:spacing w:line="276" w:lineRule="auto"/>
                    <w:rPr>
                      <w:lang w:eastAsia="en-US"/>
                    </w:rPr>
                  </w:pPr>
                  <w:r>
                    <w:rPr>
                      <w:lang w:eastAsia="en-US"/>
                    </w:rPr>
                    <w:t>Exception[1,2,3]</w:t>
                  </w:r>
                </w:p>
              </w:tc>
            </w:tr>
            <w:tr w:rsidR="00196EBF" w14:paraId="0049180D" w14:textId="77777777">
              <w:trPr>
                <w:trHeight w:val="762"/>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61BB40CD" w14:textId="77777777" w:rsidR="00196EBF" w:rsidRDefault="00196EBF">
                  <w:pPr>
                    <w:pStyle w:val="TableStyleWCS"/>
                    <w:spacing w:line="276" w:lineRule="auto"/>
                    <w:rPr>
                      <w:rFonts w:eastAsia="Times New Roman"/>
                      <w:lang w:eastAsia="en-US"/>
                    </w:rPr>
                  </w:pPr>
                  <w:r>
                    <w:rPr>
                      <w:rFonts w:eastAsia="Times New Roman"/>
                      <w:lang w:eastAsia="en-US"/>
                    </w:rPr>
                    <w:t>2</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tcPr>
                <w:p w14:paraId="67B1EA49" w14:textId="77777777" w:rsidR="00196EBF" w:rsidRDefault="00196EBF">
                  <w:pPr>
                    <w:pStyle w:val="TableStyleWCS"/>
                    <w:spacing w:line="276" w:lineRule="auto"/>
                    <w:rPr>
                      <w:rFonts w:eastAsia="Times New Roman"/>
                      <w:lang w:eastAsia="en-US"/>
                    </w:rPr>
                  </w:pPr>
                  <w:r>
                    <w:rPr>
                      <w:rFonts w:eastAsia="Times New Roman"/>
                      <w:color w:val="000000"/>
                      <w:lang w:eastAsia="en-US"/>
                    </w:rPr>
                    <w:t xml:space="preserve">Guest </w:t>
                  </w:r>
                  <w:r>
                    <w:rPr>
                      <w:lang w:eastAsia="en-US"/>
                    </w:rPr>
                    <w:t>inputs information.</w:t>
                  </w:r>
                </w:p>
                <w:p w14:paraId="2F75EF5A" w14:textId="77777777" w:rsidR="00196EBF" w:rsidRDefault="00196EBF">
                  <w:pPr>
                    <w:pStyle w:val="TableStyleWCS"/>
                    <w:spacing w:line="276" w:lineRule="auto"/>
                    <w:rPr>
                      <w:rFonts w:eastAsia="Times New Roman"/>
                      <w:lang w:eastAsia="en-US"/>
                    </w:rPr>
                  </w:pPr>
                </w:p>
              </w:tc>
              <w:tc>
                <w:tcPr>
                  <w:tcW w:w="483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tcPr>
                <w:p w14:paraId="5A6C1AB2" w14:textId="77777777" w:rsidR="00196EBF" w:rsidRDefault="00196EBF">
                  <w:pPr>
                    <w:pStyle w:val="TableStyleWCS"/>
                    <w:spacing w:line="276" w:lineRule="auto"/>
                    <w:rPr>
                      <w:rFonts w:eastAsia="Times New Roman"/>
                      <w:lang w:eastAsia="en-US"/>
                    </w:rPr>
                  </w:pPr>
                </w:p>
              </w:tc>
            </w:tr>
            <w:tr w:rsidR="00196EBF" w14:paraId="40FBCB39"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F2C6818" w14:textId="77777777" w:rsidR="00196EBF" w:rsidRDefault="00196EBF">
                  <w:pPr>
                    <w:pStyle w:val="TableStyleWCS"/>
                    <w:spacing w:line="276" w:lineRule="auto"/>
                    <w:rPr>
                      <w:rFonts w:eastAsia="Times New Roman"/>
                      <w:lang w:eastAsia="en-US"/>
                    </w:rPr>
                  </w:pPr>
                  <w:r>
                    <w:rPr>
                      <w:rFonts w:eastAsia="Times New Roman"/>
                      <w:lang w:eastAsia="en-US"/>
                    </w:rPr>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A20B21" w14:textId="77777777" w:rsidR="00196EBF" w:rsidRDefault="00196EBF">
                  <w:pPr>
                    <w:pStyle w:val="TableStyleWCS"/>
                    <w:spacing w:line="276" w:lineRule="auto"/>
                    <w:rPr>
                      <w:lang w:eastAsia="en-US"/>
                    </w:rPr>
                  </w:pPr>
                  <w:r>
                    <w:rPr>
                      <w:lang w:eastAsia="en-US"/>
                    </w:rPr>
                    <w:t>Guest click on button “Sign in”.</w:t>
                  </w:r>
                </w:p>
                <w:p w14:paraId="2491D1DB" w14:textId="77777777" w:rsidR="00196EBF" w:rsidRDefault="00196EBF">
                  <w:pPr>
                    <w:pStyle w:val="TableStyleWCS"/>
                    <w:spacing w:line="276" w:lineRule="auto"/>
                    <w:rPr>
                      <w:lang w:eastAsia="en-US"/>
                    </w:rPr>
                  </w:pPr>
                </w:p>
                <w:p w14:paraId="092C7496" w14:textId="77777777" w:rsidR="00196EBF" w:rsidRDefault="00196EBF">
                  <w:pPr>
                    <w:pStyle w:val="TableStyleWCS"/>
                    <w:spacing w:line="276" w:lineRule="auto"/>
                    <w:rPr>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981508C" w14:textId="77777777" w:rsidR="00196EBF" w:rsidRDefault="00196EBF">
                  <w:pPr>
                    <w:pStyle w:val="TableStyleWCS"/>
                    <w:spacing w:line="276" w:lineRule="auto"/>
                    <w:rPr>
                      <w:lang w:eastAsia="en-US"/>
                    </w:rPr>
                  </w:pPr>
                  <w:r>
                    <w:rPr>
                      <w:rFonts w:eastAsia="Times New Roman"/>
                      <w:lang w:eastAsia="en-US"/>
                    </w:rPr>
                    <w:t xml:space="preserve">The system show message that the user has logged in successfully  </w:t>
                  </w:r>
                </w:p>
              </w:tc>
            </w:tr>
          </w:tbl>
          <w:p w14:paraId="16B024AC" w14:textId="77777777" w:rsidR="00196EBF" w:rsidRDefault="00196EBF"/>
          <w:p w14:paraId="7E7BA196" w14:textId="77777777" w:rsidR="00196EBF" w:rsidRDefault="00196EBF">
            <w:r>
              <w:t>Exception :</w:t>
            </w:r>
          </w:p>
          <w:tbl>
            <w:tblPr>
              <w:tblW w:w="8429" w:type="dxa"/>
              <w:tblLook w:val="0400" w:firstRow="0" w:lastRow="0" w:firstColumn="0" w:lastColumn="0" w:noHBand="0" w:noVBand="1"/>
            </w:tblPr>
            <w:tblGrid>
              <w:gridCol w:w="949"/>
              <w:gridCol w:w="2773"/>
              <w:gridCol w:w="4707"/>
            </w:tblGrid>
            <w:tr w:rsidR="00196EBF" w14:paraId="2BAD995D"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67F30627" w14:textId="77777777" w:rsidR="00196EBF" w:rsidRDefault="00196EBF">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71400060" w14:textId="77777777" w:rsidR="00196EBF" w:rsidRDefault="00196EBF">
                  <w:pPr>
                    <w:pStyle w:val="TableStyleWCS"/>
                    <w:spacing w:line="276" w:lineRule="auto"/>
                    <w:rPr>
                      <w:rFonts w:eastAsia="Times New Roman"/>
                      <w:lang w:eastAsia="en-US"/>
                    </w:rPr>
                  </w:pPr>
                  <w:r>
                    <w:rPr>
                      <w:lang w:eastAsia="en-US"/>
                    </w:rPr>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3F5B4688" w14:textId="77777777" w:rsidR="00196EBF" w:rsidRDefault="00196EBF">
                  <w:pPr>
                    <w:pStyle w:val="TableStyleWCS"/>
                    <w:spacing w:line="276" w:lineRule="auto"/>
                    <w:rPr>
                      <w:rFonts w:eastAsia="Times New Roman"/>
                      <w:lang w:eastAsia="en-US"/>
                    </w:rPr>
                  </w:pPr>
                  <w:r>
                    <w:rPr>
                      <w:lang w:eastAsia="en-US"/>
                    </w:rPr>
                    <w:t>System Response</w:t>
                  </w:r>
                </w:p>
              </w:tc>
            </w:tr>
            <w:tr w:rsidR="00196EBF" w14:paraId="5A6179E7"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DE142FA" w14:textId="77777777" w:rsidR="00196EBF" w:rsidRDefault="00196EBF">
                  <w:pPr>
                    <w:pStyle w:val="TableStyleWCS"/>
                    <w:spacing w:line="276" w:lineRule="auto"/>
                    <w:rPr>
                      <w:rFonts w:eastAsia="Times New Roman"/>
                      <w:lang w:eastAsia="en-US"/>
                    </w:rPr>
                  </w:pPr>
                  <w:r>
                    <w:rPr>
                      <w:rFonts w:eastAsia="Times New Roman"/>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D34186" w14:textId="77777777" w:rsidR="00196EBF" w:rsidRDefault="00196EBF">
                  <w:pPr>
                    <w:pStyle w:val="TableStyleWCS"/>
                    <w:spacing w:line="276" w:lineRule="auto"/>
                    <w:rPr>
                      <w:rFonts w:eastAsia="Times New Roman"/>
                      <w:lang w:eastAsia="en-US"/>
                    </w:rPr>
                  </w:pPr>
                  <w:r>
                    <w:rPr>
                      <w:rFonts w:eastAsia="Times New Roman"/>
                      <w:lang w:eastAsia="en-US"/>
                    </w:rPr>
                    <w:t>Input field is empty.</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8556D9" w14:textId="77777777" w:rsidR="00196EBF" w:rsidRDefault="00196EBF">
                  <w:pPr>
                    <w:pStyle w:val="TableStyleWCS"/>
                    <w:spacing w:line="276" w:lineRule="auto"/>
                    <w:rPr>
                      <w:rFonts w:eastAsia="Noto Sans Symbols" w:cs="Noto Sans Symbols"/>
                      <w:lang w:eastAsia="en-US"/>
                    </w:rPr>
                  </w:pPr>
                  <w:r>
                    <w:rPr>
                      <w:rFonts w:eastAsia="Noto Sans Symbols" w:cs="Noto Sans Symbols"/>
                      <w:lang w:eastAsia="en-US"/>
                    </w:rPr>
                    <w:t>System show error message” This field is not allow empty”.</w:t>
                  </w:r>
                </w:p>
              </w:tc>
            </w:tr>
            <w:tr w:rsidR="00196EBF" w14:paraId="38080FE8" w14:textId="77777777">
              <w:trPr>
                <w:trHeight w:val="1081"/>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688E8029" w14:textId="77777777" w:rsidR="00196EBF" w:rsidRDefault="00196EBF">
                  <w:pPr>
                    <w:pStyle w:val="TableStyleWCS"/>
                    <w:spacing w:line="276" w:lineRule="auto"/>
                    <w:rPr>
                      <w:rFonts w:eastAsia="Times New Roman"/>
                      <w:lang w:eastAsia="en-US"/>
                    </w:rPr>
                  </w:pPr>
                  <w:r>
                    <w:rPr>
                      <w:rFonts w:eastAsia="Times New Roman"/>
                      <w:lang w:eastAsia="en-US"/>
                    </w:rPr>
                    <w:lastRenderedPageBreak/>
                    <w:t xml:space="preserve">2. </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3DD79EA7" w14:textId="77777777" w:rsidR="00196EBF" w:rsidRDefault="00196EBF">
                  <w:pPr>
                    <w:pStyle w:val="TableStyleWCS"/>
                    <w:spacing w:line="276" w:lineRule="auto"/>
                    <w:rPr>
                      <w:rFonts w:eastAsia="Times New Roman"/>
                      <w:lang w:eastAsia="en-US"/>
                    </w:rPr>
                  </w:pPr>
                  <w:r>
                    <w:rPr>
                      <w:rFonts w:eastAsia="Times New Roman"/>
                      <w:lang w:eastAsia="en-US"/>
                    </w:rPr>
                    <w:t xml:space="preserve"> Username is invalid.</w:t>
                  </w:r>
                </w:p>
              </w:tc>
              <w:tc>
                <w:tcPr>
                  <w:tcW w:w="4707"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13EE4CE1" w14:textId="77777777" w:rsidR="00196EBF" w:rsidRDefault="00196EBF">
                  <w:pPr>
                    <w:pStyle w:val="TableStyleWCS"/>
                    <w:spacing w:line="276" w:lineRule="auto"/>
                    <w:rPr>
                      <w:rFonts w:eastAsia="Noto Sans Symbols" w:cs="Noto Sans Symbols"/>
                      <w:lang w:eastAsia="en-US"/>
                    </w:rPr>
                  </w:pPr>
                  <w:r>
                    <w:rPr>
                      <w:rFonts w:eastAsia="Noto Sans Symbols" w:cs="Noto Sans Symbols"/>
                      <w:lang w:eastAsia="en-US"/>
                    </w:rPr>
                    <w:t xml:space="preserve"> System show error message “Invalid username”.</w:t>
                  </w:r>
                </w:p>
              </w:tc>
            </w:tr>
            <w:tr w:rsidR="00196EBF" w14:paraId="450AEA67"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8570BA7" w14:textId="77777777" w:rsidR="00196EBF" w:rsidRDefault="00196EBF">
                  <w:pPr>
                    <w:pStyle w:val="TableStyleWCS"/>
                    <w:spacing w:line="276" w:lineRule="auto"/>
                    <w:rPr>
                      <w:rFonts w:eastAsia="Times New Roman"/>
                      <w:lang w:eastAsia="en-US"/>
                    </w:rPr>
                  </w:pPr>
                  <w:r>
                    <w:rPr>
                      <w:rFonts w:eastAsia="Times New Roman"/>
                      <w:lang w:eastAsia="en-US"/>
                    </w:rPr>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E66CD60" w14:textId="77777777" w:rsidR="00196EBF" w:rsidRDefault="00196EBF">
                  <w:pPr>
                    <w:pStyle w:val="TableStyleWCS"/>
                    <w:spacing w:line="276" w:lineRule="auto"/>
                    <w:rPr>
                      <w:rFonts w:eastAsia="Times New Roman"/>
                      <w:lang w:eastAsia="en-US"/>
                    </w:rPr>
                  </w:pPr>
                  <w:r>
                    <w:rPr>
                      <w:rFonts w:eastAsia="Times New Roman"/>
                      <w:lang w:eastAsia="en-US"/>
                    </w:rPr>
                    <w:t xml:space="preserve"> Password is invalid.</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8E1AF32" w14:textId="77777777" w:rsidR="00196EBF" w:rsidRDefault="00196EBF">
                  <w:pPr>
                    <w:pStyle w:val="TableStyleWCS"/>
                    <w:spacing w:line="276" w:lineRule="auto"/>
                    <w:rPr>
                      <w:rFonts w:eastAsia="Noto Sans Symbols" w:cs="Noto Sans Symbols"/>
                      <w:lang w:eastAsia="en-US"/>
                    </w:rPr>
                  </w:pPr>
                  <w:r>
                    <w:rPr>
                      <w:rFonts w:eastAsia="Noto Sans Symbols" w:cs="Noto Sans Symbols"/>
                      <w:lang w:eastAsia="en-US"/>
                    </w:rPr>
                    <w:t xml:space="preserve"> System show error message “Invalid password ”.</w:t>
                  </w:r>
                </w:p>
              </w:tc>
            </w:tr>
          </w:tbl>
          <w:p w14:paraId="4ECF5812" w14:textId="77777777" w:rsidR="00196EBF" w:rsidRDefault="00196EBF"/>
          <w:p w14:paraId="03727E8A" w14:textId="77777777" w:rsidR="00196EBF" w:rsidRDefault="00196EBF">
            <w:r>
              <w:t>Relationships: N/A</w:t>
            </w:r>
          </w:p>
          <w:p w14:paraId="5A6D18FF" w14:textId="77777777" w:rsidR="00196EBF" w:rsidRDefault="00196EBF">
            <w:r>
              <w:t xml:space="preserve">Business Rules:      </w:t>
            </w:r>
          </w:p>
          <w:p w14:paraId="2664D690" w14:textId="77777777" w:rsidR="00196EBF" w:rsidRDefault="00196EBF">
            <w:pPr>
              <w:spacing w:after="0" w:line="276" w:lineRule="auto"/>
              <w:ind w:left="720"/>
              <w:rPr>
                <w:rFonts w:eastAsia="Calibri" w:cs="Calibri"/>
                <w:color w:val="000000"/>
                <w:sz w:val="22"/>
                <w:szCs w:val="22"/>
                <w:lang w:eastAsia="en-US"/>
              </w:rPr>
            </w:pPr>
            <w:r>
              <w:rPr>
                <w:rFonts w:eastAsia="Calibri" w:cs="Calibri"/>
                <w:color w:val="000000"/>
              </w:rPr>
              <w:t>User password character is secured and hidden with “****” character</w:t>
            </w:r>
          </w:p>
        </w:tc>
      </w:tr>
    </w:tbl>
    <w:p w14:paraId="3696B205" w14:textId="4DA57161" w:rsidR="001D4EA2" w:rsidRDefault="005173B3" w:rsidP="00405A3A">
      <w:pPr>
        <w:pStyle w:val="Heading2"/>
      </w:pPr>
      <w:bookmarkStart w:id="19" w:name="_Toc77171474"/>
      <w:r>
        <w:lastRenderedPageBreak/>
        <w:t>&lt; Guest &gt; View list shoes</w:t>
      </w:r>
      <w:bookmarkEnd w:id="19"/>
    </w:p>
    <w:p w14:paraId="1D9EE5C8" w14:textId="6FE4A7A1" w:rsidR="001D4EA2" w:rsidRDefault="00B41C26" w:rsidP="001D4EA2">
      <w:pPr>
        <w:jc w:val="center"/>
      </w:pPr>
      <w:r>
        <w:drawing>
          <wp:inline distT="0" distB="0" distL="0" distR="0" wp14:anchorId="31FFCD6A" wp14:editId="3D783426">
            <wp:extent cx="3173186" cy="1333500"/>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73186" cy="1333500"/>
                    </a:xfrm>
                    <a:prstGeom prst="rect">
                      <a:avLst/>
                    </a:prstGeom>
                  </pic:spPr>
                </pic:pic>
              </a:graphicData>
            </a:graphic>
          </wp:inline>
        </w:drawing>
      </w:r>
    </w:p>
    <w:p w14:paraId="498C1217" w14:textId="089E2CA5" w:rsidR="001D4EA2" w:rsidRDefault="001D4EA2" w:rsidP="001D4EA2">
      <w:pPr>
        <w:jc w:val="center"/>
      </w:pPr>
      <w:r>
        <w:t>Fi</w:t>
      </w:r>
      <w:r w:rsidR="005173B3">
        <w:t>gure 3.5 &lt; Guest &gt; View list shoes</w:t>
      </w:r>
    </w:p>
    <w:p w14:paraId="79368B24" w14:textId="7953DF06" w:rsidR="00B818A3" w:rsidRDefault="00B818A3" w:rsidP="00B818A3"/>
    <w:p w14:paraId="3C84D1A0" w14:textId="2589D276" w:rsidR="00B818A3" w:rsidRDefault="005173B3" w:rsidP="005173B3">
      <w:r>
        <w:t>Use Case Specification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8" w:type="dxa"/>
          <w:left w:w="115" w:type="dxa"/>
          <w:bottom w:w="58" w:type="dxa"/>
          <w:right w:w="115" w:type="dxa"/>
        </w:tblCellMar>
        <w:tblLook w:val="01E0" w:firstRow="1" w:lastRow="1" w:firstColumn="1" w:lastColumn="1" w:noHBand="0" w:noVBand="0"/>
      </w:tblPr>
      <w:tblGrid>
        <w:gridCol w:w="2490"/>
        <w:gridCol w:w="2441"/>
        <w:gridCol w:w="1428"/>
        <w:gridCol w:w="743"/>
        <w:gridCol w:w="2088"/>
      </w:tblGrid>
      <w:tr w:rsidR="0073170B" w14:paraId="6FAA9EB6" w14:textId="77777777" w:rsidTr="00B818A3">
        <w:tc>
          <w:tcPr>
            <w:tcW w:w="5000" w:type="pct"/>
            <w:gridSpan w:val="5"/>
            <w:tcBorders>
              <w:top w:val="single" w:sz="4" w:space="0" w:color="000000"/>
              <w:left w:val="single" w:sz="4" w:space="0" w:color="000000"/>
              <w:bottom w:val="single" w:sz="4" w:space="0" w:color="000000"/>
              <w:right w:val="single" w:sz="4" w:space="0" w:color="000000"/>
            </w:tcBorders>
            <w:shd w:val="clear" w:color="auto" w:fill="F3F3F3"/>
          </w:tcPr>
          <w:p w14:paraId="4E6ABB92" w14:textId="64FBB9C1" w:rsidR="0073170B" w:rsidRDefault="0073170B">
            <w:pPr>
              <w:spacing w:after="200" w:line="276" w:lineRule="auto"/>
              <w:rPr>
                <w:sz w:val="22"/>
                <w:szCs w:val="22"/>
                <w:lang w:eastAsia="en-US"/>
              </w:rPr>
            </w:pPr>
            <w:r>
              <w:t>USE CASE – sSs_UC_04</w:t>
            </w:r>
          </w:p>
        </w:tc>
      </w:tr>
      <w:tr w:rsidR="0073170B" w14:paraId="791B1F48" w14:textId="77777777" w:rsidTr="001D4EA2">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7F97A1AD" w14:textId="77777777" w:rsidR="0073170B" w:rsidRDefault="0073170B">
            <w:pPr>
              <w:spacing w:after="200" w:line="276" w:lineRule="auto"/>
              <w:rPr>
                <w:sz w:val="22"/>
                <w:szCs w:val="22"/>
                <w:lang w:eastAsia="en-US"/>
              </w:rPr>
            </w:pPr>
            <w:r>
              <w:t>Use-case No.</w:t>
            </w:r>
          </w:p>
        </w:tc>
        <w:tc>
          <w:tcPr>
            <w:tcW w:w="1328" w:type="pct"/>
            <w:tcBorders>
              <w:top w:val="single" w:sz="4" w:space="0" w:color="000000"/>
              <w:left w:val="single" w:sz="4" w:space="0" w:color="000000"/>
              <w:bottom w:val="single" w:sz="4" w:space="0" w:color="000000"/>
              <w:right w:val="single" w:sz="4" w:space="0" w:color="000000"/>
            </w:tcBorders>
            <w:hideMark/>
          </w:tcPr>
          <w:p w14:paraId="772269E6" w14:textId="5E846F40" w:rsidR="0073170B" w:rsidRDefault="0073170B">
            <w:pPr>
              <w:spacing w:after="200" w:line="276" w:lineRule="auto"/>
              <w:rPr>
                <w:sz w:val="22"/>
                <w:szCs w:val="22"/>
                <w:lang w:eastAsia="en-US"/>
              </w:rPr>
            </w:pPr>
            <w:r>
              <w:t>&lt;UC004&gt;</w:t>
            </w:r>
          </w:p>
        </w:tc>
        <w:tc>
          <w:tcPr>
            <w:tcW w:w="1181" w:type="pct"/>
            <w:gridSpan w:val="2"/>
            <w:tcBorders>
              <w:top w:val="single" w:sz="4" w:space="0" w:color="000000"/>
              <w:left w:val="single" w:sz="4" w:space="0" w:color="000000"/>
              <w:bottom w:val="single" w:sz="4" w:space="0" w:color="000000"/>
              <w:right w:val="single" w:sz="4" w:space="0" w:color="000000"/>
            </w:tcBorders>
            <w:shd w:val="clear" w:color="auto" w:fill="F3F3F3"/>
            <w:hideMark/>
          </w:tcPr>
          <w:p w14:paraId="7E4586B9" w14:textId="77777777" w:rsidR="0073170B" w:rsidRDefault="0073170B">
            <w:pPr>
              <w:spacing w:after="200" w:line="276" w:lineRule="auto"/>
              <w:rPr>
                <w:sz w:val="22"/>
                <w:szCs w:val="22"/>
                <w:lang w:eastAsia="en-US"/>
              </w:rPr>
            </w:pPr>
            <w:r>
              <w:t>Use-case Version</w:t>
            </w:r>
          </w:p>
        </w:tc>
        <w:tc>
          <w:tcPr>
            <w:tcW w:w="1136" w:type="pct"/>
            <w:tcBorders>
              <w:top w:val="single" w:sz="4" w:space="0" w:color="000000"/>
              <w:left w:val="single" w:sz="4" w:space="0" w:color="000000"/>
              <w:bottom w:val="single" w:sz="4" w:space="0" w:color="000000"/>
              <w:right w:val="single" w:sz="4" w:space="0" w:color="000000"/>
            </w:tcBorders>
            <w:hideMark/>
          </w:tcPr>
          <w:p w14:paraId="4C4E763F" w14:textId="77777777" w:rsidR="0073170B" w:rsidRDefault="0073170B">
            <w:pPr>
              <w:spacing w:after="200" w:line="276" w:lineRule="auto"/>
              <w:rPr>
                <w:sz w:val="22"/>
                <w:szCs w:val="22"/>
                <w:lang w:eastAsia="en-US"/>
              </w:rPr>
            </w:pPr>
            <w:r>
              <w:t>1.0</w:t>
            </w:r>
          </w:p>
        </w:tc>
      </w:tr>
      <w:tr w:rsidR="0073170B" w14:paraId="1544DDB0" w14:textId="77777777" w:rsidTr="001D4EA2">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208C098A" w14:textId="77777777" w:rsidR="0073170B" w:rsidRDefault="0073170B">
            <w:pPr>
              <w:spacing w:after="200" w:line="276" w:lineRule="auto"/>
              <w:rPr>
                <w:sz w:val="22"/>
                <w:szCs w:val="22"/>
                <w:lang w:eastAsia="en-US"/>
              </w:rPr>
            </w:pPr>
            <w:r>
              <w:t>Use-case Name</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3756BAB1" w14:textId="0F056033" w:rsidR="0073170B" w:rsidRDefault="0073170B">
            <w:pPr>
              <w:spacing w:after="200" w:line="276" w:lineRule="auto"/>
              <w:rPr>
                <w:sz w:val="22"/>
                <w:szCs w:val="22"/>
                <w:lang w:eastAsia="en-US"/>
              </w:rPr>
            </w:pPr>
            <w:r>
              <w:t>View list of shoes</w:t>
            </w:r>
          </w:p>
        </w:tc>
      </w:tr>
      <w:tr w:rsidR="0073170B" w14:paraId="5CFC8EF2" w14:textId="77777777" w:rsidTr="001D4EA2">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0DF9640F" w14:textId="77777777" w:rsidR="0073170B" w:rsidRDefault="0073170B">
            <w:pPr>
              <w:spacing w:after="200" w:line="276" w:lineRule="auto"/>
              <w:rPr>
                <w:sz w:val="22"/>
                <w:szCs w:val="22"/>
                <w:lang w:eastAsia="en-US"/>
              </w:rPr>
            </w:pPr>
            <w:r>
              <w:t xml:space="preserve">Author </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338052FD" w14:textId="2FD23025" w:rsidR="0073170B" w:rsidRDefault="0073170B">
            <w:pPr>
              <w:spacing w:after="200" w:line="276" w:lineRule="auto"/>
              <w:rPr>
                <w:sz w:val="22"/>
                <w:szCs w:val="22"/>
                <w:lang w:eastAsia="en-US"/>
              </w:rPr>
            </w:pPr>
            <w:r>
              <w:t>Tran Trung Ta</w:t>
            </w:r>
          </w:p>
        </w:tc>
      </w:tr>
      <w:tr w:rsidR="0073170B" w14:paraId="0A285E56" w14:textId="77777777" w:rsidTr="001D4EA2">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6004CE5A" w14:textId="77777777" w:rsidR="0073170B" w:rsidRDefault="0073170B">
            <w:pPr>
              <w:spacing w:after="200" w:line="276" w:lineRule="auto"/>
              <w:rPr>
                <w:sz w:val="22"/>
                <w:szCs w:val="22"/>
                <w:lang w:eastAsia="en-US"/>
              </w:rPr>
            </w:pPr>
            <w:r>
              <w:lastRenderedPageBreak/>
              <w:t>Date</w:t>
            </w:r>
          </w:p>
        </w:tc>
        <w:tc>
          <w:tcPr>
            <w:tcW w:w="1328" w:type="pct"/>
            <w:tcBorders>
              <w:top w:val="single" w:sz="4" w:space="0" w:color="000000"/>
              <w:left w:val="single" w:sz="4" w:space="0" w:color="000000"/>
              <w:bottom w:val="single" w:sz="4" w:space="0" w:color="000000"/>
              <w:right w:val="single" w:sz="4" w:space="0" w:color="000000"/>
            </w:tcBorders>
            <w:hideMark/>
          </w:tcPr>
          <w:p w14:paraId="336D36E0" w14:textId="77777777" w:rsidR="0073170B" w:rsidRDefault="0073170B">
            <w:pPr>
              <w:spacing w:after="200" w:line="276" w:lineRule="auto"/>
              <w:rPr>
                <w:sz w:val="22"/>
                <w:szCs w:val="22"/>
                <w:lang w:eastAsia="en-US"/>
              </w:rPr>
            </w:pPr>
            <w:r>
              <w:t>7/03/2021</w:t>
            </w:r>
          </w:p>
        </w:tc>
        <w:tc>
          <w:tcPr>
            <w:tcW w:w="777" w:type="pct"/>
            <w:tcBorders>
              <w:top w:val="single" w:sz="4" w:space="0" w:color="000000"/>
              <w:left w:val="single" w:sz="4" w:space="0" w:color="000000"/>
              <w:bottom w:val="single" w:sz="4" w:space="0" w:color="000000"/>
              <w:right w:val="single" w:sz="4" w:space="0" w:color="000000"/>
            </w:tcBorders>
            <w:shd w:val="clear" w:color="auto" w:fill="F3F3F3"/>
            <w:hideMark/>
          </w:tcPr>
          <w:p w14:paraId="7FDF0397" w14:textId="77777777" w:rsidR="0073170B" w:rsidRDefault="0073170B">
            <w:pPr>
              <w:spacing w:after="200" w:line="276" w:lineRule="auto"/>
              <w:rPr>
                <w:sz w:val="22"/>
                <w:szCs w:val="22"/>
                <w:lang w:eastAsia="en-US"/>
              </w:rPr>
            </w:pPr>
            <w:r>
              <w:t>Priority</w:t>
            </w:r>
          </w:p>
        </w:tc>
        <w:tc>
          <w:tcPr>
            <w:tcW w:w="1540" w:type="pct"/>
            <w:gridSpan w:val="2"/>
            <w:tcBorders>
              <w:top w:val="single" w:sz="4" w:space="0" w:color="000000"/>
              <w:left w:val="single" w:sz="4" w:space="0" w:color="000000"/>
              <w:bottom w:val="single" w:sz="4" w:space="0" w:color="000000"/>
              <w:right w:val="single" w:sz="4" w:space="0" w:color="000000"/>
            </w:tcBorders>
            <w:hideMark/>
          </w:tcPr>
          <w:p w14:paraId="2999BE5A" w14:textId="77777777" w:rsidR="0073170B" w:rsidRDefault="0073170B">
            <w:pPr>
              <w:spacing w:after="200" w:line="276" w:lineRule="auto"/>
              <w:rPr>
                <w:sz w:val="22"/>
                <w:szCs w:val="22"/>
                <w:lang w:eastAsia="en-US"/>
              </w:rPr>
            </w:pPr>
            <w:r>
              <w:t>Normal</w:t>
            </w:r>
          </w:p>
        </w:tc>
      </w:tr>
      <w:tr w:rsidR="0073170B" w14:paraId="654AEBE4" w14:textId="77777777" w:rsidTr="00B818A3">
        <w:tc>
          <w:tcPr>
            <w:tcW w:w="5000" w:type="pct"/>
            <w:gridSpan w:val="5"/>
            <w:tcBorders>
              <w:top w:val="single" w:sz="4" w:space="0" w:color="000000"/>
              <w:left w:val="single" w:sz="4" w:space="0" w:color="000000"/>
              <w:bottom w:val="single" w:sz="4" w:space="0" w:color="000000"/>
              <w:right w:val="single" w:sz="4" w:space="0" w:color="000000"/>
            </w:tcBorders>
            <w:shd w:val="clear" w:color="auto" w:fill="FFFFFF"/>
          </w:tcPr>
          <w:p w14:paraId="49B7C256" w14:textId="77777777" w:rsidR="0073170B" w:rsidRDefault="0073170B">
            <w:r>
              <w:t>Actor:</w:t>
            </w:r>
          </w:p>
          <w:p w14:paraId="29A746D1" w14:textId="77777777" w:rsidR="0073170B" w:rsidRDefault="0073170B">
            <w:r>
              <w:t xml:space="preserve">         Guest </w:t>
            </w:r>
          </w:p>
          <w:p w14:paraId="11549725" w14:textId="77777777" w:rsidR="0073170B" w:rsidRDefault="0073170B">
            <w:r>
              <w:t>Summary:</w:t>
            </w:r>
          </w:p>
          <w:p w14:paraId="75372A66" w14:textId="5D08E876" w:rsidR="0073170B" w:rsidRDefault="0073170B">
            <w:r>
              <w:t xml:space="preserve">         This use case allows Guest to view list of shoes.</w:t>
            </w:r>
          </w:p>
          <w:p w14:paraId="60628197" w14:textId="77777777" w:rsidR="0073170B" w:rsidRDefault="0073170B">
            <w:r>
              <w:t>Goal:</w:t>
            </w:r>
          </w:p>
          <w:p w14:paraId="3E12657B" w14:textId="3561F9AB" w:rsidR="0073170B" w:rsidRDefault="0073170B">
            <w:r>
              <w:t xml:space="preserve">         Guest can view list of shoes in the system.</w:t>
            </w:r>
          </w:p>
          <w:p w14:paraId="62CC018A" w14:textId="77777777" w:rsidR="0073170B" w:rsidRDefault="0073170B">
            <w:r>
              <w:t>Triggers:</w:t>
            </w:r>
          </w:p>
          <w:p w14:paraId="4763ED83" w14:textId="77777777" w:rsidR="0073170B" w:rsidRDefault="0073170B">
            <w:r>
              <w:t xml:space="preserve">        Guest click on button “Sign in” and the system go to the home screen.</w:t>
            </w:r>
            <w:r>
              <w:tab/>
            </w:r>
          </w:p>
          <w:p w14:paraId="5F9BA762" w14:textId="77777777" w:rsidR="0073170B" w:rsidRDefault="0073170B">
            <w:r>
              <w:t>Preconditions:</w:t>
            </w:r>
          </w:p>
          <w:p w14:paraId="717150E9" w14:textId="3142834D" w:rsidR="0073170B" w:rsidRDefault="0073170B">
            <w:r>
              <w:t xml:space="preserve">         Have at least one shoes in the system.</w:t>
            </w:r>
          </w:p>
          <w:p w14:paraId="2339F395" w14:textId="77777777" w:rsidR="0073170B" w:rsidRDefault="0073170B">
            <w:r>
              <w:t>Post Conditions:</w:t>
            </w:r>
          </w:p>
          <w:p w14:paraId="01425534" w14:textId="1761C6F6" w:rsidR="0073170B" w:rsidRDefault="0073170B">
            <w:r>
              <w:t xml:space="preserve">         Success: Guest view list of shoes in the system successfully.</w:t>
            </w:r>
          </w:p>
          <w:p w14:paraId="68CB5699" w14:textId="77777777" w:rsidR="0073170B" w:rsidRDefault="0073170B">
            <w:r>
              <w:t xml:space="preserve">         Fail: Show error messages.</w:t>
            </w:r>
          </w:p>
          <w:p w14:paraId="5BC619F4" w14:textId="77777777" w:rsidR="0073170B" w:rsidRDefault="0073170B"/>
          <w:p w14:paraId="59DE79EF" w14:textId="77777777" w:rsidR="0073170B" w:rsidRDefault="0073170B"/>
          <w:p w14:paraId="46F8ACED" w14:textId="77777777" w:rsidR="0073170B" w:rsidRDefault="0073170B">
            <w:r>
              <w:t>Main Success Scenario:</w:t>
            </w:r>
          </w:p>
          <w:p w14:paraId="4D0ED78A" w14:textId="77777777" w:rsidR="0073170B" w:rsidRDefault="0073170B">
            <w:r>
              <w:t xml:space="preserve">         </w:t>
            </w:r>
          </w:p>
          <w:tbl>
            <w:tblPr>
              <w:tblW w:w="8555" w:type="dxa"/>
              <w:tblLook w:val="0400" w:firstRow="0" w:lastRow="0" w:firstColumn="0" w:lastColumn="0" w:noHBand="0" w:noVBand="1"/>
            </w:tblPr>
            <w:tblGrid>
              <w:gridCol w:w="949"/>
              <w:gridCol w:w="2773"/>
              <w:gridCol w:w="4833"/>
            </w:tblGrid>
            <w:tr w:rsidR="0073170B" w14:paraId="6508DFD3"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4D6FA1FF" w14:textId="77777777" w:rsidR="0073170B" w:rsidRDefault="0073170B">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4EA69DCF" w14:textId="77777777" w:rsidR="0073170B" w:rsidRDefault="0073170B">
                  <w:pPr>
                    <w:pStyle w:val="TableStyleWCS"/>
                    <w:spacing w:line="276" w:lineRule="auto"/>
                    <w:rPr>
                      <w:rFonts w:eastAsia="Times New Roman"/>
                      <w:lang w:eastAsia="en-US"/>
                    </w:rPr>
                  </w:pPr>
                  <w:r>
                    <w:rPr>
                      <w:lang w:eastAsia="en-US"/>
                    </w:rPr>
                    <w:t>Actor Action</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6900F6CC" w14:textId="77777777" w:rsidR="0073170B" w:rsidRDefault="0073170B">
                  <w:pPr>
                    <w:pStyle w:val="TableStyleWCS"/>
                    <w:spacing w:line="276" w:lineRule="auto"/>
                    <w:rPr>
                      <w:rFonts w:eastAsia="Times New Roman"/>
                      <w:lang w:eastAsia="en-US"/>
                    </w:rPr>
                  </w:pPr>
                  <w:r>
                    <w:rPr>
                      <w:lang w:eastAsia="en-US"/>
                    </w:rPr>
                    <w:t>System Response</w:t>
                  </w:r>
                </w:p>
              </w:tc>
            </w:tr>
            <w:tr w:rsidR="0073170B" w14:paraId="32697B30"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07F9B30" w14:textId="77777777" w:rsidR="0073170B" w:rsidRDefault="0073170B">
                  <w:pPr>
                    <w:pStyle w:val="TableStyleWCS"/>
                    <w:spacing w:line="276" w:lineRule="auto"/>
                    <w:rPr>
                      <w:rFonts w:eastAsia="Times New Roman"/>
                      <w:lang w:eastAsia="en-US"/>
                    </w:rPr>
                  </w:pPr>
                  <w:r>
                    <w:rPr>
                      <w:rFonts w:eastAsia="Times New Roman"/>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714BBD" w14:textId="77777777" w:rsidR="0073170B" w:rsidRDefault="0073170B">
                  <w:pPr>
                    <w:pStyle w:val="TableStyleWCS"/>
                    <w:spacing w:line="276" w:lineRule="auto"/>
                    <w:rPr>
                      <w:rFonts w:eastAsia="Times New Roman"/>
                      <w:lang w:eastAsia="en-US"/>
                    </w:rPr>
                  </w:pPr>
                  <w:r>
                    <w:rPr>
                      <w:rFonts w:eastAsia="Times New Roman"/>
                      <w:color w:val="000000"/>
                      <w:lang w:eastAsia="en-US"/>
                    </w:rPr>
                    <w:t xml:space="preserve">Guest </w:t>
                  </w:r>
                  <w:r>
                    <w:rPr>
                      <w:lang w:eastAsia="en-US"/>
                    </w:rPr>
                    <w:t>log in in the system.</w:t>
                  </w:r>
                </w:p>
                <w:p w14:paraId="4773808E" w14:textId="77777777" w:rsidR="0073170B" w:rsidRDefault="0073170B">
                  <w:pPr>
                    <w:pStyle w:val="TableStyleWCS"/>
                    <w:spacing w:line="276" w:lineRule="auto"/>
                    <w:rPr>
                      <w:lang w:eastAsia="en-US"/>
                    </w:rPr>
                  </w:pPr>
                </w:p>
                <w:p w14:paraId="35179AD5" w14:textId="77777777" w:rsidR="0073170B" w:rsidRDefault="0073170B">
                  <w:pPr>
                    <w:pStyle w:val="TableStyleWCS"/>
                    <w:spacing w:line="276" w:lineRule="auto"/>
                    <w:rPr>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9BAFA6" w14:textId="77777777" w:rsidR="0073170B" w:rsidRDefault="0073170B">
                  <w:pPr>
                    <w:pStyle w:val="TableStyleWCS"/>
                    <w:spacing w:line="276" w:lineRule="auto"/>
                    <w:rPr>
                      <w:lang w:eastAsia="en-US"/>
                    </w:rPr>
                  </w:pPr>
                  <w:r>
                    <w:rPr>
                      <w:lang w:eastAsia="en-US"/>
                    </w:rPr>
                    <w:t>+The system show:</w:t>
                  </w:r>
                </w:p>
                <w:p w14:paraId="20AE5E14" w14:textId="77777777" w:rsidR="0073170B" w:rsidRDefault="0073170B">
                  <w:pPr>
                    <w:pStyle w:val="TableStyleWCS"/>
                    <w:spacing w:line="276" w:lineRule="auto"/>
                    <w:rPr>
                      <w:lang w:eastAsia="en-US"/>
                    </w:rPr>
                  </w:pPr>
                  <w:r>
                    <w:rPr>
                      <w:lang w:eastAsia="en-US"/>
                    </w:rPr>
                    <w:t>-“Log out” button</w:t>
                  </w:r>
                </w:p>
                <w:p w14:paraId="5C5BF8E2" w14:textId="77777777" w:rsidR="0073170B" w:rsidRDefault="0073170B">
                  <w:pPr>
                    <w:pStyle w:val="TableStyleWCS"/>
                    <w:spacing w:line="276" w:lineRule="auto"/>
                    <w:rPr>
                      <w:lang w:eastAsia="en-US"/>
                    </w:rPr>
                  </w:pPr>
                  <w:r>
                    <w:rPr>
                      <w:lang w:eastAsia="en-US"/>
                    </w:rPr>
                    <w:t>-“View profile” button</w:t>
                  </w:r>
                </w:p>
                <w:p w14:paraId="4F67EB37" w14:textId="77777777" w:rsidR="0073170B" w:rsidRDefault="0073170B">
                  <w:pPr>
                    <w:pStyle w:val="TableStyleWCS"/>
                    <w:spacing w:line="276" w:lineRule="auto"/>
                    <w:rPr>
                      <w:lang w:eastAsia="en-US"/>
                    </w:rPr>
                  </w:pPr>
                  <w:r>
                    <w:rPr>
                      <w:lang w:eastAsia="en-US"/>
                    </w:rPr>
                    <w:t xml:space="preserve">-‘’View cart” button </w:t>
                  </w:r>
                </w:p>
                <w:p w14:paraId="60B77325" w14:textId="77777777" w:rsidR="0073170B" w:rsidRDefault="0073170B">
                  <w:pPr>
                    <w:pStyle w:val="TableStyleWCS"/>
                    <w:spacing w:line="276" w:lineRule="auto"/>
                    <w:rPr>
                      <w:lang w:eastAsia="en-US"/>
                    </w:rPr>
                  </w:pPr>
                  <w:r>
                    <w:rPr>
                      <w:lang w:eastAsia="en-US"/>
                    </w:rPr>
                    <w:t>-Search shoe: textbox + “Search” button</w:t>
                  </w:r>
                </w:p>
                <w:p w14:paraId="78C94E4B" w14:textId="77777777" w:rsidR="0073170B" w:rsidRDefault="0073170B">
                  <w:pPr>
                    <w:pStyle w:val="TableStyleWCS"/>
                    <w:spacing w:line="276" w:lineRule="auto"/>
                    <w:rPr>
                      <w:lang w:eastAsia="en-US"/>
                    </w:rPr>
                  </w:pPr>
                  <w:r>
                    <w:rPr>
                      <w:lang w:eastAsia="en-US"/>
                    </w:rPr>
                    <w:t>+The system show list shoes:</w:t>
                  </w:r>
                </w:p>
                <w:p w14:paraId="5DCD9D1D" w14:textId="77777777" w:rsidR="0073170B" w:rsidRDefault="0073170B">
                  <w:pPr>
                    <w:pStyle w:val="TableStyleWCS"/>
                    <w:spacing w:line="276" w:lineRule="auto"/>
                    <w:rPr>
                      <w:lang w:eastAsia="en-US"/>
                    </w:rPr>
                  </w:pPr>
                  <w:r>
                    <w:rPr>
                      <w:lang w:eastAsia="en-US"/>
                    </w:rPr>
                    <w:t>-imageURL</w:t>
                  </w:r>
                </w:p>
                <w:p w14:paraId="341143C4" w14:textId="77777777" w:rsidR="0073170B" w:rsidRDefault="0073170B">
                  <w:pPr>
                    <w:pStyle w:val="TableStyleWCS"/>
                    <w:spacing w:line="276" w:lineRule="auto"/>
                    <w:rPr>
                      <w:lang w:eastAsia="en-US"/>
                    </w:rPr>
                  </w:pPr>
                  <w:r>
                    <w:rPr>
                      <w:lang w:eastAsia="en-US"/>
                    </w:rPr>
                    <w:t>-shoesName</w:t>
                  </w:r>
                </w:p>
                <w:p w14:paraId="15619511" w14:textId="77777777" w:rsidR="0073170B" w:rsidRDefault="0073170B">
                  <w:pPr>
                    <w:pStyle w:val="TableStyleWCS"/>
                    <w:spacing w:line="276" w:lineRule="auto"/>
                    <w:rPr>
                      <w:lang w:eastAsia="en-US"/>
                    </w:rPr>
                  </w:pPr>
                  <w:r>
                    <w:rPr>
                      <w:lang w:eastAsia="en-US"/>
                    </w:rPr>
                    <w:t>-price</w:t>
                  </w:r>
                </w:p>
                <w:p w14:paraId="5BA05F00" w14:textId="77777777" w:rsidR="0073170B" w:rsidRDefault="0073170B">
                  <w:pPr>
                    <w:pStyle w:val="TableStyleWCS"/>
                    <w:spacing w:line="276" w:lineRule="auto"/>
                    <w:rPr>
                      <w:lang w:eastAsia="en-US"/>
                    </w:rPr>
                  </w:pPr>
                  <w:r>
                    <w:rPr>
                      <w:lang w:eastAsia="en-US"/>
                    </w:rPr>
                    <w:t>Exception[1]</w:t>
                  </w:r>
                </w:p>
              </w:tc>
            </w:tr>
          </w:tbl>
          <w:p w14:paraId="13A7A167" w14:textId="77777777" w:rsidR="0073170B" w:rsidRDefault="0073170B"/>
          <w:p w14:paraId="20E7B267" w14:textId="77777777" w:rsidR="0073170B" w:rsidRDefault="0073170B">
            <w:r>
              <w:t>Exception :</w:t>
            </w:r>
          </w:p>
          <w:tbl>
            <w:tblPr>
              <w:tblW w:w="8429" w:type="dxa"/>
              <w:tblLook w:val="0400" w:firstRow="0" w:lastRow="0" w:firstColumn="0" w:lastColumn="0" w:noHBand="0" w:noVBand="1"/>
            </w:tblPr>
            <w:tblGrid>
              <w:gridCol w:w="949"/>
              <w:gridCol w:w="2773"/>
              <w:gridCol w:w="4707"/>
            </w:tblGrid>
            <w:tr w:rsidR="0073170B" w14:paraId="7B12C7CB"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73B3E5EB" w14:textId="77777777" w:rsidR="0073170B" w:rsidRDefault="0073170B">
                  <w:pPr>
                    <w:pStyle w:val="TableStyleWCS"/>
                    <w:spacing w:line="276" w:lineRule="auto"/>
                    <w:rPr>
                      <w:rFonts w:eastAsia="Times New Roman"/>
                      <w:lang w:eastAsia="en-US"/>
                    </w:rPr>
                  </w:pPr>
                  <w:r>
                    <w:rPr>
                      <w:lang w:eastAsia="en-US"/>
                    </w:rPr>
                    <w:lastRenderedPageBreak/>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578853AB" w14:textId="77777777" w:rsidR="0073170B" w:rsidRDefault="0073170B">
                  <w:pPr>
                    <w:pStyle w:val="TableStyleWCS"/>
                    <w:spacing w:line="276" w:lineRule="auto"/>
                    <w:rPr>
                      <w:rFonts w:eastAsia="Times New Roman"/>
                      <w:lang w:eastAsia="en-US"/>
                    </w:rPr>
                  </w:pPr>
                  <w:r>
                    <w:rPr>
                      <w:lang w:eastAsia="en-US"/>
                    </w:rPr>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23FEA528" w14:textId="77777777" w:rsidR="0073170B" w:rsidRDefault="0073170B">
                  <w:pPr>
                    <w:pStyle w:val="TableStyleWCS"/>
                    <w:spacing w:line="276" w:lineRule="auto"/>
                    <w:rPr>
                      <w:rFonts w:eastAsia="Times New Roman"/>
                      <w:lang w:eastAsia="en-US"/>
                    </w:rPr>
                  </w:pPr>
                  <w:r>
                    <w:rPr>
                      <w:lang w:eastAsia="en-US"/>
                    </w:rPr>
                    <w:t>System Response</w:t>
                  </w:r>
                </w:p>
              </w:tc>
            </w:tr>
            <w:tr w:rsidR="0073170B" w14:paraId="453C16B8"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87B5E7" w14:textId="77777777" w:rsidR="0073170B" w:rsidRDefault="0073170B">
                  <w:pPr>
                    <w:pStyle w:val="TableStyleWCS"/>
                    <w:spacing w:line="276" w:lineRule="auto"/>
                    <w:rPr>
                      <w:rFonts w:eastAsia="Times New Roman"/>
                      <w:lang w:eastAsia="en-US"/>
                    </w:rPr>
                  </w:pPr>
                  <w:r>
                    <w:rPr>
                      <w:rFonts w:eastAsia="Times New Roman"/>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5A1BD5" w14:textId="77777777" w:rsidR="0073170B" w:rsidRDefault="0073170B">
                  <w:pPr>
                    <w:pStyle w:val="TableStyleWCS"/>
                    <w:spacing w:line="276" w:lineRule="auto"/>
                    <w:rPr>
                      <w:rFonts w:eastAsia="Times New Roman"/>
                      <w:lang w:eastAsia="en-US"/>
                    </w:rPr>
                  </w:pPr>
                  <w:r>
                    <w:rPr>
                      <w:rFonts w:eastAsia="Times New Roman"/>
                      <w:color w:val="000000"/>
                      <w:lang w:eastAsia="en-US"/>
                    </w:rPr>
                    <w:t xml:space="preserve">Guest </w:t>
                  </w:r>
                  <w:r>
                    <w:rPr>
                      <w:lang w:eastAsia="en-US"/>
                    </w:rPr>
                    <w:t>log in in the system.</w:t>
                  </w:r>
                </w:p>
                <w:p w14:paraId="12EAAE12" w14:textId="77777777" w:rsidR="0073170B" w:rsidRDefault="0073170B">
                  <w:pPr>
                    <w:pStyle w:val="TableStyleWCS"/>
                    <w:spacing w:line="276" w:lineRule="auto"/>
                    <w:rPr>
                      <w:rFonts w:eastAsia="Times New Roman"/>
                      <w:lang w:eastAsia="en-US"/>
                    </w:rPr>
                  </w:pPr>
                </w:p>
                <w:p w14:paraId="5024AD66" w14:textId="77777777" w:rsidR="0073170B" w:rsidRDefault="0073170B">
                  <w:pPr>
                    <w:pStyle w:val="TableStyleWCS"/>
                    <w:spacing w:line="276" w:lineRule="auto"/>
                    <w:rPr>
                      <w:rFonts w:eastAsia="Times New Roman"/>
                      <w:lang w:eastAsia="en-US"/>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1CF91F" w14:textId="77777777" w:rsidR="0073170B" w:rsidRDefault="0073170B">
                  <w:pPr>
                    <w:pStyle w:val="TableStyleWCS"/>
                    <w:spacing w:line="276" w:lineRule="auto"/>
                    <w:rPr>
                      <w:rFonts w:eastAsia="Noto Sans Symbols" w:cs="Noto Sans Symbols"/>
                      <w:lang w:eastAsia="en-US"/>
                    </w:rPr>
                  </w:pPr>
                  <w:r>
                    <w:rPr>
                      <w:rFonts w:eastAsia="Noto Sans Symbols" w:cs="Noto Sans Symbols"/>
                      <w:lang w:eastAsia="en-US"/>
                    </w:rPr>
                    <w:t xml:space="preserve">If don’t have any shoe . </w:t>
                  </w:r>
                  <w:r>
                    <w:rPr>
                      <w:lang w:eastAsia="en-US"/>
                    </w:rPr>
                    <w:t>The system show message: ”There aren't any shoe. Sorry about the inconvenience”.</w:t>
                  </w:r>
                </w:p>
                <w:p w14:paraId="348DF6A6" w14:textId="77777777" w:rsidR="0073170B" w:rsidRDefault="0073170B">
                  <w:pPr>
                    <w:pStyle w:val="TableStyleWCS"/>
                    <w:spacing w:line="276" w:lineRule="auto"/>
                    <w:rPr>
                      <w:rFonts w:eastAsia="Noto Sans Symbols" w:cs="Noto Sans Symbols"/>
                      <w:lang w:eastAsia="en-US"/>
                    </w:rPr>
                  </w:pPr>
                </w:p>
              </w:tc>
            </w:tr>
          </w:tbl>
          <w:p w14:paraId="2D407792" w14:textId="77777777" w:rsidR="0073170B" w:rsidRDefault="0073170B"/>
          <w:p w14:paraId="1D37F701" w14:textId="77777777" w:rsidR="0073170B" w:rsidRDefault="0073170B">
            <w:r>
              <w:t>Relationships: N/A</w:t>
            </w:r>
          </w:p>
          <w:p w14:paraId="070BA879" w14:textId="77777777" w:rsidR="0073170B" w:rsidRDefault="0073170B">
            <w:pPr>
              <w:spacing w:after="200" w:line="276" w:lineRule="auto"/>
              <w:rPr>
                <w:sz w:val="22"/>
                <w:szCs w:val="22"/>
                <w:lang w:eastAsia="en-US"/>
              </w:rPr>
            </w:pPr>
            <w:r>
              <w:t xml:space="preserve">Business Rules:      </w:t>
            </w:r>
          </w:p>
        </w:tc>
      </w:tr>
    </w:tbl>
    <w:p w14:paraId="2D5CC15C" w14:textId="1D27AEA4" w:rsidR="00B818A3" w:rsidRDefault="001D4EA2" w:rsidP="00405A3A">
      <w:pPr>
        <w:pStyle w:val="Heading2"/>
      </w:pPr>
      <w:bookmarkStart w:id="20" w:name="_Toc77171475"/>
      <w:r>
        <w:lastRenderedPageBreak/>
        <w:t xml:space="preserve">&lt; Guest &gt; View a specific </w:t>
      </w:r>
      <w:r w:rsidR="005173B3">
        <w:t>shoes</w:t>
      </w:r>
      <w:bookmarkEnd w:id="20"/>
    </w:p>
    <w:p w14:paraId="5A72C2E2" w14:textId="3AA91756" w:rsidR="00B818A3" w:rsidRDefault="00711508" w:rsidP="00803E41">
      <w:pPr>
        <w:jc w:val="center"/>
      </w:pPr>
      <w:r>
        <w:drawing>
          <wp:inline distT="0" distB="0" distL="0" distR="0" wp14:anchorId="03F11FE1" wp14:editId="2E0FDACB">
            <wp:extent cx="5689600" cy="1347025"/>
            <wp:effectExtent l="0" t="0" r="635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89600" cy="1347025"/>
                    </a:xfrm>
                    <a:prstGeom prst="rect">
                      <a:avLst/>
                    </a:prstGeom>
                  </pic:spPr>
                </pic:pic>
              </a:graphicData>
            </a:graphic>
          </wp:inline>
        </w:drawing>
      </w:r>
    </w:p>
    <w:p w14:paraId="7FAB377B" w14:textId="5DCD7D87" w:rsidR="00B818A3" w:rsidRDefault="001D4EA2" w:rsidP="005173B3">
      <w:pPr>
        <w:jc w:val="center"/>
      </w:pPr>
      <w:r>
        <w:t xml:space="preserve">Figure 3.6 &lt; Guest &gt; View a specific </w:t>
      </w:r>
      <w:r w:rsidR="005173B3">
        <w:t>shoes</w:t>
      </w:r>
    </w:p>
    <w:p w14:paraId="2F559A22" w14:textId="77777777" w:rsidR="005173B3" w:rsidRDefault="005173B3" w:rsidP="005173B3">
      <w:pPr>
        <w:jc w:val="center"/>
      </w:pPr>
    </w:p>
    <w:p w14:paraId="667C72A7" w14:textId="5EFAFD1F" w:rsidR="00B818A3" w:rsidRDefault="005173B3" w:rsidP="005173B3">
      <w:r w:rsidRPr="00435690">
        <w:t>Use Case Specification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8" w:type="dxa"/>
          <w:left w:w="115" w:type="dxa"/>
          <w:bottom w:w="58" w:type="dxa"/>
          <w:right w:w="115" w:type="dxa"/>
        </w:tblCellMar>
        <w:tblLook w:val="01E0" w:firstRow="1" w:lastRow="1" w:firstColumn="1" w:lastColumn="1" w:noHBand="0" w:noVBand="0"/>
      </w:tblPr>
      <w:tblGrid>
        <w:gridCol w:w="2490"/>
        <w:gridCol w:w="2441"/>
        <w:gridCol w:w="1428"/>
        <w:gridCol w:w="743"/>
        <w:gridCol w:w="2088"/>
      </w:tblGrid>
      <w:tr w:rsidR="009E782F" w14:paraId="7D3BAC4F" w14:textId="77777777" w:rsidTr="00B818A3">
        <w:tc>
          <w:tcPr>
            <w:tcW w:w="5000" w:type="pct"/>
            <w:gridSpan w:val="5"/>
            <w:tcBorders>
              <w:top w:val="single" w:sz="4" w:space="0" w:color="000000"/>
              <w:left w:val="single" w:sz="4" w:space="0" w:color="000000"/>
              <w:bottom w:val="single" w:sz="4" w:space="0" w:color="000000"/>
              <w:right w:val="single" w:sz="4" w:space="0" w:color="000000"/>
            </w:tcBorders>
            <w:shd w:val="clear" w:color="auto" w:fill="F3F3F3"/>
          </w:tcPr>
          <w:p w14:paraId="4F474C01" w14:textId="74729A57" w:rsidR="009E782F" w:rsidRDefault="009E782F">
            <w:pPr>
              <w:spacing w:after="200" w:line="276" w:lineRule="auto"/>
              <w:rPr>
                <w:sz w:val="22"/>
                <w:szCs w:val="22"/>
                <w:lang w:eastAsia="en-US"/>
              </w:rPr>
            </w:pPr>
            <w:r>
              <w:t>USE CASE – sSs_UC_05</w:t>
            </w:r>
          </w:p>
        </w:tc>
      </w:tr>
      <w:tr w:rsidR="009E782F" w14:paraId="330EAC20" w14:textId="77777777" w:rsidTr="00873DF3">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754E4CC1" w14:textId="77777777" w:rsidR="009E782F" w:rsidRDefault="009E782F">
            <w:pPr>
              <w:spacing w:after="200" w:line="276" w:lineRule="auto"/>
              <w:rPr>
                <w:sz w:val="22"/>
                <w:szCs w:val="22"/>
                <w:lang w:eastAsia="en-US"/>
              </w:rPr>
            </w:pPr>
            <w:r>
              <w:t>Use-case No.</w:t>
            </w:r>
          </w:p>
        </w:tc>
        <w:tc>
          <w:tcPr>
            <w:tcW w:w="1328" w:type="pct"/>
            <w:tcBorders>
              <w:top w:val="single" w:sz="4" w:space="0" w:color="000000"/>
              <w:left w:val="single" w:sz="4" w:space="0" w:color="000000"/>
              <w:bottom w:val="single" w:sz="4" w:space="0" w:color="000000"/>
              <w:right w:val="single" w:sz="4" w:space="0" w:color="000000"/>
            </w:tcBorders>
            <w:hideMark/>
          </w:tcPr>
          <w:p w14:paraId="57E38445" w14:textId="24D0D4C9" w:rsidR="009E782F" w:rsidRDefault="009E782F">
            <w:pPr>
              <w:spacing w:after="200" w:line="276" w:lineRule="auto"/>
              <w:rPr>
                <w:sz w:val="22"/>
                <w:szCs w:val="22"/>
                <w:lang w:eastAsia="en-US"/>
              </w:rPr>
            </w:pPr>
            <w:r>
              <w:t>&lt;UC005&gt;</w:t>
            </w:r>
          </w:p>
        </w:tc>
        <w:tc>
          <w:tcPr>
            <w:tcW w:w="1181" w:type="pct"/>
            <w:gridSpan w:val="2"/>
            <w:tcBorders>
              <w:top w:val="single" w:sz="4" w:space="0" w:color="000000"/>
              <w:left w:val="single" w:sz="4" w:space="0" w:color="000000"/>
              <w:bottom w:val="single" w:sz="4" w:space="0" w:color="000000"/>
              <w:right w:val="single" w:sz="4" w:space="0" w:color="000000"/>
            </w:tcBorders>
            <w:shd w:val="clear" w:color="auto" w:fill="F3F3F3"/>
            <w:hideMark/>
          </w:tcPr>
          <w:p w14:paraId="4E562428" w14:textId="77777777" w:rsidR="009E782F" w:rsidRDefault="009E782F">
            <w:pPr>
              <w:spacing w:after="200" w:line="276" w:lineRule="auto"/>
              <w:rPr>
                <w:sz w:val="22"/>
                <w:szCs w:val="22"/>
                <w:lang w:eastAsia="en-US"/>
              </w:rPr>
            </w:pPr>
            <w:r>
              <w:t>Use-case Version</w:t>
            </w:r>
          </w:p>
        </w:tc>
        <w:tc>
          <w:tcPr>
            <w:tcW w:w="1136" w:type="pct"/>
            <w:tcBorders>
              <w:top w:val="single" w:sz="4" w:space="0" w:color="000000"/>
              <w:left w:val="single" w:sz="4" w:space="0" w:color="000000"/>
              <w:bottom w:val="single" w:sz="4" w:space="0" w:color="000000"/>
              <w:right w:val="single" w:sz="4" w:space="0" w:color="000000"/>
            </w:tcBorders>
            <w:hideMark/>
          </w:tcPr>
          <w:p w14:paraId="59B5EB3F" w14:textId="77777777" w:rsidR="009E782F" w:rsidRDefault="009E782F">
            <w:pPr>
              <w:spacing w:after="200" w:line="276" w:lineRule="auto"/>
              <w:rPr>
                <w:sz w:val="22"/>
                <w:szCs w:val="22"/>
                <w:lang w:eastAsia="en-US"/>
              </w:rPr>
            </w:pPr>
            <w:r>
              <w:t>1.0</w:t>
            </w:r>
          </w:p>
        </w:tc>
      </w:tr>
      <w:tr w:rsidR="009E782F" w14:paraId="4FE7E2B9" w14:textId="77777777" w:rsidTr="00873DF3">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54EE121A" w14:textId="77777777" w:rsidR="009E782F" w:rsidRDefault="009E782F">
            <w:pPr>
              <w:spacing w:after="200" w:line="276" w:lineRule="auto"/>
              <w:rPr>
                <w:sz w:val="22"/>
                <w:szCs w:val="22"/>
                <w:lang w:eastAsia="en-US"/>
              </w:rPr>
            </w:pPr>
            <w:r>
              <w:t>Use-case Name</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4C395E6A" w14:textId="3A052B8C" w:rsidR="009E782F" w:rsidRDefault="009E782F">
            <w:pPr>
              <w:spacing w:after="200" w:line="276" w:lineRule="auto"/>
              <w:rPr>
                <w:sz w:val="22"/>
                <w:szCs w:val="22"/>
                <w:lang w:eastAsia="en-US"/>
              </w:rPr>
            </w:pPr>
            <w:r>
              <w:t>View a specific shoes</w:t>
            </w:r>
          </w:p>
        </w:tc>
      </w:tr>
      <w:tr w:rsidR="009E782F" w14:paraId="5A62C05A" w14:textId="77777777" w:rsidTr="00873DF3">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0DF1A15C" w14:textId="2D4D0F14" w:rsidR="009E782F" w:rsidRDefault="009E782F">
            <w:pPr>
              <w:spacing w:after="200" w:line="276" w:lineRule="auto"/>
              <w:rPr>
                <w:sz w:val="22"/>
                <w:szCs w:val="22"/>
                <w:lang w:eastAsia="en-US"/>
              </w:rPr>
            </w:pPr>
            <w:r w:rsidRPr="00B40795">
              <w:t>Tran Trung Ta</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09C80B36" w14:textId="6FD062A9" w:rsidR="009E782F" w:rsidRDefault="009E782F">
            <w:pPr>
              <w:spacing w:after="200" w:line="276" w:lineRule="auto"/>
              <w:rPr>
                <w:sz w:val="22"/>
                <w:szCs w:val="22"/>
                <w:lang w:eastAsia="en-US"/>
              </w:rPr>
            </w:pPr>
            <w:r w:rsidRPr="00B40795">
              <w:t>Tran Trung Ta</w:t>
            </w:r>
          </w:p>
        </w:tc>
      </w:tr>
      <w:tr w:rsidR="009E782F" w14:paraId="47A27321" w14:textId="77777777" w:rsidTr="00873DF3">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197A1D35" w14:textId="77777777" w:rsidR="009E782F" w:rsidRDefault="009E782F">
            <w:pPr>
              <w:spacing w:after="200" w:line="276" w:lineRule="auto"/>
              <w:rPr>
                <w:sz w:val="22"/>
                <w:szCs w:val="22"/>
                <w:lang w:eastAsia="en-US"/>
              </w:rPr>
            </w:pPr>
            <w:r>
              <w:t>Date</w:t>
            </w:r>
          </w:p>
        </w:tc>
        <w:tc>
          <w:tcPr>
            <w:tcW w:w="1328" w:type="pct"/>
            <w:tcBorders>
              <w:top w:val="single" w:sz="4" w:space="0" w:color="000000"/>
              <w:left w:val="single" w:sz="4" w:space="0" w:color="000000"/>
              <w:bottom w:val="single" w:sz="4" w:space="0" w:color="000000"/>
              <w:right w:val="single" w:sz="4" w:space="0" w:color="000000"/>
            </w:tcBorders>
            <w:hideMark/>
          </w:tcPr>
          <w:p w14:paraId="7CBF2BEE" w14:textId="77777777" w:rsidR="009E782F" w:rsidRDefault="009E782F">
            <w:pPr>
              <w:spacing w:after="200" w:line="276" w:lineRule="auto"/>
              <w:rPr>
                <w:sz w:val="22"/>
                <w:szCs w:val="22"/>
                <w:lang w:eastAsia="en-US"/>
              </w:rPr>
            </w:pPr>
            <w:r>
              <w:t>7/03/2021</w:t>
            </w:r>
          </w:p>
        </w:tc>
        <w:tc>
          <w:tcPr>
            <w:tcW w:w="777" w:type="pct"/>
            <w:tcBorders>
              <w:top w:val="single" w:sz="4" w:space="0" w:color="000000"/>
              <w:left w:val="single" w:sz="4" w:space="0" w:color="000000"/>
              <w:bottom w:val="single" w:sz="4" w:space="0" w:color="000000"/>
              <w:right w:val="single" w:sz="4" w:space="0" w:color="000000"/>
            </w:tcBorders>
            <w:shd w:val="clear" w:color="auto" w:fill="F3F3F3"/>
            <w:hideMark/>
          </w:tcPr>
          <w:p w14:paraId="4D0533B5" w14:textId="77777777" w:rsidR="009E782F" w:rsidRDefault="009E782F">
            <w:pPr>
              <w:spacing w:after="200" w:line="276" w:lineRule="auto"/>
              <w:rPr>
                <w:sz w:val="22"/>
                <w:szCs w:val="22"/>
                <w:lang w:eastAsia="en-US"/>
              </w:rPr>
            </w:pPr>
            <w:r>
              <w:t>Priority</w:t>
            </w:r>
          </w:p>
        </w:tc>
        <w:tc>
          <w:tcPr>
            <w:tcW w:w="1540" w:type="pct"/>
            <w:gridSpan w:val="2"/>
            <w:tcBorders>
              <w:top w:val="single" w:sz="4" w:space="0" w:color="000000"/>
              <w:left w:val="single" w:sz="4" w:space="0" w:color="000000"/>
              <w:bottom w:val="single" w:sz="4" w:space="0" w:color="000000"/>
              <w:right w:val="single" w:sz="4" w:space="0" w:color="000000"/>
            </w:tcBorders>
            <w:hideMark/>
          </w:tcPr>
          <w:p w14:paraId="5B9D9678" w14:textId="77777777" w:rsidR="009E782F" w:rsidRDefault="009E782F">
            <w:pPr>
              <w:spacing w:after="200" w:line="276" w:lineRule="auto"/>
              <w:rPr>
                <w:sz w:val="22"/>
                <w:szCs w:val="22"/>
                <w:lang w:eastAsia="en-US"/>
              </w:rPr>
            </w:pPr>
            <w:r>
              <w:t>Normal</w:t>
            </w:r>
          </w:p>
        </w:tc>
      </w:tr>
      <w:tr w:rsidR="009E782F" w14:paraId="16CE0AC4" w14:textId="77777777" w:rsidTr="00B818A3">
        <w:tc>
          <w:tcPr>
            <w:tcW w:w="5000" w:type="pct"/>
            <w:gridSpan w:val="5"/>
            <w:tcBorders>
              <w:top w:val="single" w:sz="4" w:space="0" w:color="000000"/>
              <w:left w:val="single" w:sz="4" w:space="0" w:color="000000"/>
              <w:bottom w:val="single" w:sz="4" w:space="0" w:color="000000"/>
              <w:right w:val="single" w:sz="4" w:space="0" w:color="000000"/>
            </w:tcBorders>
            <w:shd w:val="clear" w:color="auto" w:fill="FFFFFF"/>
          </w:tcPr>
          <w:p w14:paraId="3E27844B" w14:textId="77777777" w:rsidR="009E782F" w:rsidRDefault="009E782F">
            <w:r>
              <w:t>Actor:</w:t>
            </w:r>
          </w:p>
          <w:p w14:paraId="0D0AF9C8" w14:textId="77777777" w:rsidR="009E782F" w:rsidRDefault="009E782F">
            <w:r>
              <w:lastRenderedPageBreak/>
              <w:t xml:space="preserve">         Guest </w:t>
            </w:r>
          </w:p>
          <w:p w14:paraId="791D1A89" w14:textId="77777777" w:rsidR="009E782F" w:rsidRDefault="009E782F">
            <w:r>
              <w:t>Summary:</w:t>
            </w:r>
          </w:p>
          <w:p w14:paraId="6C8FF267" w14:textId="6FCE6AA9" w:rsidR="009E782F" w:rsidRDefault="009E782F">
            <w:r>
              <w:t xml:space="preserve">         This use case allows Guest to view a specific of shoes.</w:t>
            </w:r>
          </w:p>
          <w:p w14:paraId="69534457" w14:textId="77777777" w:rsidR="009E782F" w:rsidRDefault="009E782F">
            <w:r>
              <w:t>.</w:t>
            </w:r>
          </w:p>
          <w:p w14:paraId="3A719F3D" w14:textId="77777777" w:rsidR="009E782F" w:rsidRDefault="009E782F">
            <w:r>
              <w:t>Goal:</w:t>
            </w:r>
          </w:p>
          <w:p w14:paraId="33F6B4A3" w14:textId="6C789788" w:rsidR="009E782F" w:rsidRDefault="009E782F">
            <w:r>
              <w:t xml:space="preserve">         Guest can view a specific of shoes in the system.</w:t>
            </w:r>
          </w:p>
          <w:p w14:paraId="1A7CA403" w14:textId="77777777" w:rsidR="009E782F" w:rsidRDefault="009E782F">
            <w:r>
              <w:t>Triggers:</w:t>
            </w:r>
          </w:p>
          <w:p w14:paraId="3AACD5EA" w14:textId="77777777" w:rsidR="009E782F" w:rsidRDefault="009E782F">
            <w:r>
              <w:t xml:space="preserve">        Guest click on the image of the shoe .</w:t>
            </w:r>
            <w:r>
              <w:tab/>
            </w:r>
          </w:p>
          <w:p w14:paraId="13974F26" w14:textId="77777777" w:rsidR="009E782F" w:rsidRDefault="009E782F">
            <w:r>
              <w:t>Preconditions:</w:t>
            </w:r>
          </w:p>
          <w:p w14:paraId="2EC40FD1" w14:textId="450DA76B" w:rsidR="009E782F" w:rsidRDefault="009E782F">
            <w:r>
              <w:t xml:space="preserve">         Have at least one shoes in the system.</w:t>
            </w:r>
          </w:p>
          <w:p w14:paraId="329F8271" w14:textId="77777777" w:rsidR="009E782F" w:rsidRDefault="009E782F">
            <w:r>
              <w:t>Post Conditions:</w:t>
            </w:r>
          </w:p>
          <w:p w14:paraId="2C5C07C3" w14:textId="21D98071" w:rsidR="009E782F" w:rsidRDefault="009E782F">
            <w:r>
              <w:t xml:space="preserve">         Success: Guest view a specific of shoes in the system successfully.</w:t>
            </w:r>
          </w:p>
          <w:p w14:paraId="61A28E18" w14:textId="77777777" w:rsidR="009E782F" w:rsidRDefault="009E782F">
            <w:r>
              <w:t xml:space="preserve">         Fail: Show error messages.</w:t>
            </w:r>
          </w:p>
          <w:p w14:paraId="343208C9" w14:textId="77777777" w:rsidR="009E782F" w:rsidRDefault="009E782F"/>
          <w:p w14:paraId="7E87C73B" w14:textId="77777777" w:rsidR="009E782F" w:rsidRDefault="009E782F"/>
          <w:p w14:paraId="39F315D3" w14:textId="77777777" w:rsidR="009E782F" w:rsidRDefault="009E782F">
            <w:r>
              <w:t>Main Success Scenario:</w:t>
            </w:r>
          </w:p>
          <w:p w14:paraId="3D990F00" w14:textId="77777777" w:rsidR="009E782F" w:rsidRDefault="009E782F">
            <w:r>
              <w:t xml:space="preserve">         </w:t>
            </w:r>
          </w:p>
          <w:tbl>
            <w:tblPr>
              <w:tblW w:w="8555" w:type="dxa"/>
              <w:tblLook w:val="0400" w:firstRow="0" w:lastRow="0" w:firstColumn="0" w:lastColumn="0" w:noHBand="0" w:noVBand="1"/>
            </w:tblPr>
            <w:tblGrid>
              <w:gridCol w:w="949"/>
              <w:gridCol w:w="2773"/>
              <w:gridCol w:w="4833"/>
            </w:tblGrid>
            <w:tr w:rsidR="009E782F" w14:paraId="225E08E8"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33E15A8D" w14:textId="77777777" w:rsidR="009E782F" w:rsidRDefault="009E782F">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675BAE1C" w14:textId="77777777" w:rsidR="009E782F" w:rsidRDefault="009E782F">
                  <w:pPr>
                    <w:pStyle w:val="TableStyleWCS"/>
                    <w:spacing w:line="276" w:lineRule="auto"/>
                    <w:rPr>
                      <w:rFonts w:eastAsia="Times New Roman"/>
                      <w:lang w:eastAsia="en-US"/>
                    </w:rPr>
                  </w:pPr>
                  <w:r>
                    <w:rPr>
                      <w:lang w:eastAsia="en-US"/>
                    </w:rPr>
                    <w:t>Actor Action</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43334EAD" w14:textId="77777777" w:rsidR="009E782F" w:rsidRDefault="009E782F">
                  <w:pPr>
                    <w:pStyle w:val="TableStyleWCS"/>
                    <w:spacing w:line="276" w:lineRule="auto"/>
                    <w:rPr>
                      <w:rFonts w:eastAsia="Times New Roman"/>
                      <w:lang w:eastAsia="en-US"/>
                    </w:rPr>
                  </w:pPr>
                  <w:r>
                    <w:rPr>
                      <w:lang w:eastAsia="en-US"/>
                    </w:rPr>
                    <w:t>System Response</w:t>
                  </w:r>
                </w:p>
              </w:tc>
            </w:tr>
            <w:tr w:rsidR="009E782F" w14:paraId="347837A5"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887FC1" w14:textId="77777777" w:rsidR="009E782F" w:rsidRDefault="009E782F">
                  <w:pPr>
                    <w:pStyle w:val="TableStyleWCS"/>
                    <w:spacing w:line="276" w:lineRule="auto"/>
                    <w:rPr>
                      <w:rFonts w:eastAsia="Times New Roman"/>
                      <w:lang w:eastAsia="en-US"/>
                    </w:rPr>
                  </w:pPr>
                  <w:r>
                    <w:rPr>
                      <w:rFonts w:eastAsia="Times New Roman"/>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99CFED" w14:textId="77777777" w:rsidR="009E782F" w:rsidRDefault="009E782F">
                  <w:pPr>
                    <w:pStyle w:val="TableStyleWCS"/>
                    <w:spacing w:line="276" w:lineRule="auto"/>
                    <w:rPr>
                      <w:rFonts w:eastAsia="Times New Roman"/>
                      <w:lang w:eastAsia="en-US"/>
                    </w:rPr>
                  </w:pPr>
                  <w:r>
                    <w:rPr>
                      <w:rFonts w:eastAsia="Times New Roman"/>
                      <w:color w:val="000000"/>
                      <w:lang w:eastAsia="en-US"/>
                    </w:rPr>
                    <w:t xml:space="preserve">Guest </w:t>
                  </w:r>
                  <w:r>
                    <w:rPr>
                      <w:lang w:eastAsia="en-US"/>
                    </w:rPr>
                    <w:t>log in in the system.</w:t>
                  </w:r>
                </w:p>
                <w:p w14:paraId="06CA9583" w14:textId="77777777" w:rsidR="009E782F" w:rsidRDefault="009E782F">
                  <w:pPr>
                    <w:pStyle w:val="TableStyleWCS"/>
                    <w:spacing w:line="276" w:lineRule="auto"/>
                    <w:rPr>
                      <w:rFonts w:eastAsia="Times New Roman"/>
                      <w:lang w:eastAsia="en-US"/>
                    </w:rPr>
                  </w:pPr>
                </w:p>
                <w:p w14:paraId="24D670F9" w14:textId="77777777" w:rsidR="009E782F" w:rsidRDefault="009E782F">
                  <w:pPr>
                    <w:pStyle w:val="TableStyleWCS"/>
                    <w:spacing w:line="276" w:lineRule="auto"/>
                    <w:rPr>
                      <w:lang w:eastAsia="en-US"/>
                    </w:rPr>
                  </w:pPr>
                </w:p>
                <w:p w14:paraId="51B8C4A4" w14:textId="77777777" w:rsidR="009E782F" w:rsidRDefault="009E782F">
                  <w:pPr>
                    <w:pStyle w:val="TableStyleWCS"/>
                    <w:spacing w:line="276" w:lineRule="auto"/>
                    <w:rPr>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85CACA8" w14:textId="77777777" w:rsidR="009E782F" w:rsidRDefault="009E782F">
                  <w:pPr>
                    <w:pStyle w:val="TableStyleWCS"/>
                    <w:spacing w:line="276" w:lineRule="auto"/>
                    <w:rPr>
                      <w:lang w:eastAsia="en-US"/>
                    </w:rPr>
                  </w:pPr>
                  <w:r>
                    <w:rPr>
                      <w:lang w:eastAsia="en-US"/>
                    </w:rPr>
                    <w:t>+The system show:</w:t>
                  </w:r>
                </w:p>
                <w:p w14:paraId="56588425" w14:textId="77777777" w:rsidR="009E782F" w:rsidRDefault="009E782F">
                  <w:pPr>
                    <w:pStyle w:val="TableStyleWCS"/>
                    <w:spacing w:line="276" w:lineRule="auto"/>
                    <w:rPr>
                      <w:lang w:eastAsia="en-US"/>
                    </w:rPr>
                  </w:pPr>
                  <w:r>
                    <w:rPr>
                      <w:lang w:eastAsia="en-US"/>
                    </w:rPr>
                    <w:t>-“Log out” button</w:t>
                  </w:r>
                </w:p>
                <w:p w14:paraId="1CD2547D" w14:textId="77777777" w:rsidR="009E782F" w:rsidRDefault="009E782F">
                  <w:pPr>
                    <w:pStyle w:val="TableStyleWCS"/>
                    <w:spacing w:line="276" w:lineRule="auto"/>
                    <w:rPr>
                      <w:lang w:eastAsia="en-US"/>
                    </w:rPr>
                  </w:pPr>
                  <w:r>
                    <w:rPr>
                      <w:lang w:eastAsia="en-US"/>
                    </w:rPr>
                    <w:t>-“View profile” button</w:t>
                  </w:r>
                </w:p>
                <w:p w14:paraId="4BFFF91B" w14:textId="77777777" w:rsidR="009E782F" w:rsidRDefault="009E782F">
                  <w:pPr>
                    <w:pStyle w:val="TableStyleWCS"/>
                    <w:spacing w:line="276" w:lineRule="auto"/>
                    <w:rPr>
                      <w:lang w:eastAsia="en-US"/>
                    </w:rPr>
                  </w:pPr>
                  <w:r>
                    <w:rPr>
                      <w:lang w:eastAsia="en-US"/>
                    </w:rPr>
                    <w:t xml:space="preserve">-‘’View cart” button </w:t>
                  </w:r>
                </w:p>
                <w:p w14:paraId="36045567" w14:textId="77777777" w:rsidR="009E782F" w:rsidRDefault="009E782F">
                  <w:pPr>
                    <w:pStyle w:val="TableStyleWCS"/>
                    <w:spacing w:line="276" w:lineRule="auto"/>
                    <w:rPr>
                      <w:lang w:eastAsia="en-US"/>
                    </w:rPr>
                  </w:pPr>
                  <w:r>
                    <w:rPr>
                      <w:lang w:eastAsia="en-US"/>
                    </w:rPr>
                    <w:t>-Search shoe: textbox + “Search” button</w:t>
                  </w:r>
                </w:p>
                <w:p w14:paraId="5F4D2D07" w14:textId="77777777" w:rsidR="009E782F" w:rsidRDefault="009E782F">
                  <w:pPr>
                    <w:pStyle w:val="TableStyleWCS"/>
                    <w:spacing w:line="276" w:lineRule="auto"/>
                    <w:rPr>
                      <w:lang w:eastAsia="en-US"/>
                    </w:rPr>
                  </w:pPr>
                  <w:r>
                    <w:rPr>
                      <w:lang w:eastAsia="en-US"/>
                    </w:rPr>
                    <w:t>The system show list shoe:</w:t>
                  </w:r>
                </w:p>
                <w:p w14:paraId="2EC552DD" w14:textId="77777777" w:rsidR="009E782F" w:rsidRDefault="009E782F">
                  <w:pPr>
                    <w:pStyle w:val="TableStyleWCS"/>
                    <w:spacing w:line="276" w:lineRule="auto"/>
                    <w:rPr>
                      <w:lang w:eastAsia="en-US"/>
                    </w:rPr>
                  </w:pPr>
                  <w:r>
                    <w:rPr>
                      <w:lang w:eastAsia="en-US"/>
                    </w:rPr>
                    <w:t>-imageURL</w:t>
                  </w:r>
                </w:p>
                <w:p w14:paraId="6308C2A6" w14:textId="77777777" w:rsidR="009E782F" w:rsidRDefault="009E782F">
                  <w:pPr>
                    <w:pStyle w:val="TableStyleWCS"/>
                    <w:spacing w:line="276" w:lineRule="auto"/>
                    <w:rPr>
                      <w:lang w:eastAsia="en-US"/>
                    </w:rPr>
                  </w:pPr>
                  <w:r>
                    <w:rPr>
                      <w:lang w:eastAsia="en-US"/>
                    </w:rPr>
                    <w:t>-shoesName</w:t>
                  </w:r>
                </w:p>
                <w:p w14:paraId="62203664" w14:textId="77777777" w:rsidR="009E782F" w:rsidRDefault="009E782F">
                  <w:pPr>
                    <w:pStyle w:val="TableStyleWCS"/>
                    <w:spacing w:line="276" w:lineRule="auto"/>
                    <w:rPr>
                      <w:lang w:eastAsia="en-US"/>
                    </w:rPr>
                  </w:pPr>
                  <w:r>
                    <w:rPr>
                      <w:lang w:eastAsia="en-US"/>
                    </w:rPr>
                    <w:t>-price</w:t>
                  </w:r>
                </w:p>
                <w:p w14:paraId="08D37D3D" w14:textId="77777777" w:rsidR="009E782F" w:rsidRDefault="009E782F">
                  <w:pPr>
                    <w:pStyle w:val="TableStyleWCS"/>
                    <w:spacing w:line="276" w:lineRule="auto"/>
                    <w:rPr>
                      <w:lang w:eastAsia="en-US"/>
                    </w:rPr>
                  </w:pPr>
                  <w:r>
                    <w:rPr>
                      <w:lang w:eastAsia="en-US"/>
                    </w:rPr>
                    <w:t>Exception[1]</w:t>
                  </w:r>
                </w:p>
              </w:tc>
            </w:tr>
            <w:tr w:rsidR="009E782F" w14:paraId="3B2B040D"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FB8E69" w14:textId="77777777" w:rsidR="009E782F" w:rsidRDefault="009E782F">
                  <w:pPr>
                    <w:pStyle w:val="TableStyleWCS"/>
                    <w:spacing w:line="276" w:lineRule="auto"/>
                    <w:rPr>
                      <w:rFonts w:eastAsia="Times New Roman"/>
                      <w:lang w:eastAsia="en-US"/>
                    </w:rPr>
                  </w:pPr>
                  <w:r>
                    <w:rPr>
                      <w:rFonts w:eastAsia="Times New Roman"/>
                      <w:lang w:eastAsia="en-US"/>
                    </w:rPr>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9300FA" w14:textId="77777777" w:rsidR="009E782F" w:rsidRDefault="009E782F">
                  <w:pPr>
                    <w:pStyle w:val="TableStyleWCS"/>
                    <w:spacing w:line="276" w:lineRule="auto"/>
                    <w:rPr>
                      <w:rFonts w:eastAsia="Times New Roman"/>
                      <w:lang w:eastAsia="en-US"/>
                    </w:rPr>
                  </w:pPr>
                  <w:r>
                    <w:rPr>
                      <w:rFonts w:eastAsia="Times New Roman"/>
                      <w:color w:val="000000"/>
                      <w:lang w:eastAsia="en-US"/>
                    </w:rPr>
                    <w:t xml:space="preserve">Guest </w:t>
                  </w:r>
                  <w:r>
                    <w:rPr>
                      <w:lang w:eastAsia="en-US"/>
                    </w:rPr>
                    <w:t>click on the image of shoe.</w:t>
                  </w:r>
                </w:p>
                <w:p w14:paraId="2D993E75" w14:textId="77777777" w:rsidR="009E782F" w:rsidRDefault="009E782F">
                  <w:pPr>
                    <w:pStyle w:val="TableStyleWCS"/>
                    <w:spacing w:line="276" w:lineRule="auto"/>
                    <w:rPr>
                      <w:rFonts w:eastAsia="Times New Roman"/>
                      <w:color w:val="000000"/>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FDCB7C" w14:textId="77777777" w:rsidR="009E782F" w:rsidRDefault="009E782F">
                  <w:pPr>
                    <w:pStyle w:val="TableStyleWCS"/>
                    <w:spacing w:line="276" w:lineRule="auto"/>
                    <w:rPr>
                      <w:lang w:eastAsia="en-US"/>
                    </w:rPr>
                  </w:pPr>
                  <w:r>
                    <w:rPr>
                      <w:lang w:eastAsia="en-US"/>
                    </w:rPr>
                    <w:t>The system show a shoe:</w:t>
                  </w:r>
                </w:p>
                <w:p w14:paraId="25743F75" w14:textId="77777777" w:rsidR="009E782F" w:rsidRDefault="009E782F">
                  <w:pPr>
                    <w:pStyle w:val="TableStyleWCS"/>
                    <w:spacing w:line="276" w:lineRule="auto"/>
                    <w:rPr>
                      <w:lang w:eastAsia="en-US"/>
                    </w:rPr>
                  </w:pPr>
                  <w:r>
                    <w:rPr>
                      <w:lang w:eastAsia="en-US"/>
                    </w:rPr>
                    <w:t>-imageURL</w:t>
                  </w:r>
                </w:p>
                <w:p w14:paraId="77B340D8" w14:textId="77777777" w:rsidR="009E782F" w:rsidRDefault="009E782F">
                  <w:pPr>
                    <w:pStyle w:val="TableStyleWCS"/>
                    <w:spacing w:line="276" w:lineRule="auto"/>
                    <w:rPr>
                      <w:lang w:eastAsia="en-US"/>
                    </w:rPr>
                  </w:pPr>
                  <w:r>
                    <w:rPr>
                      <w:lang w:eastAsia="en-US"/>
                    </w:rPr>
                    <w:t>-shoesName</w:t>
                  </w:r>
                </w:p>
                <w:p w14:paraId="32CB9A67" w14:textId="77777777" w:rsidR="009E782F" w:rsidRDefault="009E782F">
                  <w:pPr>
                    <w:pStyle w:val="TableStyleWCS"/>
                    <w:spacing w:line="276" w:lineRule="auto"/>
                    <w:rPr>
                      <w:lang w:eastAsia="en-US"/>
                    </w:rPr>
                  </w:pPr>
                  <w:r>
                    <w:rPr>
                      <w:lang w:eastAsia="en-US"/>
                    </w:rPr>
                    <w:t>-price</w:t>
                  </w:r>
                </w:p>
                <w:p w14:paraId="47EF25AD" w14:textId="77777777" w:rsidR="009E782F" w:rsidRDefault="009E782F">
                  <w:pPr>
                    <w:pStyle w:val="TableStyleWCS"/>
                    <w:spacing w:line="276" w:lineRule="auto"/>
                    <w:rPr>
                      <w:lang w:eastAsia="en-US"/>
                    </w:rPr>
                  </w:pPr>
                  <w:r>
                    <w:rPr>
                      <w:lang w:eastAsia="en-US"/>
                    </w:rPr>
                    <w:t>-description</w:t>
                  </w:r>
                </w:p>
                <w:p w14:paraId="3C8549E5" w14:textId="77777777" w:rsidR="009E782F" w:rsidRDefault="009E782F">
                  <w:pPr>
                    <w:pStyle w:val="TableStyleWCS"/>
                    <w:spacing w:line="276" w:lineRule="auto"/>
                    <w:rPr>
                      <w:lang w:eastAsia="en-US"/>
                    </w:rPr>
                  </w:pPr>
                  <w:r>
                    <w:rPr>
                      <w:lang w:eastAsia="en-US"/>
                    </w:rPr>
                    <w:lastRenderedPageBreak/>
                    <w:t>-vendorID</w:t>
                  </w:r>
                </w:p>
                <w:p w14:paraId="6070AD2E" w14:textId="77777777" w:rsidR="009E782F" w:rsidRDefault="009E782F">
                  <w:pPr>
                    <w:pStyle w:val="TableStyleWCS"/>
                    <w:spacing w:line="276" w:lineRule="auto"/>
                    <w:rPr>
                      <w:lang w:eastAsia="en-US"/>
                    </w:rPr>
                  </w:pPr>
                  <w:r>
                    <w:rPr>
                      <w:lang w:eastAsia="en-US"/>
                    </w:rPr>
                    <w:t>-quantity [-,+]</w:t>
                  </w:r>
                </w:p>
                <w:p w14:paraId="5DB0B97E" w14:textId="77777777" w:rsidR="009E782F" w:rsidRDefault="009E782F">
                  <w:pPr>
                    <w:pStyle w:val="TableStyleWCS"/>
                    <w:spacing w:line="276" w:lineRule="auto"/>
                    <w:rPr>
                      <w:lang w:eastAsia="en-US"/>
                    </w:rPr>
                  </w:pPr>
                  <w:r>
                    <w:rPr>
                      <w:lang w:eastAsia="en-US"/>
                    </w:rPr>
                    <w:t>“Add to cart ” button</w:t>
                  </w:r>
                </w:p>
                <w:p w14:paraId="5FC8F34F" w14:textId="77777777" w:rsidR="009E782F" w:rsidRDefault="009E782F">
                  <w:pPr>
                    <w:pStyle w:val="TableStyleWCS"/>
                    <w:spacing w:line="276" w:lineRule="auto"/>
                    <w:rPr>
                      <w:lang w:eastAsia="en-US"/>
                    </w:rPr>
                  </w:pPr>
                </w:p>
              </w:tc>
            </w:tr>
          </w:tbl>
          <w:p w14:paraId="7C474534" w14:textId="77777777" w:rsidR="009E782F" w:rsidRDefault="009E782F"/>
          <w:p w14:paraId="5536DDF7" w14:textId="77777777" w:rsidR="009E782F" w:rsidRDefault="009E782F">
            <w:r>
              <w:t>Exception :</w:t>
            </w:r>
          </w:p>
          <w:tbl>
            <w:tblPr>
              <w:tblW w:w="8429" w:type="dxa"/>
              <w:tblLook w:val="0400" w:firstRow="0" w:lastRow="0" w:firstColumn="0" w:lastColumn="0" w:noHBand="0" w:noVBand="1"/>
            </w:tblPr>
            <w:tblGrid>
              <w:gridCol w:w="949"/>
              <w:gridCol w:w="2773"/>
              <w:gridCol w:w="4707"/>
            </w:tblGrid>
            <w:tr w:rsidR="009E782F" w14:paraId="3960AE84"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34EE3329" w14:textId="77777777" w:rsidR="009E782F" w:rsidRDefault="009E782F">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312D6AFC" w14:textId="77777777" w:rsidR="009E782F" w:rsidRDefault="009E782F">
                  <w:pPr>
                    <w:pStyle w:val="TableStyleWCS"/>
                    <w:spacing w:line="276" w:lineRule="auto"/>
                    <w:rPr>
                      <w:rFonts w:eastAsia="Times New Roman"/>
                      <w:lang w:eastAsia="en-US"/>
                    </w:rPr>
                  </w:pPr>
                  <w:r>
                    <w:rPr>
                      <w:lang w:eastAsia="en-US"/>
                    </w:rPr>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366E1D24" w14:textId="77777777" w:rsidR="009E782F" w:rsidRDefault="009E782F">
                  <w:pPr>
                    <w:pStyle w:val="TableStyleWCS"/>
                    <w:spacing w:line="276" w:lineRule="auto"/>
                    <w:rPr>
                      <w:rFonts w:eastAsia="Times New Roman"/>
                      <w:lang w:eastAsia="en-US"/>
                    </w:rPr>
                  </w:pPr>
                  <w:r>
                    <w:rPr>
                      <w:lang w:eastAsia="en-US"/>
                    </w:rPr>
                    <w:t>System Response</w:t>
                  </w:r>
                </w:p>
              </w:tc>
            </w:tr>
            <w:tr w:rsidR="009E782F" w14:paraId="1F501BC1"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D13DFE2" w14:textId="77777777" w:rsidR="009E782F" w:rsidRDefault="009E782F">
                  <w:pPr>
                    <w:pStyle w:val="TableStyleWCS"/>
                    <w:spacing w:line="276" w:lineRule="auto"/>
                    <w:rPr>
                      <w:rFonts w:eastAsia="Times New Roman"/>
                      <w:lang w:eastAsia="en-US"/>
                    </w:rPr>
                  </w:pPr>
                  <w:r>
                    <w:rPr>
                      <w:rFonts w:eastAsia="Times New Roman"/>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80CA74" w14:textId="77777777" w:rsidR="009E782F" w:rsidRDefault="009E782F">
                  <w:pPr>
                    <w:pStyle w:val="TableStyleWCS"/>
                    <w:spacing w:line="276" w:lineRule="auto"/>
                    <w:rPr>
                      <w:rFonts w:eastAsia="Times New Roman"/>
                      <w:lang w:eastAsia="en-US"/>
                    </w:rPr>
                  </w:pPr>
                  <w:r>
                    <w:rPr>
                      <w:rFonts w:eastAsia="Times New Roman"/>
                      <w:color w:val="000000"/>
                      <w:lang w:eastAsia="en-US"/>
                    </w:rPr>
                    <w:t xml:space="preserve">Guest </w:t>
                  </w:r>
                  <w:r>
                    <w:rPr>
                      <w:lang w:eastAsia="en-US"/>
                    </w:rPr>
                    <w:t>log in in the system.</w:t>
                  </w:r>
                </w:p>
                <w:p w14:paraId="7DE38673" w14:textId="77777777" w:rsidR="009E782F" w:rsidRDefault="009E782F">
                  <w:pPr>
                    <w:pStyle w:val="TableStyleWCS"/>
                    <w:spacing w:line="276" w:lineRule="auto"/>
                    <w:rPr>
                      <w:rFonts w:eastAsia="Times New Roman"/>
                      <w:lang w:eastAsia="en-US"/>
                    </w:rPr>
                  </w:pPr>
                </w:p>
                <w:p w14:paraId="1CA9E077" w14:textId="77777777" w:rsidR="009E782F" w:rsidRDefault="009E782F">
                  <w:pPr>
                    <w:pStyle w:val="TableStyleWCS"/>
                    <w:spacing w:line="276" w:lineRule="auto"/>
                    <w:rPr>
                      <w:rFonts w:eastAsia="Times New Roman"/>
                      <w:lang w:eastAsia="en-US"/>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C150448" w14:textId="77777777" w:rsidR="009E782F" w:rsidRDefault="009E782F">
                  <w:pPr>
                    <w:pStyle w:val="TableStyleWCS"/>
                    <w:spacing w:line="276" w:lineRule="auto"/>
                    <w:rPr>
                      <w:rFonts w:eastAsia="Noto Sans Symbols" w:cs="Noto Sans Symbols"/>
                      <w:lang w:eastAsia="en-US"/>
                    </w:rPr>
                  </w:pPr>
                  <w:r>
                    <w:rPr>
                      <w:rFonts w:eastAsia="Noto Sans Symbols" w:cs="Noto Sans Symbols"/>
                      <w:lang w:eastAsia="en-US"/>
                    </w:rPr>
                    <w:t xml:space="preserve">If don’t have any shoe . </w:t>
                  </w:r>
                  <w:r>
                    <w:rPr>
                      <w:lang w:eastAsia="en-US"/>
                    </w:rPr>
                    <w:t>The system show message: ”There aren't any shoe. Sorry about the inconvenience”.</w:t>
                  </w:r>
                </w:p>
                <w:p w14:paraId="0D5209D6" w14:textId="77777777" w:rsidR="009E782F" w:rsidRDefault="009E782F">
                  <w:pPr>
                    <w:pStyle w:val="TableStyleWCS"/>
                    <w:spacing w:line="276" w:lineRule="auto"/>
                    <w:rPr>
                      <w:rFonts w:eastAsia="Noto Sans Symbols" w:cs="Noto Sans Symbols"/>
                      <w:lang w:eastAsia="en-US"/>
                    </w:rPr>
                  </w:pPr>
                </w:p>
              </w:tc>
            </w:tr>
          </w:tbl>
          <w:p w14:paraId="5F4579C0" w14:textId="77777777" w:rsidR="009E782F" w:rsidRDefault="009E782F"/>
          <w:p w14:paraId="075CB543" w14:textId="77777777" w:rsidR="009E782F" w:rsidRDefault="009E782F">
            <w:r>
              <w:t>Relationships: N/A</w:t>
            </w:r>
          </w:p>
          <w:p w14:paraId="0AA27E25" w14:textId="77777777" w:rsidR="009E782F" w:rsidRDefault="009E782F">
            <w:pPr>
              <w:spacing w:after="200" w:line="276" w:lineRule="auto"/>
              <w:rPr>
                <w:sz w:val="22"/>
                <w:szCs w:val="22"/>
                <w:lang w:eastAsia="en-US"/>
              </w:rPr>
            </w:pPr>
            <w:r>
              <w:t xml:space="preserve">Business Rules:      </w:t>
            </w:r>
          </w:p>
        </w:tc>
      </w:tr>
    </w:tbl>
    <w:p w14:paraId="785BE3DC" w14:textId="5E21C151" w:rsidR="00F956B5" w:rsidRDefault="00F956B5" w:rsidP="00405A3A">
      <w:pPr>
        <w:pStyle w:val="Heading2"/>
      </w:pPr>
      <w:bookmarkStart w:id="21" w:name="_Toc77171476"/>
      <w:r>
        <w:lastRenderedPageBreak/>
        <w:t>&lt; Guest &gt; Add to cart</w:t>
      </w:r>
      <w:bookmarkEnd w:id="21"/>
    </w:p>
    <w:p w14:paraId="4A42A10E" w14:textId="3BF77787" w:rsidR="00B818A3" w:rsidRDefault="00806BB5" w:rsidP="00F956B5">
      <w:pPr>
        <w:jc w:val="center"/>
      </w:pPr>
      <w:r>
        <w:drawing>
          <wp:inline distT="0" distB="0" distL="0" distR="0" wp14:anchorId="1FB1598D" wp14:editId="70DD6BF1">
            <wp:extent cx="5689600" cy="1119076"/>
            <wp:effectExtent l="0" t="0" r="635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89600" cy="1119076"/>
                    </a:xfrm>
                    <a:prstGeom prst="rect">
                      <a:avLst/>
                    </a:prstGeom>
                  </pic:spPr>
                </pic:pic>
              </a:graphicData>
            </a:graphic>
          </wp:inline>
        </w:drawing>
      </w:r>
    </w:p>
    <w:p w14:paraId="7DE7069E" w14:textId="4C19C114" w:rsidR="00F956B5" w:rsidRDefault="0083054E" w:rsidP="00F956B5">
      <w:pPr>
        <w:jc w:val="center"/>
      </w:pPr>
      <w:r>
        <w:t>Figure 3.7</w:t>
      </w:r>
      <w:r w:rsidR="00AB377F">
        <w:t xml:space="preserve"> </w:t>
      </w:r>
      <w:r w:rsidR="00F956B5">
        <w:t>&lt; Guest &gt; Add to cart</w:t>
      </w:r>
    </w:p>
    <w:p w14:paraId="79296B5A" w14:textId="77777777" w:rsidR="00B818A3" w:rsidRDefault="00B818A3" w:rsidP="005173B3">
      <w:pPr>
        <w:ind w:left="0"/>
      </w:pPr>
    </w:p>
    <w:p w14:paraId="450850A9" w14:textId="59342E19" w:rsidR="00B818A3" w:rsidRDefault="005173B3" w:rsidP="005173B3">
      <w:r w:rsidRPr="00435690">
        <w:t>Use Case Specification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8" w:type="dxa"/>
          <w:left w:w="115" w:type="dxa"/>
          <w:bottom w:w="58" w:type="dxa"/>
          <w:right w:w="115" w:type="dxa"/>
        </w:tblCellMar>
        <w:tblLook w:val="01E0" w:firstRow="1" w:lastRow="1" w:firstColumn="1" w:lastColumn="1" w:noHBand="0" w:noVBand="0"/>
      </w:tblPr>
      <w:tblGrid>
        <w:gridCol w:w="2490"/>
        <w:gridCol w:w="2441"/>
        <w:gridCol w:w="1428"/>
        <w:gridCol w:w="743"/>
        <w:gridCol w:w="2088"/>
      </w:tblGrid>
      <w:tr w:rsidR="002744B5" w14:paraId="269856BC" w14:textId="77777777" w:rsidTr="00B818A3">
        <w:tc>
          <w:tcPr>
            <w:tcW w:w="5000" w:type="pct"/>
            <w:gridSpan w:val="5"/>
            <w:tcBorders>
              <w:top w:val="single" w:sz="4" w:space="0" w:color="000000"/>
              <w:left w:val="single" w:sz="4" w:space="0" w:color="000000"/>
              <w:bottom w:val="single" w:sz="4" w:space="0" w:color="000000"/>
              <w:right w:val="single" w:sz="4" w:space="0" w:color="000000"/>
            </w:tcBorders>
            <w:shd w:val="clear" w:color="auto" w:fill="F3F3F3"/>
          </w:tcPr>
          <w:p w14:paraId="6B0B2BB3" w14:textId="69BD68A9" w:rsidR="002744B5" w:rsidRDefault="002744B5" w:rsidP="002744B5">
            <w:pPr>
              <w:tabs>
                <w:tab w:val="left" w:pos="3626"/>
              </w:tabs>
              <w:spacing w:after="200" w:line="276" w:lineRule="auto"/>
              <w:rPr>
                <w:sz w:val="22"/>
                <w:szCs w:val="22"/>
                <w:lang w:eastAsia="en-US"/>
              </w:rPr>
            </w:pPr>
            <w:r>
              <w:t>USE CASE – sSs_UC_06</w:t>
            </w:r>
          </w:p>
        </w:tc>
      </w:tr>
      <w:tr w:rsidR="002744B5" w14:paraId="60E3FED5" w14:textId="77777777" w:rsidTr="00B8544F">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3D442292" w14:textId="77777777" w:rsidR="002744B5" w:rsidRDefault="002744B5">
            <w:pPr>
              <w:spacing w:after="200" w:line="276" w:lineRule="auto"/>
              <w:rPr>
                <w:sz w:val="22"/>
                <w:szCs w:val="22"/>
                <w:lang w:eastAsia="en-US"/>
              </w:rPr>
            </w:pPr>
            <w:r>
              <w:t>Use-case No.</w:t>
            </w:r>
          </w:p>
        </w:tc>
        <w:tc>
          <w:tcPr>
            <w:tcW w:w="1328" w:type="pct"/>
            <w:tcBorders>
              <w:top w:val="single" w:sz="4" w:space="0" w:color="000000"/>
              <w:left w:val="single" w:sz="4" w:space="0" w:color="000000"/>
              <w:bottom w:val="single" w:sz="4" w:space="0" w:color="000000"/>
              <w:right w:val="single" w:sz="4" w:space="0" w:color="000000"/>
            </w:tcBorders>
            <w:hideMark/>
          </w:tcPr>
          <w:p w14:paraId="79EEFE52" w14:textId="4DF323F3" w:rsidR="002744B5" w:rsidRDefault="002744B5">
            <w:pPr>
              <w:spacing w:after="200" w:line="276" w:lineRule="auto"/>
              <w:rPr>
                <w:sz w:val="22"/>
                <w:szCs w:val="22"/>
                <w:lang w:eastAsia="en-US"/>
              </w:rPr>
            </w:pPr>
            <w:r>
              <w:t>&lt;UC006&gt;</w:t>
            </w:r>
          </w:p>
        </w:tc>
        <w:tc>
          <w:tcPr>
            <w:tcW w:w="1181" w:type="pct"/>
            <w:gridSpan w:val="2"/>
            <w:tcBorders>
              <w:top w:val="single" w:sz="4" w:space="0" w:color="000000"/>
              <w:left w:val="single" w:sz="4" w:space="0" w:color="000000"/>
              <w:bottom w:val="single" w:sz="4" w:space="0" w:color="000000"/>
              <w:right w:val="single" w:sz="4" w:space="0" w:color="000000"/>
            </w:tcBorders>
            <w:shd w:val="clear" w:color="auto" w:fill="F3F3F3"/>
            <w:hideMark/>
          </w:tcPr>
          <w:p w14:paraId="609F9456" w14:textId="77777777" w:rsidR="002744B5" w:rsidRDefault="002744B5">
            <w:pPr>
              <w:spacing w:after="200" w:line="276" w:lineRule="auto"/>
              <w:rPr>
                <w:sz w:val="22"/>
                <w:szCs w:val="22"/>
                <w:lang w:eastAsia="en-US"/>
              </w:rPr>
            </w:pPr>
            <w:r>
              <w:t>Use-case Version</w:t>
            </w:r>
          </w:p>
        </w:tc>
        <w:tc>
          <w:tcPr>
            <w:tcW w:w="1136" w:type="pct"/>
            <w:tcBorders>
              <w:top w:val="single" w:sz="4" w:space="0" w:color="000000"/>
              <w:left w:val="single" w:sz="4" w:space="0" w:color="000000"/>
              <w:bottom w:val="single" w:sz="4" w:space="0" w:color="000000"/>
              <w:right w:val="single" w:sz="4" w:space="0" w:color="000000"/>
            </w:tcBorders>
            <w:hideMark/>
          </w:tcPr>
          <w:p w14:paraId="650A8D84" w14:textId="77777777" w:rsidR="002744B5" w:rsidRDefault="002744B5">
            <w:pPr>
              <w:spacing w:after="200" w:line="276" w:lineRule="auto"/>
              <w:rPr>
                <w:sz w:val="22"/>
                <w:szCs w:val="22"/>
                <w:lang w:eastAsia="en-US"/>
              </w:rPr>
            </w:pPr>
            <w:r>
              <w:t>1.0</w:t>
            </w:r>
          </w:p>
        </w:tc>
      </w:tr>
      <w:tr w:rsidR="002744B5" w14:paraId="4942CB18" w14:textId="77777777" w:rsidTr="00B8544F">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25B41137" w14:textId="77777777" w:rsidR="002744B5" w:rsidRDefault="002744B5">
            <w:pPr>
              <w:spacing w:after="200" w:line="276" w:lineRule="auto"/>
              <w:rPr>
                <w:sz w:val="22"/>
                <w:szCs w:val="22"/>
                <w:lang w:eastAsia="en-US"/>
              </w:rPr>
            </w:pPr>
            <w:r>
              <w:t>Use-case Name</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08052AAC" w14:textId="77777777" w:rsidR="002744B5" w:rsidRDefault="002744B5">
            <w:pPr>
              <w:spacing w:after="200" w:line="276" w:lineRule="auto"/>
              <w:rPr>
                <w:sz w:val="22"/>
                <w:szCs w:val="22"/>
                <w:lang w:eastAsia="en-US"/>
              </w:rPr>
            </w:pPr>
            <w:r>
              <w:t>Add to cart</w:t>
            </w:r>
          </w:p>
        </w:tc>
      </w:tr>
      <w:tr w:rsidR="002744B5" w14:paraId="754C605C" w14:textId="77777777" w:rsidTr="00B8544F">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227643EB" w14:textId="77777777" w:rsidR="002744B5" w:rsidRDefault="002744B5">
            <w:pPr>
              <w:spacing w:after="200" w:line="276" w:lineRule="auto"/>
              <w:rPr>
                <w:sz w:val="22"/>
                <w:szCs w:val="22"/>
                <w:lang w:eastAsia="en-US"/>
              </w:rPr>
            </w:pPr>
            <w:r>
              <w:lastRenderedPageBreak/>
              <w:t xml:space="preserve">Author </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2E184CF0" w14:textId="6722A01D" w:rsidR="002744B5" w:rsidRDefault="002744B5">
            <w:pPr>
              <w:spacing w:after="200" w:line="276" w:lineRule="auto"/>
              <w:rPr>
                <w:sz w:val="22"/>
                <w:szCs w:val="22"/>
                <w:lang w:eastAsia="en-US"/>
              </w:rPr>
            </w:pPr>
            <w:r>
              <w:t>Tran Trung Ta</w:t>
            </w:r>
          </w:p>
        </w:tc>
      </w:tr>
      <w:tr w:rsidR="002744B5" w14:paraId="2EBA2D80" w14:textId="77777777" w:rsidTr="00B8544F">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0E19AD13" w14:textId="77777777" w:rsidR="002744B5" w:rsidRDefault="002744B5">
            <w:pPr>
              <w:spacing w:after="200" w:line="276" w:lineRule="auto"/>
              <w:rPr>
                <w:sz w:val="22"/>
                <w:szCs w:val="22"/>
                <w:lang w:eastAsia="en-US"/>
              </w:rPr>
            </w:pPr>
            <w:r>
              <w:t>Date</w:t>
            </w:r>
          </w:p>
        </w:tc>
        <w:tc>
          <w:tcPr>
            <w:tcW w:w="1328" w:type="pct"/>
            <w:tcBorders>
              <w:top w:val="single" w:sz="4" w:space="0" w:color="000000"/>
              <w:left w:val="single" w:sz="4" w:space="0" w:color="000000"/>
              <w:bottom w:val="single" w:sz="4" w:space="0" w:color="000000"/>
              <w:right w:val="single" w:sz="4" w:space="0" w:color="000000"/>
            </w:tcBorders>
            <w:hideMark/>
          </w:tcPr>
          <w:p w14:paraId="0A116AED" w14:textId="77777777" w:rsidR="002744B5" w:rsidRDefault="002744B5">
            <w:pPr>
              <w:spacing w:after="200" w:line="276" w:lineRule="auto"/>
              <w:rPr>
                <w:sz w:val="22"/>
                <w:szCs w:val="22"/>
                <w:lang w:eastAsia="en-US"/>
              </w:rPr>
            </w:pPr>
            <w:r>
              <w:t>7/03/2021</w:t>
            </w:r>
          </w:p>
        </w:tc>
        <w:tc>
          <w:tcPr>
            <w:tcW w:w="777" w:type="pct"/>
            <w:tcBorders>
              <w:top w:val="single" w:sz="4" w:space="0" w:color="000000"/>
              <w:left w:val="single" w:sz="4" w:space="0" w:color="000000"/>
              <w:bottom w:val="single" w:sz="4" w:space="0" w:color="000000"/>
              <w:right w:val="single" w:sz="4" w:space="0" w:color="000000"/>
            </w:tcBorders>
            <w:shd w:val="clear" w:color="auto" w:fill="F3F3F3"/>
            <w:hideMark/>
          </w:tcPr>
          <w:p w14:paraId="593FC257" w14:textId="77777777" w:rsidR="002744B5" w:rsidRDefault="002744B5">
            <w:pPr>
              <w:spacing w:after="200" w:line="276" w:lineRule="auto"/>
              <w:rPr>
                <w:sz w:val="22"/>
                <w:szCs w:val="22"/>
                <w:lang w:eastAsia="en-US"/>
              </w:rPr>
            </w:pPr>
            <w:r>
              <w:t>Priority</w:t>
            </w:r>
          </w:p>
        </w:tc>
        <w:tc>
          <w:tcPr>
            <w:tcW w:w="1540" w:type="pct"/>
            <w:gridSpan w:val="2"/>
            <w:tcBorders>
              <w:top w:val="single" w:sz="4" w:space="0" w:color="000000"/>
              <w:left w:val="single" w:sz="4" w:space="0" w:color="000000"/>
              <w:bottom w:val="single" w:sz="4" w:space="0" w:color="000000"/>
              <w:right w:val="single" w:sz="4" w:space="0" w:color="000000"/>
            </w:tcBorders>
            <w:hideMark/>
          </w:tcPr>
          <w:p w14:paraId="7E0F5EF1" w14:textId="77777777" w:rsidR="002744B5" w:rsidRDefault="002744B5">
            <w:pPr>
              <w:spacing w:after="200" w:line="276" w:lineRule="auto"/>
              <w:rPr>
                <w:sz w:val="22"/>
                <w:szCs w:val="22"/>
                <w:lang w:eastAsia="en-US"/>
              </w:rPr>
            </w:pPr>
            <w:r>
              <w:t>Normal</w:t>
            </w:r>
          </w:p>
        </w:tc>
      </w:tr>
      <w:tr w:rsidR="002744B5" w14:paraId="021382DA" w14:textId="77777777" w:rsidTr="00B818A3">
        <w:tc>
          <w:tcPr>
            <w:tcW w:w="5000" w:type="pct"/>
            <w:gridSpan w:val="5"/>
            <w:tcBorders>
              <w:top w:val="single" w:sz="4" w:space="0" w:color="000000"/>
              <w:left w:val="single" w:sz="4" w:space="0" w:color="000000"/>
              <w:bottom w:val="single" w:sz="4" w:space="0" w:color="000000"/>
              <w:right w:val="single" w:sz="4" w:space="0" w:color="000000"/>
            </w:tcBorders>
            <w:shd w:val="clear" w:color="auto" w:fill="FFFFFF"/>
          </w:tcPr>
          <w:p w14:paraId="37705B58" w14:textId="77777777" w:rsidR="002744B5" w:rsidRDefault="002744B5">
            <w:r>
              <w:t>Actor:</w:t>
            </w:r>
          </w:p>
          <w:p w14:paraId="6C6D229F" w14:textId="77777777" w:rsidR="002744B5" w:rsidRDefault="002744B5">
            <w:r>
              <w:t xml:space="preserve">         Guest </w:t>
            </w:r>
          </w:p>
          <w:p w14:paraId="31D61DEE" w14:textId="77777777" w:rsidR="002744B5" w:rsidRDefault="002744B5">
            <w:r>
              <w:t>Summary:</w:t>
            </w:r>
          </w:p>
          <w:p w14:paraId="7E470A26" w14:textId="77777777" w:rsidR="002744B5" w:rsidRDefault="002744B5">
            <w:r>
              <w:t xml:space="preserve">         This use case allows Guest add shoe to cart.</w:t>
            </w:r>
          </w:p>
          <w:p w14:paraId="065D5A14" w14:textId="77777777" w:rsidR="002744B5" w:rsidRDefault="002744B5">
            <w:r>
              <w:t>.</w:t>
            </w:r>
          </w:p>
          <w:p w14:paraId="465577EC" w14:textId="77777777" w:rsidR="002744B5" w:rsidRDefault="002744B5">
            <w:r>
              <w:t>Goal:</w:t>
            </w:r>
          </w:p>
          <w:p w14:paraId="57E67D96" w14:textId="77777777" w:rsidR="002744B5" w:rsidRDefault="002744B5">
            <w:r>
              <w:t xml:space="preserve">         Guest can add shoe to cart in the system.</w:t>
            </w:r>
          </w:p>
          <w:p w14:paraId="406CD010" w14:textId="77777777" w:rsidR="002744B5" w:rsidRDefault="002744B5">
            <w:r>
              <w:t>Triggers:</w:t>
            </w:r>
          </w:p>
          <w:p w14:paraId="2976D739" w14:textId="77777777" w:rsidR="002744B5" w:rsidRDefault="002744B5">
            <w:r>
              <w:t xml:space="preserve">        Guest click on the button “Add to cart” .</w:t>
            </w:r>
            <w:r>
              <w:tab/>
            </w:r>
          </w:p>
          <w:p w14:paraId="4F2B5E47" w14:textId="77777777" w:rsidR="002744B5" w:rsidRDefault="002744B5">
            <w:r>
              <w:t>Preconditions:</w:t>
            </w:r>
          </w:p>
          <w:p w14:paraId="4DCCA8F4" w14:textId="022247A0" w:rsidR="002744B5" w:rsidRDefault="002744B5">
            <w:r>
              <w:t xml:space="preserve">         Guest stay on the “View a specific of shoes” screen .</w:t>
            </w:r>
            <w:r>
              <w:tab/>
              <w:t>.</w:t>
            </w:r>
          </w:p>
          <w:p w14:paraId="3F7A6657" w14:textId="77777777" w:rsidR="002744B5" w:rsidRDefault="002744B5">
            <w:r>
              <w:t>Post Conditions:</w:t>
            </w:r>
          </w:p>
          <w:p w14:paraId="55B4FF4E" w14:textId="77777777" w:rsidR="002744B5" w:rsidRDefault="002744B5">
            <w:r>
              <w:t xml:space="preserve">         Success: Guest add shoe to cart in the system successfully.</w:t>
            </w:r>
          </w:p>
          <w:p w14:paraId="1A72F857" w14:textId="15533267" w:rsidR="002744B5" w:rsidRDefault="002744B5" w:rsidP="007220D4">
            <w:r>
              <w:t xml:space="preserve">         Fail: Show error messages.</w:t>
            </w:r>
          </w:p>
          <w:p w14:paraId="76918D3B" w14:textId="009F775F" w:rsidR="002744B5" w:rsidRDefault="002744B5" w:rsidP="007220D4">
            <w:r>
              <w:t>Main Success Scenario:</w:t>
            </w:r>
          </w:p>
          <w:tbl>
            <w:tblPr>
              <w:tblW w:w="8555" w:type="dxa"/>
              <w:tblLook w:val="0400" w:firstRow="0" w:lastRow="0" w:firstColumn="0" w:lastColumn="0" w:noHBand="0" w:noVBand="1"/>
            </w:tblPr>
            <w:tblGrid>
              <w:gridCol w:w="949"/>
              <w:gridCol w:w="2773"/>
              <w:gridCol w:w="4833"/>
            </w:tblGrid>
            <w:tr w:rsidR="002744B5" w14:paraId="149D813A"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48E418F4" w14:textId="77777777" w:rsidR="002744B5" w:rsidRDefault="002744B5">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719E20AE" w14:textId="77777777" w:rsidR="002744B5" w:rsidRDefault="002744B5">
                  <w:pPr>
                    <w:pStyle w:val="TableStyleWCS"/>
                    <w:spacing w:line="276" w:lineRule="auto"/>
                    <w:rPr>
                      <w:rFonts w:eastAsia="Times New Roman"/>
                      <w:lang w:eastAsia="en-US"/>
                    </w:rPr>
                  </w:pPr>
                  <w:r>
                    <w:rPr>
                      <w:lang w:eastAsia="en-US"/>
                    </w:rPr>
                    <w:t>Actor Action</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5A589D75" w14:textId="77777777" w:rsidR="002744B5" w:rsidRDefault="002744B5">
                  <w:pPr>
                    <w:pStyle w:val="TableStyleWCS"/>
                    <w:spacing w:line="276" w:lineRule="auto"/>
                    <w:rPr>
                      <w:rFonts w:eastAsia="Times New Roman"/>
                      <w:lang w:eastAsia="en-US"/>
                    </w:rPr>
                  </w:pPr>
                  <w:r>
                    <w:rPr>
                      <w:lang w:eastAsia="en-US"/>
                    </w:rPr>
                    <w:t>System Response</w:t>
                  </w:r>
                </w:p>
              </w:tc>
            </w:tr>
            <w:tr w:rsidR="002744B5" w14:paraId="5DA0054F" w14:textId="77777777">
              <w:trPr>
                <w:trHeight w:val="762"/>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79733AE0" w14:textId="77777777" w:rsidR="002744B5" w:rsidRDefault="002744B5">
                  <w:pPr>
                    <w:pStyle w:val="TableStyleWCS"/>
                    <w:spacing w:line="276" w:lineRule="auto"/>
                    <w:rPr>
                      <w:rFonts w:eastAsia="Times New Roman"/>
                      <w:lang w:eastAsia="en-US"/>
                    </w:rPr>
                  </w:pPr>
                  <w:r>
                    <w:rPr>
                      <w:rFonts w:eastAsia="Times New Roman"/>
                      <w:lang w:eastAsia="en-US"/>
                    </w:rPr>
                    <w:t>1</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tcPr>
                <w:p w14:paraId="54A6950A" w14:textId="77777777" w:rsidR="002744B5" w:rsidRDefault="002744B5">
                  <w:pPr>
                    <w:spacing w:after="200" w:line="276" w:lineRule="auto"/>
                    <w:rPr>
                      <w:sz w:val="22"/>
                      <w:szCs w:val="22"/>
                      <w:lang w:eastAsia="en-US"/>
                    </w:rPr>
                  </w:pPr>
                </w:p>
              </w:tc>
              <w:tc>
                <w:tcPr>
                  <w:tcW w:w="483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tcPr>
                <w:p w14:paraId="15B08F9B" w14:textId="77777777" w:rsidR="002744B5" w:rsidRDefault="002744B5">
                  <w:pPr>
                    <w:pStyle w:val="TableStyleWCS"/>
                    <w:spacing w:line="276" w:lineRule="auto"/>
                    <w:rPr>
                      <w:lang w:eastAsia="en-US"/>
                    </w:rPr>
                  </w:pPr>
                  <w:r>
                    <w:rPr>
                      <w:lang w:eastAsia="en-US"/>
                    </w:rPr>
                    <w:t>The system show a shoe:</w:t>
                  </w:r>
                </w:p>
                <w:p w14:paraId="3181E129" w14:textId="77777777" w:rsidR="002744B5" w:rsidRDefault="002744B5">
                  <w:pPr>
                    <w:pStyle w:val="TableStyleWCS"/>
                    <w:spacing w:line="276" w:lineRule="auto"/>
                    <w:rPr>
                      <w:lang w:eastAsia="en-US"/>
                    </w:rPr>
                  </w:pPr>
                  <w:r>
                    <w:rPr>
                      <w:lang w:eastAsia="en-US"/>
                    </w:rPr>
                    <w:t>-imageURL</w:t>
                  </w:r>
                </w:p>
                <w:p w14:paraId="5EA7B00B" w14:textId="77777777" w:rsidR="002744B5" w:rsidRDefault="002744B5">
                  <w:pPr>
                    <w:pStyle w:val="TableStyleWCS"/>
                    <w:spacing w:line="276" w:lineRule="auto"/>
                    <w:rPr>
                      <w:lang w:eastAsia="en-US"/>
                    </w:rPr>
                  </w:pPr>
                  <w:r>
                    <w:rPr>
                      <w:lang w:eastAsia="en-US"/>
                    </w:rPr>
                    <w:t>-shoesName</w:t>
                  </w:r>
                </w:p>
                <w:p w14:paraId="62198124" w14:textId="77777777" w:rsidR="002744B5" w:rsidRDefault="002744B5">
                  <w:pPr>
                    <w:pStyle w:val="TableStyleWCS"/>
                    <w:spacing w:line="276" w:lineRule="auto"/>
                    <w:rPr>
                      <w:lang w:eastAsia="en-US"/>
                    </w:rPr>
                  </w:pPr>
                  <w:r>
                    <w:rPr>
                      <w:lang w:eastAsia="en-US"/>
                    </w:rPr>
                    <w:t>-price</w:t>
                  </w:r>
                </w:p>
                <w:p w14:paraId="077C388B" w14:textId="77777777" w:rsidR="002744B5" w:rsidRDefault="002744B5">
                  <w:pPr>
                    <w:pStyle w:val="TableStyleWCS"/>
                    <w:spacing w:line="276" w:lineRule="auto"/>
                    <w:rPr>
                      <w:lang w:eastAsia="en-US"/>
                    </w:rPr>
                  </w:pPr>
                  <w:r>
                    <w:rPr>
                      <w:lang w:eastAsia="en-US"/>
                    </w:rPr>
                    <w:t>-description</w:t>
                  </w:r>
                </w:p>
                <w:p w14:paraId="4391E6A4" w14:textId="77777777" w:rsidR="002744B5" w:rsidRDefault="002744B5">
                  <w:pPr>
                    <w:pStyle w:val="TableStyleWCS"/>
                    <w:spacing w:line="276" w:lineRule="auto"/>
                    <w:rPr>
                      <w:lang w:eastAsia="en-US"/>
                    </w:rPr>
                  </w:pPr>
                  <w:r>
                    <w:rPr>
                      <w:lang w:eastAsia="en-US"/>
                    </w:rPr>
                    <w:t>-vendorID</w:t>
                  </w:r>
                </w:p>
                <w:p w14:paraId="4F49F99E" w14:textId="77777777" w:rsidR="002744B5" w:rsidRDefault="002744B5">
                  <w:pPr>
                    <w:pStyle w:val="TableStyleWCS"/>
                    <w:spacing w:line="276" w:lineRule="auto"/>
                    <w:rPr>
                      <w:lang w:eastAsia="en-US"/>
                    </w:rPr>
                  </w:pPr>
                  <w:r>
                    <w:rPr>
                      <w:lang w:eastAsia="en-US"/>
                    </w:rPr>
                    <w:t xml:space="preserve">-quantity </w:t>
                  </w:r>
                </w:p>
                <w:p w14:paraId="63FA0CA5" w14:textId="77777777" w:rsidR="002744B5" w:rsidRDefault="002744B5">
                  <w:pPr>
                    <w:pStyle w:val="TableStyleWCS"/>
                    <w:spacing w:line="276" w:lineRule="auto"/>
                    <w:rPr>
                      <w:lang w:eastAsia="en-US"/>
                    </w:rPr>
                  </w:pPr>
                  <w:r>
                    <w:rPr>
                      <w:lang w:eastAsia="en-US"/>
                    </w:rPr>
                    <w:t>“-,+” button</w:t>
                  </w:r>
                </w:p>
                <w:p w14:paraId="2BAE6D33" w14:textId="2ACF5C8E" w:rsidR="002744B5" w:rsidRDefault="002744B5">
                  <w:pPr>
                    <w:pStyle w:val="TableStyleWCS"/>
                    <w:spacing w:line="276" w:lineRule="auto"/>
                    <w:rPr>
                      <w:lang w:eastAsia="en-US"/>
                    </w:rPr>
                  </w:pPr>
                  <w:r>
                    <w:rPr>
                      <w:lang w:eastAsia="en-US"/>
                    </w:rPr>
                    <w:t>“Add to cart ” button</w:t>
                  </w:r>
                </w:p>
              </w:tc>
            </w:tr>
            <w:tr w:rsidR="002744B5" w14:paraId="4FE4B764" w14:textId="77777777">
              <w:trPr>
                <w:trHeight w:val="762"/>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tcPr>
                <w:p w14:paraId="067FC710" w14:textId="145C507F" w:rsidR="002744B5" w:rsidRDefault="002744B5">
                  <w:pPr>
                    <w:pStyle w:val="TableStyleWCS"/>
                    <w:spacing w:line="276" w:lineRule="auto"/>
                    <w:rPr>
                      <w:rFonts w:eastAsia="Times New Roman"/>
                      <w:lang w:eastAsia="en-US"/>
                    </w:rPr>
                  </w:pPr>
                  <w:r>
                    <w:rPr>
                      <w:rFonts w:eastAsia="Times New Roman"/>
                      <w:lang w:eastAsia="en-US"/>
                    </w:rPr>
                    <w:t>2</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tcPr>
                <w:p w14:paraId="6F0475D2" w14:textId="64395CC2" w:rsidR="002744B5" w:rsidRDefault="002744B5" w:rsidP="00203DD8">
                  <w:pPr>
                    <w:pStyle w:val="TableStyleWCS"/>
                    <w:rPr>
                      <w:lang w:eastAsia="en-US"/>
                    </w:rPr>
                  </w:pPr>
                  <w:r>
                    <w:rPr>
                      <w:lang w:eastAsia="en-US"/>
                    </w:rPr>
                    <w:t>Guest clicks “+” button or “-” button</w:t>
                  </w:r>
                </w:p>
              </w:tc>
              <w:tc>
                <w:tcPr>
                  <w:tcW w:w="483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tcPr>
                <w:p w14:paraId="1928DE4C" w14:textId="77777777" w:rsidR="002744B5" w:rsidRDefault="002744B5">
                  <w:pPr>
                    <w:pStyle w:val="TableStyleWCS"/>
                    <w:spacing w:line="276" w:lineRule="auto"/>
                    <w:rPr>
                      <w:lang w:eastAsia="en-US"/>
                    </w:rPr>
                  </w:pPr>
                </w:p>
              </w:tc>
            </w:tr>
            <w:tr w:rsidR="002744B5" w14:paraId="335C8273"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EF881FC" w14:textId="2826979E" w:rsidR="002744B5" w:rsidRDefault="002744B5">
                  <w:pPr>
                    <w:pStyle w:val="TableStyleWCS"/>
                    <w:spacing w:line="276" w:lineRule="auto"/>
                    <w:rPr>
                      <w:rFonts w:eastAsia="Times New Roman"/>
                      <w:lang w:eastAsia="en-US"/>
                    </w:rPr>
                  </w:pPr>
                  <w:r>
                    <w:rPr>
                      <w:rFonts w:eastAsia="Times New Roman"/>
                      <w:lang w:eastAsia="en-US"/>
                    </w:rPr>
                    <w:lastRenderedPageBreak/>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E9F9C06" w14:textId="77777777" w:rsidR="002744B5" w:rsidRDefault="002744B5">
                  <w:pPr>
                    <w:pStyle w:val="TableStyleWCS"/>
                    <w:spacing w:line="276" w:lineRule="auto"/>
                    <w:rPr>
                      <w:rFonts w:eastAsia="Times New Roman"/>
                      <w:lang w:eastAsia="en-US"/>
                    </w:rPr>
                  </w:pPr>
                  <w:r>
                    <w:rPr>
                      <w:rFonts w:eastAsia="Times New Roman"/>
                      <w:color w:val="000000"/>
                      <w:lang w:eastAsia="en-US"/>
                    </w:rPr>
                    <w:t xml:space="preserve">Guest </w:t>
                  </w:r>
                  <w:r>
                    <w:rPr>
                      <w:lang w:eastAsia="en-US"/>
                    </w:rPr>
                    <w:t>click on the button”Add to cart”.</w:t>
                  </w:r>
                </w:p>
                <w:p w14:paraId="4C319F92" w14:textId="77777777" w:rsidR="002744B5" w:rsidRDefault="002744B5">
                  <w:pPr>
                    <w:pStyle w:val="TableStyleWCS"/>
                    <w:spacing w:line="276" w:lineRule="auto"/>
                    <w:rPr>
                      <w:rFonts w:eastAsia="Times New Roman"/>
                      <w:color w:val="000000"/>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40AE9A" w14:textId="77777777" w:rsidR="002744B5" w:rsidRDefault="002744B5">
                  <w:pPr>
                    <w:pStyle w:val="TableStyleWCS"/>
                    <w:spacing w:line="276" w:lineRule="auto"/>
                    <w:rPr>
                      <w:lang w:eastAsia="en-US"/>
                    </w:rPr>
                  </w:pPr>
                  <w:r>
                    <w:rPr>
                      <w:lang w:eastAsia="en-US"/>
                    </w:rPr>
                    <w:t>The system add shoe to cart and show message”Add to cart successfully”</w:t>
                  </w:r>
                </w:p>
                <w:p w14:paraId="26C37497" w14:textId="2BCBC0DA" w:rsidR="002744B5" w:rsidRDefault="002744B5">
                  <w:pPr>
                    <w:pStyle w:val="TableStyleWCS"/>
                    <w:spacing w:line="276" w:lineRule="auto"/>
                    <w:rPr>
                      <w:lang w:eastAsia="en-US"/>
                    </w:rPr>
                  </w:pPr>
                  <w:r>
                    <w:rPr>
                      <w:lang w:eastAsia="en-US"/>
                    </w:rPr>
                    <w:t>Exception[1]</w:t>
                  </w:r>
                </w:p>
              </w:tc>
            </w:tr>
          </w:tbl>
          <w:p w14:paraId="7202C743" w14:textId="00E20E06" w:rsidR="002744B5" w:rsidRDefault="002744B5" w:rsidP="00065614">
            <w:r>
              <w:t>Alternative Scenario:</w:t>
            </w:r>
          </w:p>
          <w:p w14:paraId="5945EA0D" w14:textId="77777777" w:rsidR="002744B5" w:rsidRDefault="002744B5" w:rsidP="00065614">
            <w:r>
              <w:t>Exception:</w:t>
            </w:r>
          </w:p>
          <w:tbl>
            <w:tblPr>
              <w:tblW w:w="8555" w:type="dxa"/>
              <w:tblLook w:val="0400" w:firstRow="0" w:lastRow="0" w:firstColumn="0" w:lastColumn="0" w:noHBand="0" w:noVBand="1"/>
            </w:tblPr>
            <w:tblGrid>
              <w:gridCol w:w="949"/>
              <w:gridCol w:w="2773"/>
              <w:gridCol w:w="4833"/>
            </w:tblGrid>
            <w:tr w:rsidR="002744B5" w14:paraId="211734AF" w14:textId="77777777" w:rsidTr="001802B0">
              <w:trPr>
                <w:trHeight w:val="245"/>
              </w:trPr>
              <w:tc>
                <w:tcPr>
                  <w:tcW w:w="949"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CCCCCC"/>
                  <w:tcMar>
                    <w:top w:w="100" w:type="dxa"/>
                    <w:left w:w="100" w:type="dxa"/>
                    <w:bottom w:w="100" w:type="dxa"/>
                    <w:right w:w="100" w:type="dxa"/>
                  </w:tcMar>
                  <w:hideMark/>
                </w:tcPr>
                <w:p w14:paraId="3003714F" w14:textId="1FAC7739" w:rsidR="002744B5" w:rsidRDefault="002744B5" w:rsidP="00AB440D">
                  <w:pPr>
                    <w:pStyle w:val="TableStyleWCS"/>
                    <w:spacing w:line="276" w:lineRule="auto"/>
                    <w:rPr>
                      <w:rFonts w:eastAsia="Times New Roman"/>
                      <w:lang w:eastAsia="en-US"/>
                    </w:rPr>
                  </w:pPr>
                  <w:r>
                    <w:rPr>
                      <w:lang w:eastAsia="en-US"/>
                    </w:rPr>
                    <w:t>No</w:t>
                  </w:r>
                </w:p>
              </w:tc>
              <w:tc>
                <w:tcPr>
                  <w:tcW w:w="2773"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CCCCCC"/>
                  <w:tcMar>
                    <w:top w:w="100" w:type="dxa"/>
                    <w:left w:w="100" w:type="dxa"/>
                    <w:bottom w:w="100" w:type="dxa"/>
                    <w:right w:w="100" w:type="dxa"/>
                  </w:tcMar>
                  <w:hideMark/>
                </w:tcPr>
                <w:p w14:paraId="0F1EA1D1" w14:textId="77777777" w:rsidR="002744B5" w:rsidRDefault="002744B5" w:rsidP="00AB440D">
                  <w:pPr>
                    <w:pStyle w:val="TableStyleWCS"/>
                    <w:spacing w:line="276" w:lineRule="auto"/>
                    <w:rPr>
                      <w:rFonts w:eastAsia="Times New Roman"/>
                      <w:lang w:eastAsia="en-US"/>
                    </w:rPr>
                  </w:pPr>
                  <w:r>
                    <w:rPr>
                      <w:lang w:eastAsia="en-US"/>
                    </w:rPr>
                    <w:t>Actor Action</w:t>
                  </w:r>
                </w:p>
              </w:tc>
              <w:tc>
                <w:tcPr>
                  <w:tcW w:w="4833"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CCCCCC"/>
                  <w:tcMar>
                    <w:top w:w="100" w:type="dxa"/>
                    <w:left w:w="100" w:type="dxa"/>
                    <w:bottom w:w="100" w:type="dxa"/>
                    <w:right w:w="100" w:type="dxa"/>
                  </w:tcMar>
                  <w:hideMark/>
                </w:tcPr>
                <w:p w14:paraId="253298A8" w14:textId="77777777" w:rsidR="002744B5" w:rsidRDefault="002744B5" w:rsidP="00AB440D">
                  <w:pPr>
                    <w:pStyle w:val="TableStyleWCS"/>
                    <w:spacing w:line="276" w:lineRule="auto"/>
                    <w:rPr>
                      <w:rFonts w:eastAsia="Times New Roman"/>
                      <w:lang w:eastAsia="en-US"/>
                    </w:rPr>
                  </w:pPr>
                  <w:r>
                    <w:rPr>
                      <w:lang w:eastAsia="en-US"/>
                    </w:rPr>
                    <w:t>System Response</w:t>
                  </w:r>
                </w:p>
              </w:tc>
            </w:tr>
            <w:tr w:rsidR="002744B5" w14:paraId="75AFDCDA" w14:textId="77777777" w:rsidTr="001802B0">
              <w:trPr>
                <w:trHeight w:val="762"/>
              </w:trPr>
              <w:tc>
                <w:tcPr>
                  <w:tcW w:w="94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24CD446" w14:textId="77777777" w:rsidR="002744B5" w:rsidRDefault="002744B5" w:rsidP="00AB440D">
                  <w:pPr>
                    <w:pStyle w:val="TableStyleWCS"/>
                    <w:spacing w:line="276" w:lineRule="auto"/>
                    <w:rPr>
                      <w:rFonts w:eastAsia="Times New Roman"/>
                      <w:lang w:eastAsia="en-US"/>
                    </w:rPr>
                  </w:pPr>
                  <w:r>
                    <w:rPr>
                      <w:rFonts w:eastAsia="Times New Roman"/>
                      <w:lang w:eastAsia="en-US"/>
                    </w:rPr>
                    <w:t>1</w:t>
                  </w:r>
                </w:p>
              </w:tc>
              <w:tc>
                <w:tcPr>
                  <w:tcW w:w="277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8784BD6" w14:textId="18EF9BF3" w:rsidR="002744B5" w:rsidRDefault="002744B5" w:rsidP="001802B0">
                  <w:pPr>
                    <w:pStyle w:val="TableStyleWCS"/>
                    <w:rPr>
                      <w:lang w:eastAsia="en-US"/>
                    </w:rPr>
                  </w:pPr>
                  <w:r>
                    <w:rPr>
                      <w:lang w:eastAsia="en-US"/>
                    </w:rPr>
                    <w:t>Out of stock quantity</w:t>
                  </w:r>
                </w:p>
              </w:tc>
              <w:tc>
                <w:tcPr>
                  <w:tcW w:w="483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F8D2ACD" w14:textId="040BEEC1" w:rsidR="002744B5" w:rsidRDefault="002744B5" w:rsidP="00AB440D">
                  <w:pPr>
                    <w:pStyle w:val="TableStyleWCS"/>
                    <w:spacing w:line="276" w:lineRule="auto"/>
                    <w:rPr>
                      <w:lang w:eastAsia="en-US"/>
                    </w:rPr>
                  </w:pPr>
                  <w:r>
                    <w:rPr>
                      <w:lang w:eastAsia="en-US"/>
                    </w:rPr>
                    <w:t>The system shows message “Out of stock quantity, please try again!”</w:t>
                  </w:r>
                </w:p>
              </w:tc>
            </w:tr>
          </w:tbl>
          <w:p w14:paraId="6FA33984" w14:textId="55A0AB82" w:rsidR="002744B5" w:rsidRDefault="002744B5">
            <w:r>
              <w:t>Relationships:</w:t>
            </w:r>
          </w:p>
          <w:p w14:paraId="0FE08142" w14:textId="0E254918" w:rsidR="002744B5" w:rsidRDefault="002744B5">
            <w:r>
              <w:t xml:space="preserve">         - None.</w:t>
            </w:r>
          </w:p>
          <w:p w14:paraId="63E2779C" w14:textId="77777777" w:rsidR="002744B5" w:rsidRDefault="002744B5">
            <w:pPr>
              <w:spacing w:after="200" w:line="276" w:lineRule="auto"/>
              <w:rPr>
                <w:sz w:val="22"/>
                <w:szCs w:val="22"/>
                <w:lang w:eastAsia="en-US"/>
              </w:rPr>
            </w:pPr>
            <w:r>
              <w:t xml:space="preserve">Business Rules:      </w:t>
            </w:r>
          </w:p>
        </w:tc>
      </w:tr>
    </w:tbl>
    <w:p w14:paraId="4B417510" w14:textId="6FB0391F" w:rsidR="00B818A3" w:rsidRDefault="00292645" w:rsidP="00405A3A">
      <w:pPr>
        <w:pStyle w:val="Heading2"/>
      </w:pPr>
      <w:bookmarkStart w:id="22" w:name="_Toc77171477"/>
      <w:r>
        <w:lastRenderedPageBreak/>
        <w:t>&lt; Guest &gt; View cart</w:t>
      </w:r>
      <w:bookmarkEnd w:id="22"/>
    </w:p>
    <w:p w14:paraId="2934BBDC" w14:textId="72B307A1" w:rsidR="00B818A3" w:rsidRDefault="00B818A3" w:rsidP="00292645">
      <w:pPr>
        <w:jc w:val="center"/>
      </w:pPr>
      <w:r>
        <w:drawing>
          <wp:inline distT="0" distB="0" distL="0" distR="0" wp14:anchorId="5AAA24AD" wp14:editId="6575C929">
            <wp:extent cx="3952875" cy="1428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2875" cy="1428750"/>
                    </a:xfrm>
                    <a:prstGeom prst="rect">
                      <a:avLst/>
                    </a:prstGeom>
                    <a:noFill/>
                    <a:ln>
                      <a:noFill/>
                    </a:ln>
                  </pic:spPr>
                </pic:pic>
              </a:graphicData>
            </a:graphic>
          </wp:inline>
        </w:drawing>
      </w:r>
    </w:p>
    <w:p w14:paraId="495B606F" w14:textId="302B8A1A" w:rsidR="00292645" w:rsidRDefault="00292645" w:rsidP="00292645">
      <w:pPr>
        <w:jc w:val="center"/>
      </w:pPr>
      <w:r>
        <w:t>Figure 3.8 &lt; Guest &gt; View cart</w:t>
      </w:r>
    </w:p>
    <w:p w14:paraId="03500618" w14:textId="77777777" w:rsidR="00F97502" w:rsidRDefault="00F97502" w:rsidP="00F97502"/>
    <w:p w14:paraId="6717A09D" w14:textId="66C088E1" w:rsidR="00B818A3" w:rsidRDefault="00F97502" w:rsidP="00F97502">
      <w:r w:rsidRPr="00435690">
        <w:t>Use Case Specification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8" w:type="dxa"/>
          <w:left w:w="115" w:type="dxa"/>
          <w:bottom w:w="58" w:type="dxa"/>
          <w:right w:w="115" w:type="dxa"/>
        </w:tblCellMar>
        <w:tblLook w:val="01E0" w:firstRow="1" w:lastRow="1" w:firstColumn="1" w:lastColumn="1" w:noHBand="0" w:noVBand="0"/>
      </w:tblPr>
      <w:tblGrid>
        <w:gridCol w:w="2490"/>
        <w:gridCol w:w="2441"/>
        <w:gridCol w:w="1428"/>
        <w:gridCol w:w="743"/>
        <w:gridCol w:w="2088"/>
      </w:tblGrid>
      <w:tr w:rsidR="00F0260E" w14:paraId="254869E3" w14:textId="77777777" w:rsidTr="00B818A3">
        <w:tc>
          <w:tcPr>
            <w:tcW w:w="5000" w:type="pct"/>
            <w:gridSpan w:val="5"/>
            <w:tcBorders>
              <w:top w:val="single" w:sz="4" w:space="0" w:color="000000"/>
              <w:left w:val="single" w:sz="4" w:space="0" w:color="000000"/>
              <w:bottom w:val="single" w:sz="4" w:space="0" w:color="000000"/>
              <w:right w:val="single" w:sz="4" w:space="0" w:color="000000"/>
            </w:tcBorders>
            <w:shd w:val="clear" w:color="auto" w:fill="F3F3F3"/>
          </w:tcPr>
          <w:p w14:paraId="1079A1FF" w14:textId="03FEFCB2" w:rsidR="00F0260E" w:rsidRDefault="00F0260E">
            <w:pPr>
              <w:spacing w:after="200" w:line="276" w:lineRule="auto"/>
              <w:rPr>
                <w:sz w:val="22"/>
                <w:szCs w:val="22"/>
                <w:lang w:eastAsia="en-US"/>
              </w:rPr>
            </w:pPr>
            <w:r>
              <w:t>USE CASE – sSs_UC_07</w:t>
            </w:r>
          </w:p>
        </w:tc>
      </w:tr>
      <w:tr w:rsidR="00F0260E" w14:paraId="769D4255" w14:textId="77777777" w:rsidTr="00F150BA">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6612F06C" w14:textId="77777777" w:rsidR="00F0260E" w:rsidRDefault="00F0260E">
            <w:pPr>
              <w:spacing w:after="200" w:line="276" w:lineRule="auto"/>
              <w:rPr>
                <w:sz w:val="22"/>
                <w:szCs w:val="22"/>
                <w:lang w:eastAsia="en-US"/>
              </w:rPr>
            </w:pPr>
            <w:r>
              <w:t>Use-case No.</w:t>
            </w:r>
          </w:p>
        </w:tc>
        <w:tc>
          <w:tcPr>
            <w:tcW w:w="1328" w:type="pct"/>
            <w:tcBorders>
              <w:top w:val="single" w:sz="4" w:space="0" w:color="000000"/>
              <w:left w:val="single" w:sz="4" w:space="0" w:color="000000"/>
              <w:bottom w:val="single" w:sz="4" w:space="0" w:color="000000"/>
              <w:right w:val="single" w:sz="4" w:space="0" w:color="000000"/>
            </w:tcBorders>
            <w:hideMark/>
          </w:tcPr>
          <w:p w14:paraId="7F9E3998" w14:textId="4B08D3A3" w:rsidR="00F0260E" w:rsidRDefault="00F0260E">
            <w:pPr>
              <w:spacing w:after="200" w:line="276" w:lineRule="auto"/>
              <w:rPr>
                <w:sz w:val="22"/>
                <w:szCs w:val="22"/>
                <w:lang w:eastAsia="en-US"/>
              </w:rPr>
            </w:pPr>
            <w:r>
              <w:t>&lt;UC007&gt;</w:t>
            </w:r>
          </w:p>
        </w:tc>
        <w:tc>
          <w:tcPr>
            <w:tcW w:w="1181" w:type="pct"/>
            <w:gridSpan w:val="2"/>
            <w:tcBorders>
              <w:top w:val="single" w:sz="4" w:space="0" w:color="000000"/>
              <w:left w:val="single" w:sz="4" w:space="0" w:color="000000"/>
              <w:bottom w:val="single" w:sz="4" w:space="0" w:color="000000"/>
              <w:right w:val="single" w:sz="4" w:space="0" w:color="000000"/>
            </w:tcBorders>
            <w:shd w:val="clear" w:color="auto" w:fill="F3F3F3"/>
            <w:hideMark/>
          </w:tcPr>
          <w:p w14:paraId="74147EAB" w14:textId="77777777" w:rsidR="00F0260E" w:rsidRDefault="00F0260E">
            <w:pPr>
              <w:spacing w:after="200" w:line="276" w:lineRule="auto"/>
              <w:rPr>
                <w:sz w:val="22"/>
                <w:szCs w:val="22"/>
                <w:lang w:eastAsia="en-US"/>
              </w:rPr>
            </w:pPr>
            <w:r>
              <w:t>Use-case Version</w:t>
            </w:r>
          </w:p>
        </w:tc>
        <w:tc>
          <w:tcPr>
            <w:tcW w:w="1136" w:type="pct"/>
            <w:tcBorders>
              <w:top w:val="single" w:sz="4" w:space="0" w:color="000000"/>
              <w:left w:val="single" w:sz="4" w:space="0" w:color="000000"/>
              <w:bottom w:val="single" w:sz="4" w:space="0" w:color="000000"/>
              <w:right w:val="single" w:sz="4" w:space="0" w:color="000000"/>
            </w:tcBorders>
            <w:hideMark/>
          </w:tcPr>
          <w:p w14:paraId="514C491A" w14:textId="77777777" w:rsidR="00F0260E" w:rsidRDefault="00F0260E">
            <w:pPr>
              <w:spacing w:after="200" w:line="276" w:lineRule="auto"/>
              <w:rPr>
                <w:sz w:val="22"/>
                <w:szCs w:val="22"/>
                <w:lang w:eastAsia="en-US"/>
              </w:rPr>
            </w:pPr>
            <w:r>
              <w:t>1.0</w:t>
            </w:r>
          </w:p>
        </w:tc>
      </w:tr>
      <w:tr w:rsidR="00F0260E" w14:paraId="630373C1" w14:textId="77777777" w:rsidTr="00F150BA">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0A06B98F" w14:textId="77777777" w:rsidR="00F0260E" w:rsidRDefault="00F0260E">
            <w:pPr>
              <w:spacing w:after="200" w:line="276" w:lineRule="auto"/>
              <w:rPr>
                <w:sz w:val="22"/>
                <w:szCs w:val="22"/>
                <w:lang w:eastAsia="en-US"/>
              </w:rPr>
            </w:pPr>
            <w:r>
              <w:t>Use-case Name</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3F094E09" w14:textId="77777777" w:rsidR="00F0260E" w:rsidRDefault="00F0260E">
            <w:pPr>
              <w:spacing w:after="200" w:line="276" w:lineRule="auto"/>
              <w:rPr>
                <w:sz w:val="22"/>
                <w:szCs w:val="22"/>
                <w:lang w:eastAsia="en-US"/>
              </w:rPr>
            </w:pPr>
            <w:r>
              <w:t>View cart</w:t>
            </w:r>
          </w:p>
        </w:tc>
      </w:tr>
      <w:tr w:rsidR="00F0260E" w14:paraId="2E7B7F5C" w14:textId="77777777" w:rsidTr="00F150BA">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167C8DB4" w14:textId="77777777" w:rsidR="00F0260E" w:rsidRDefault="00F0260E">
            <w:pPr>
              <w:spacing w:after="200" w:line="276" w:lineRule="auto"/>
              <w:rPr>
                <w:sz w:val="22"/>
                <w:szCs w:val="22"/>
                <w:lang w:eastAsia="en-US"/>
              </w:rPr>
            </w:pPr>
            <w:r>
              <w:lastRenderedPageBreak/>
              <w:t xml:space="preserve">Author </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4354FD05" w14:textId="6DFB1AA6" w:rsidR="00F0260E" w:rsidRDefault="00F0260E">
            <w:pPr>
              <w:spacing w:after="200" w:line="276" w:lineRule="auto"/>
              <w:rPr>
                <w:sz w:val="22"/>
                <w:szCs w:val="22"/>
                <w:lang w:eastAsia="en-US"/>
              </w:rPr>
            </w:pPr>
            <w:r>
              <w:t>Tran Trung Ta</w:t>
            </w:r>
          </w:p>
        </w:tc>
      </w:tr>
      <w:tr w:rsidR="00F0260E" w14:paraId="1E43CAA8" w14:textId="77777777" w:rsidTr="00F150BA">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52D1BE65" w14:textId="77777777" w:rsidR="00F0260E" w:rsidRDefault="00F0260E">
            <w:pPr>
              <w:spacing w:after="200" w:line="276" w:lineRule="auto"/>
              <w:rPr>
                <w:sz w:val="22"/>
                <w:szCs w:val="22"/>
                <w:lang w:eastAsia="en-US"/>
              </w:rPr>
            </w:pPr>
            <w:r>
              <w:t>Date</w:t>
            </w:r>
          </w:p>
        </w:tc>
        <w:tc>
          <w:tcPr>
            <w:tcW w:w="1328" w:type="pct"/>
            <w:tcBorders>
              <w:top w:val="single" w:sz="4" w:space="0" w:color="000000"/>
              <w:left w:val="single" w:sz="4" w:space="0" w:color="000000"/>
              <w:bottom w:val="single" w:sz="4" w:space="0" w:color="000000"/>
              <w:right w:val="single" w:sz="4" w:space="0" w:color="000000"/>
            </w:tcBorders>
            <w:hideMark/>
          </w:tcPr>
          <w:p w14:paraId="5381F797" w14:textId="77777777" w:rsidR="00F0260E" w:rsidRDefault="00F0260E">
            <w:pPr>
              <w:spacing w:after="200" w:line="276" w:lineRule="auto"/>
              <w:rPr>
                <w:sz w:val="22"/>
                <w:szCs w:val="22"/>
                <w:lang w:eastAsia="en-US"/>
              </w:rPr>
            </w:pPr>
            <w:r>
              <w:t>7/03/2021</w:t>
            </w:r>
          </w:p>
        </w:tc>
        <w:tc>
          <w:tcPr>
            <w:tcW w:w="777" w:type="pct"/>
            <w:tcBorders>
              <w:top w:val="single" w:sz="4" w:space="0" w:color="000000"/>
              <w:left w:val="single" w:sz="4" w:space="0" w:color="000000"/>
              <w:bottom w:val="single" w:sz="4" w:space="0" w:color="000000"/>
              <w:right w:val="single" w:sz="4" w:space="0" w:color="000000"/>
            </w:tcBorders>
            <w:shd w:val="clear" w:color="auto" w:fill="F3F3F3"/>
            <w:hideMark/>
          </w:tcPr>
          <w:p w14:paraId="3C043FF6" w14:textId="77777777" w:rsidR="00F0260E" w:rsidRDefault="00F0260E">
            <w:pPr>
              <w:spacing w:after="200" w:line="276" w:lineRule="auto"/>
              <w:rPr>
                <w:sz w:val="22"/>
                <w:szCs w:val="22"/>
                <w:lang w:eastAsia="en-US"/>
              </w:rPr>
            </w:pPr>
            <w:r>
              <w:t>Priority</w:t>
            </w:r>
          </w:p>
        </w:tc>
        <w:tc>
          <w:tcPr>
            <w:tcW w:w="1540" w:type="pct"/>
            <w:gridSpan w:val="2"/>
            <w:tcBorders>
              <w:top w:val="single" w:sz="4" w:space="0" w:color="000000"/>
              <w:left w:val="single" w:sz="4" w:space="0" w:color="000000"/>
              <w:bottom w:val="single" w:sz="4" w:space="0" w:color="000000"/>
              <w:right w:val="single" w:sz="4" w:space="0" w:color="000000"/>
            </w:tcBorders>
            <w:hideMark/>
          </w:tcPr>
          <w:p w14:paraId="0A168D9F" w14:textId="77777777" w:rsidR="00F0260E" w:rsidRDefault="00F0260E">
            <w:pPr>
              <w:spacing w:after="200" w:line="276" w:lineRule="auto"/>
              <w:rPr>
                <w:sz w:val="22"/>
                <w:szCs w:val="22"/>
                <w:lang w:eastAsia="en-US"/>
              </w:rPr>
            </w:pPr>
            <w:r>
              <w:t>Normal</w:t>
            </w:r>
          </w:p>
        </w:tc>
      </w:tr>
      <w:tr w:rsidR="00F0260E" w14:paraId="64A108EC" w14:textId="77777777" w:rsidTr="00B818A3">
        <w:tc>
          <w:tcPr>
            <w:tcW w:w="5000" w:type="pct"/>
            <w:gridSpan w:val="5"/>
            <w:tcBorders>
              <w:top w:val="single" w:sz="4" w:space="0" w:color="000000"/>
              <w:left w:val="single" w:sz="4" w:space="0" w:color="000000"/>
              <w:bottom w:val="single" w:sz="4" w:space="0" w:color="000000"/>
              <w:right w:val="single" w:sz="4" w:space="0" w:color="000000"/>
            </w:tcBorders>
            <w:shd w:val="clear" w:color="auto" w:fill="FFFFFF"/>
          </w:tcPr>
          <w:p w14:paraId="29C243DB" w14:textId="77777777" w:rsidR="00F0260E" w:rsidRDefault="00F0260E">
            <w:r>
              <w:t>Actor:</w:t>
            </w:r>
          </w:p>
          <w:p w14:paraId="1CB20493" w14:textId="77777777" w:rsidR="00F0260E" w:rsidRDefault="00F0260E">
            <w:r>
              <w:t xml:space="preserve">         Guest </w:t>
            </w:r>
          </w:p>
          <w:p w14:paraId="746630F9" w14:textId="77777777" w:rsidR="00F0260E" w:rsidRDefault="00F0260E">
            <w:r>
              <w:t>Summary:</w:t>
            </w:r>
          </w:p>
          <w:p w14:paraId="193E0DA0" w14:textId="00E57545" w:rsidR="00F0260E" w:rsidRDefault="00F0260E" w:rsidP="008712CD">
            <w:r>
              <w:t xml:space="preserve">         This use case allows Guest view cart.</w:t>
            </w:r>
          </w:p>
          <w:p w14:paraId="7C9D7369" w14:textId="77777777" w:rsidR="00F0260E" w:rsidRDefault="00F0260E">
            <w:r>
              <w:t>Goal:</w:t>
            </w:r>
          </w:p>
          <w:p w14:paraId="3F617D81" w14:textId="4C639225" w:rsidR="00F0260E" w:rsidRDefault="00F0260E">
            <w:r>
              <w:t xml:space="preserve">         Guest can views cart in the system.</w:t>
            </w:r>
          </w:p>
          <w:p w14:paraId="1A18892B" w14:textId="77777777" w:rsidR="00F0260E" w:rsidRDefault="00F0260E">
            <w:r>
              <w:t>Triggers:</w:t>
            </w:r>
          </w:p>
          <w:p w14:paraId="3A52FF27" w14:textId="74C88A03" w:rsidR="00F0260E" w:rsidRDefault="00F0260E">
            <w:r>
              <w:t xml:space="preserve">        Guest clicks on the button “View cart” .</w:t>
            </w:r>
            <w:r>
              <w:tab/>
            </w:r>
          </w:p>
          <w:p w14:paraId="1D134E6A" w14:textId="77777777" w:rsidR="00F0260E" w:rsidRDefault="00F0260E">
            <w:r>
              <w:t>Preconditions:</w:t>
            </w:r>
          </w:p>
          <w:p w14:paraId="08B40AC8" w14:textId="6CB62B59" w:rsidR="00F0260E" w:rsidRDefault="00F0260E">
            <w:r>
              <w:t xml:space="preserve">         Guest stays in home screen.</w:t>
            </w:r>
          </w:p>
          <w:p w14:paraId="7E0E5F10" w14:textId="5BFB2ED2" w:rsidR="00F0260E" w:rsidRDefault="00F0260E">
            <w:r>
              <w:t xml:space="preserve">         Have at least one shoes in cart.</w:t>
            </w:r>
          </w:p>
          <w:p w14:paraId="0861E2CD" w14:textId="77777777" w:rsidR="00F0260E" w:rsidRDefault="00F0260E">
            <w:r>
              <w:t>Post Conditions:</w:t>
            </w:r>
          </w:p>
          <w:p w14:paraId="395E5356" w14:textId="22EA756D" w:rsidR="00F0260E" w:rsidRDefault="00F0260E" w:rsidP="00AB52E1">
            <w:r>
              <w:t xml:space="preserve">         Success: Guest views cart in the system successfully.</w:t>
            </w:r>
          </w:p>
          <w:p w14:paraId="620FBCD1" w14:textId="2F332FE7" w:rsidR="00F0260E" w:rsidRDefault="00F0260E" w:rsidP="00AB52E1">
            <w:r>
              <w:t>Main Success Scenario:</w:t>
            </w:r>
          </w:p>
          <w:tbl>
            <w:tblPr>
              <w:tblW w:w="8555" w:type="dxa"/>
              <w:tblLook w:val="0400" w:firstRow="0" w:lastRow="0" w:firstColumn="0" w:lastColumn="0" w:noHBand="0" w:noVBand="1"/>
            </w:tblPr>
            <w:tblGrid>
              <w:gridCol w:w="949"/>
              <w:gridCol w:w="2773"/>
              <w:gridCol w:w="4833"/>
            </w:tblGrid>
            <w:tr w:rsidR="00F0260E" w14:paraId="444D6E5F"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10CB7645" w14:textId="77777777" w:rsidR="00F0260E" w:rsidRDefault="00F0260E">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6884EE76" w14:textId="77777777" w:rsidR="00F0260E" w:rsidRDefault="00F0260E">
                  <w:pPr>
                    <w:pStyle w:val="TableStyleWCS"/>
                    <w:spacing w:line="276" w:lineRule="auto"/>
                    <w:rPr>
                      <w:rFonts w:eastAsia="Times New Roman"/>
                      <w:lang w:eastAsia="en-US"/>
                    </w:rPr>
                  </w:pPr>
                  <w:r>
                    <w:rPr>
                      <w:lang w:eastAsia="en-US"/>
                    </w:rPr>
                    <w:t>Actor Action</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4EBD03F3" w14:textId="77777777" w:rsidR="00F0260E" w:rsidRDefault="00F0260E">
                  <w:pPr>
                    <w:pStyle w:val="TableStyleWCS"/>
                    <w:spacing w:line="276" w:lineRule="auto"/>
                    <w:rPr>
                      <w:rFonts w:eastAsia="Times New Roman"/>
                      <w:lang w:eastAsia="en-US"/>
                    </w:rPr>
                  </w:pPr>
                  <w:r>
                    <w:rPr>
                      <w:lang w:eastAsia="en-US"/>
                    </w:rPr>
                    <w:t>System Response</w:t>
                  </w:r>
                </w:p>
              </w:tc>
            </w:tr>
            <w:tr w:rsidR="00F0260E" w14:paraId="331CE58D"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901E55" w14:textId="77777777" w:rsidR="00F0260E" w:rsidRDefault="00F0260E">
                  <w:pPr>
                    <w:pStyle w:val="TableStyleWCS"/>
                    <w:spacing w:line="276" w:lineRule="auto"/>
                    <w:rPr>
                      <w:rFonts w:eastAsia="Times New Roman"/>
                      <w:lang w:eastAsia="en-US"/>
                    </w:rPr>
                  </w:pPr>
                  <w:r>
                    <w:rPr>
                      <w:rFonts w:eastAsia="Times New Roman"/>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E88B54" w14:textId="77777777" w:rsidR="00F0260E" w:rsidRDefault="00F0260E">
                  <w:pPr>
                    <w:pStyle w:val="TableStyleWCS"/>
                    <w:spacing w:line="276" w:lineRule="auto"/>
                    <w:rPr>
                      <w:lang w:eastAsia="en-US"/>
                    </w:rPr>
                  </w:pPr>
                </w:p>
                <w:p w14:paraId="6C35F74B" w14:textId="77777777" w:rsidR="00F0260E" w:rsidRDefault="00F0260E">
                  <w:pPr>
                    <w:pStyle w:val="TableStyleWCS"/>
                    <w:spacing w:line="276" w:lineRule="auto"/>
                    <w:rPr>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5CFA05" w14:textId="77777777" w:rsidR="00F0260E" w:rsidRDefault="00F0260E">
                  <w:pPr>
                    <w:pStyle w:val="TableStyleWCS"/>
                    <w:spacing w:line="276" w:lineRule="auto"/>
                    <w:rPr>
                      <w:lang w:eastAsia="en-US"/>
                    </w:rPr>
                  </w:pPr>
                  <w:r>
                    <w:rPr>
                      <w:lang w:eastAsia="en-US"/>
                    </w:rPr>
                    <w:t>+The system show:</w:t>
                  </w:r>
                </w:p>
                <w:p w14:paraId="22F082BC" w14:textId="77777777" w:rsidR="00F0260E" w:rsidRDefault="00F0260E">
                  <w:pPr>
                    <w:pStyle w:val="TableStyleWCS"/>
                    <w:spacing w:line="276" w:lineRule="auto"/>
                    <w:rPr>
                      <w:lang w:eastAsia="en-US"/>
                    </w:rPr>
                  </w:pPr>
                  <w:r>
                    <w:rPr>
                      <w:lang w:eastAsia="en-US"/>
                    </w:rPr>
                    <w:t>-“Log out” button</w:t>
                  </w:r>
                </w:p>
                <w:p w14:paraId="7FD435F1" w14:textId="77777777" w:rsidR="00F0260E" w:rsidRDefault="00F0260E">
                  <w:pPr>
                    <w:pStyle w:val="TableStyleWCS"/>
                    <w:spacing w:line="276" w:lineRule="auto"/>
                    <w:rPr>
                      <w:lang w:eastAsia="en-US"/>
                    </w:rPr>
                  </w:pPr>
                  <w:r>
                    <w:rPr>
                      <w:lang w:eastAsia="en-US"/>
                    </w:rPr>
                    <w:t>-“View profile” button</w:t>
                  </w:r>
                </w:p>
                <w:p w14:paraId="0B2661FB" w14:textId="77777777" w:rsidR="00F0260E" w:rsidRDefault="00F0260E">
                  <w:pPr>
                    <w:pStyle w:val="TableStyleWCS"/>
                    <w:spacing w:line="276" w:lineRule="auto"/>
                    <w:rPr>
                      <w:lang w:eastAsia="en-US"/>
                    </w:rPr>
                  </w:pPr>
                  <w:r>
                    <w:rPr>
                      <w:lang w:eastAsia="en-US"/>
                    </w:rPr>
                    <w:t xml:space="preserve">-‘’View cart” button </w:t>
                  </w:r>
                </w:p>
                <w:p w14:paraId="5A897E5F" w14:textId="77777777" w:rsidR="00F0260E" w:rsidRDefault="00F0260E">
                  <w:pPr>
                    <w:pStyle w:val="TableStyleWCS"/>
                    <w:spacing w:line="276" w:lineRule="auto"/>
                    <w:rPr>
                      <w:lang w:eastAsia="en-US"/>
                    </w:rPr>
                  </w:pPr>
                  <w:r>
                    <w:rPr>
                      <w:lang w:eastAsia="en-US"/>
                    </w:rPr>
                    <w:t>-Search shoe: textbox + “Search” button</w:t>
                  </w:r>
                </w:p>
                <w:p w14:paraId="67C1F872" w14:textId="77777777" w:rsidR="00F0260E" w:rsidRDefault="00F0260E">
                  <w:pPr>
                    <w:pStyle w:val="TableStyleWCS"/>
                    <w:spacing w:line="276" w:lineRule="auto"/>
                    <w:rPr>
                      <w:lang w:eastAsia="en-US"/>
                    </w:rPr>
                  </w:pPr>
                  <w:r>
                    <w:rPr>
                      <w:lang w:eastAsia="en-US"/>
                    </w:rPr>
                    <w:t>The system show list shoe:</w:t>
                  </w:r>
                </w:p>
                <w:p w14:paraId="176529DF" w14:textId="77777777" w:rsidR="00F0260E" w:rsidRDefault="00F0260E">
                  <w:pPr>
                    <w:pStyle w:val="TableStyleWCS"/>
                    <w:spacing w:line="276" w:lineRule="auto"/>
                    <w:rPr>
                      <w:lang w:eastAsia="en-US"/>
                    </w:rPr>
                  </w:pPr>
                  <w:r>
                    <w:rPr>
                      <w:lang w:eastAsia="en-US"/>
                    </w:rPr>
                    <w:t>-imageURL</w:t>
                  </w:r>
                </w:p>
                <w:p w14:paraId="1F041E8A" w14:textId="77777777" w:rsidR="00F0260E" w:rsidRDefault="00F0260E">
                  <w:pPr>
                    <w:pStyle w:val="TableStyleWCS"/>
                    <w:spacing w:line="276" w:lineRule="auto"/>
                    <w:rPr>
                      <w:lang w:eastAsia="en-US"/>
                    </w:rPr>
                  </w:pPr>
                  <w:r>
                    <w:rPr>
                      <w:lang w:eastAsia="en-US"/>
                    </w:rPr>
                    <w:t>-shoesName</w:t>
                  </w:r>
                </w:p>
                <w:p w14:paraId="7C145564" w14:textId="77777777" w:rsidR="00F0260E" w:rsidRDefault="00F0260E">
                  <w:pPr>
                    <w:pStyle w:val="TableStyleWCS"/>
                    <w:spacing w:line="276" w:lineRule="auto"/>
                    <w:rPr>
                      <w:lang w:eastAsia="en-US"/>
                    </w:rPr>
                  </w:pPr>
                  <w:r>
                    <w:rPr>
                      <w:lang w:eastAsia="en-US"/>
                    </w:rPr>
                    <w:t>-price</w:t>
                  </w:r>
                </w:p>
              </w:tc>
            </w:tr>
            <w:tr w:rsidR="00F0260E" w14:paraId="59369917"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9F0E63" w14:textId="77777777" w:rsidR="00F0260E" w:rsidRDefault="00F0260E">
                  <w:pPr>
                    <w:pStyle w:val="TableStyleWCS"/>
                    <w:spacing w:line="276" w:lineRule="auto"/>
                    <w:rPr>
                      <w:rFonts w:eastAsia="Times New Roman"/>
                      <w:lang w:eastAsia="en-US"/>
                    </w:rPr>
                  </w:pPr>
                  <w:r>
                    <w:rPr>
                      <w:rFonts w:eastAsia="Times New Roman"/>
                      <w:lang w:eastAsia="en-US"/>
                    </w:rPr>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F7E6B2" w14:textId="77777777" w:rsidR="00F0260E" w:rsidRDefault="00F0260E">
                  <w:pPr>
                    <w:pStyle w:val="TableStyleWCS"/>
                    <w:spacing w:line="276" w:lineRule="auto"/>
                    <w:rPr>
                      <w:rFonts w:eastAsia="Times New Roman"/>
                      <w:lang w:eastAsia="en-US"/>
                    </w:rPr>
                  </w:pPr>
                  <w:r>
                    <w:rPr>
                      <w:rFonts w:eastAsia="Times New Roman"/>
                      <w:color w:val="000000"/>
                      <w:lang w:eastAsia="en-US"/>
                    </w:rPr>
                    <w:t xml:space="preserve">Guest </w:t>
                  </w:r>
                  <w:r>
                    <w:rPr>
                      <w:lang w:eastAsia="en-US"/>
                    </w:rPr>
                    <w:t>click on the button”View cart”</w:t>
                  </w:r>
                </w:p>
                <w:p w14:paraId="175A28E3" w14:textId="77777777" w:rsidR="00F0260E" w:rsidRDefault="00F0260E">
                  <w:pPr>
                    <w:pStyle w:val="TableStyleWCS"/>
                    <w:spacing w:line="276" w:lineRule="auto"/>
                    <w:rPr>
                      <w:rFonts w:eastAsia="Times New Roman"/>
                      <w:color w:val="000000"/>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DF475B" w14:textId="77777777" w:rsidR="00F0260E" w:rsidRDefault="00F0260E">
                  <w:pPr>
                    <w:pStyle w:val="TableStyleWCS"/>
                    <w:spacing w:line="276" w:lineRule="auto"/>
                    <w:rPr>
                      <w:lang w:eastAsia="en-US"/>
                    </w:rPr>
                  </w:pPr>
                  <w:r>
                    <w:rPr>
                      <w:lang w:eastAsia="en-US"/>
                    </w:rPr>
                    <w:t xml:space="preserve">   +The system show list shoe in cart:</w:t>
                  </w:r>
                </w:p>
                <w:p w14:paraId="28C1656C" w14:textId="77777777" w:rsidR="00F0260E" w:rsidRDefault="00F0260E">
                  <w:pPr>
                    <w:pStyle w:val="TableStyleWCS"/>
                    <w:spacing w:line="276" w:lineRule="auto"/>
                    <w:rPr>
                      <w:lang w:eastAsia="en-US"/>
                    </w:rPr>
                  </w:pPr>
                  <w:r>
                    <w:rPr>
                      <w:lang w:eastAsia="en-US"/>
                    </w:rPr>
                    <w:t>-imageURL</w:t>
                  </w:r>
                </w:p>
                <w:p w14:paraId="1E5CA159" w14:textId="77777777" w:rsidR="00F0260E" w:rsidRDefault="00F0260E">
                  <w:pPr>
                    <w:pStyle w:val="TableStyleWCS"/>
                    <w:spacing w:line="276" w:lineRule="auto"/>
                    <w:rPr>
                      <w:lang w:eastAsia="en-US"/>
                    </w:rPr>
                  </w:pPr>
                  <w:r>
                    <w:rPr>
                      <w:lang w:eastAsia="en-US"/>
                    </w:rPr>
                    <w:t>-shoesName</w:t>
                  </w:r>
                </w:p>
                <w:p w14:paraId="62A6A740" w14:textId="77777777" w:rsidR="00F0260E" w:rsidRDefault="00F0260E">
                  <w:pPr>
                    <w:pStyle w:val="TableStyleWCS"/>
                    <w:spacing w:line="276" w:lineRule="auto"/>
                    <w:rPr>
                      <w:lang w:eastAsia="en-US"/>
                    </w:rPr>
                  </w:pPr>
                  <w:r>
                    <w:rPr>
                      <w:lang w:eastAsia="en-US"/>
                    </w:rPr>
                    <w:t>-price</w:t>
                  </w:r>
                </w:p>
                <w:p w14:paraId="2E6B2CE0" w14:textId="77777777" w:rsidR="00F0260E" w:rsidRDefault="00F0260E">
                  <w:pPr>
                    <w:pStyle w:val="TableStyleWCS"/>
                    <w:spacing w:line="276" w:lineRule="auto"/>
                    <w:rPr>
                      <w:lang w:eastAsia="en-US"/>
                    </w:rPr>
                  </w:pPr>
                  <w:r>
                    <w:rPr>
                      <w:lang w:eastAsia="en-US"/>
                    </w:rPr>
                    <w:t xml:space="preserve">-quantity </w:t>
                  </w:r>
                </w:p>
                <w:p w14:paraId="60A5530F" w14:textId="77777777" w:rsidR="00F0260E" w:rsidRDefault="00F0260E">
                  <w:pPr>
                    <w:pStyle w:val="TableStyleWCS"/>
                    <w:spacing w:line="276" w:lineRule="auto"/>
                    <w:rPr>
                      <w:lang w:eastAsia="en-US"/>
                    </w:rPr>
                  </w:pPr>
                  <w:r>
                    <w:rPr>
                      <w:lang w:eastAsia="en-US"/>
                    </w:rPr>
                    <w:lastRenderedPageBreak/>
                    <w:t>“-,+” button</w:t>
                  </w:r>
                </w:p>
                <w:p w14:paraId="41703D71" w14:textId="08CCB3F1" w:rsidR="00F0260E" w:rsidRDefault="00F0260E">
                  <w:pPr>
                    <w:pStyle w:val="TableStyleWCS"/>
                    <w:spacing w:line="276" w:lineRule="auto"/>
                    <w:rPr>
                      <w:lang w:eastAsia="en-US"/>
                    </w:rPr>
                  </w:pPr>
                  <w:r>
                    <w:rPr>
                      <w:lang w:eastAsia="en-US"/>
                    </w:rPr>
                    <w:t>“Remove shoes” button</w:t>
                  </w:r>
                </w:p>
                <w:p w14:paraId="09F1ED79" w14:textId="77777777" w:rsidR="00F0260E" w:rsidRDefault="00F0260E">
                  <w:pPr>
                    <w:pStyle w:val="TableStyleWCS"/>
                    <w:spacing w:line="276" w:lineRule="auto"/>
                    <w:rPr>
                      <w:lang w:eastAsia="en-US"/>
                    </w:rPr>
                  </w:pPr>
                  <w:r>
                    <w:rPr>
                      <w:lang w:eastAsia="en-US"/>
                    </w:rPr>
                    <w:t>“Checkout” button</w:t>
                  </w:r>
                </w:p>
                <w:p w14:paraId="212FF122" w14:textId="77777777" w:rsidR="00F0260E" w:rsidRDefault="00F0260E">
                  <w:pPr>
                    <w:pStyle w:val="TableStyleWCS"/>
                    <w:spacing w:line="276" w:lineRule="auto"/>
                    <w:rPr>
                      <w:lang w:eastAsia="en-US"/>
                    </w:rPr>
                  </w:pPr>
                  <w:r>
                    <w:rPr>
                      <w:lang w:eastAsia="en-US"/>
                    </w:rPr>
                    <w:t xml:space="preserve">   +The system show total.</w:t>
                  </w:r>
                </w:p>
                <w:p w14:paraId="47426557" w14:textId="77777777" w:rsidR="00F0260E" w:rsidRDefault="00F0260E">
                  <w:pPr>
                    <w:pStyle w:val="TableStyleWCS"/>
                    <w:spacing w:line="276" w:lineRule="auto"/>
                    <w:rPr>
                      <w:lang w:eastAsia="en-US"/>
                    </w:rPr>
                  </w:pPr>
                  <w:r>
                    <w:rPr>
                      <w:lang w:eastAsia="en-US"/>
                    </w:rPr>
                    <w:t>Exception[1]</w:t>
                  </w:r>
                </w:p>
              </w:tc>
            </w:tr>
          </w:tbl>
          <w:p w14:paraId="1E9BE312" w14:textId="77777777" w:rsidR="00F0260E" w:rsidRDefault="00F0260E"/>
          <w:p w14:paraId="5D62E99A" w14:textId="77777777" w:rsidR="00F0260E" w:rsidRDefault="00F0260E">
            <w:r>
              <w:t>Exception:</w:t>
            </w:r>
          </w:p>
          <w:tbl>
            <w:tblPr>
              <w:tblW w:w="8429" w:type="dxa"/>
              <w:tblLook w:val="0400" w:firstRow="0" w:lastRow="0" w:firstColumn="0" w:lastColumn="0" w:noHBand="0" w:noVBand="1"/>
            </w:tblPr>
            <w:tblGrid>
              <w:gridCol w:w="949"/>
              <w:gridCol w:w="2773"/>
              <w:gridCol w:w="4707"/>
            </w:tblGrid>
            <w:tr w:rsidR="00F0260E" w14:paraId="0104B0F5"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36A89E66" w14:textId="77777777" w:rsidR="00F0260E" w:rsidRDefault="00F0260E">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7DD186A4" w14:textId="77777777" w:rsidR="00F0260E" w:rsidRDefault="00F0260E">
                  <w:pPr>
                    <w:pStyle w:val="TableStyleWCS"/>
                    <w:spacing w:line="276" w:lineRule="auto"/>
                    <w:rPr>
                      <w:rFonts w:eastAsia="Times New Roman"/>
                      <w:lang w:eastAsia="en-US"/>
                    </w:rPr>
                  </w:pPr>
                  <w:r>
                    <w:rPr>
                      <w:lang w:eastAsia="en-US"/>
                    </w:rPr>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6A274EBE" w14:textId="77777777" w:rsidR="00F0260E" w:rsidRDefault="00F0260E">
                  <w:pPr>
                    <w:pStyle w:val="TableStyleWCS"/>
                    <w:spacing w:line="276" w:lineRule="auto"/>
                    <w:rPr>
                      <w:rFonts w:eastAsia="Times New Roman"/>
                      <w:lang w:eastAsia="en-US"/>
                    </w:rPr>
                  </w:pPr>
                  <w:r>
                    <w:rPr>
                      <w:lang w:eastAsia="en-US"/>
                    </w:rPr>
                    <w:t>System Response</w:t>
                  </w:r>
                </w:p>
              </w:tc>
            </w:tr>
            <w:tr w:rsidR="00F0260E" w14:paraId="483FDDEE"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0569FE" w14:textId="77777777" w:rsidR="00F0260E" w:rsidRDefault="00F0260E">
                  <w:pPr>
                    <w:pStyle w:val="TableStyleWCS"/>
                    <w:spacing w:line="276" w:lineRule="auto"/>
                    <w:rPr>
                      <w:rFonts w:eastAsia="Times New Roman"/>
                      <w:lang w:eastAsia="en-US"/>
                    </w:rPr>
                  </w:pPr>
                  <w:r>
                    <w:rPr>
                      <w:rFonts w:eastAsia="Times New Roman"/>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BFF796" w14:textId="77777777" w:rsidR="00F0260E" w:rsidRDefault="00F0260E">
                  <w:pPr>
                    <w:pStyle w:val="TableStyleWCS"/>
                    <w:spacing w:line="276" w:lineRule="auto"/>
                    <w:rPr>
                      <w:lang w:eastAsia="en-US"/>
                    </w:rPr>
                  </w:pPr>
                  <w:r>
                    <w:rPr>
                      <w:rFonts w:eastAsia="Times New Roman"/>
                      <w:color w:val="000000"/>
                      <w:lang w:eastAsia="en-US"/>
                    </w:rPr>
                    <w:t xml:space="preserve">Guest </w:t>
                  </w:r>
                  <w:r>
                    <w:rPr>
                      <w:lang w:eastAsia="en-US"/>
                    </w:rPr>
                    <w:t>click on button “View cart”.</w:t>
                  </w:r>
                </w:p>
                <w:p w14:paraId="6D8A1150" w14:textId="77777777" w:rsidR="00F0260E" w:rsidRDefault="00F0260E">
                  <w:pPr>
                    <w:pStyle w:val="TableStyleWCS"/>
                    <w:spacing w:line="276" w:lineRule="auto"/>
                    <w:rPr>
                      <w:rFonts w:eastAsia="Times New Roman"/>
                      <w:lang w:eastAsia="en-US"/>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C72E16" w14:textId="77777777" w:rsidR="00F0260E" w:rsidRDefault="00F0260E">
                  <w:pPr>
                    <w:pStyle w:val="TableStyleWCS"/>
                    <w:spacing w:line="276" w:lineRule="auto"/>
                    <w:rPr>
                      <w:rFonts w:eastAsia="Noto Sans Symbols" w:cs="Noto Sans Symbols"/>
                      <w:lang w:eastAsia="en-US"/>
                    </w:rPr>
                  </w:pPr>
                  <w:r>
                    <w:rPr>
                      <w:rFonts w:eastAsia="Noto Sans Symbols" w:cs="Noto Sans Symbols"/>
                      <w:lang w:eastAsia="en-US"/>
                    </w:rPr>
                    <w:t xml:space="preserve">If don’t have any shoe . </w:t>
                  </w:r>
                  <w:r>
                    <w:rPr>
                      <w:lang w:eastAsia="en-US"/>
                    </w:rPr>
                    <w:t>The system show message: ”There aren't any shoe in cart”.</w:t>
                  </w:r>
                </w:p>
              </w:tc>
            </w:tr>
          </w:tbl>
          <w:p w14:paraId="5531C86E" w14:textId="77777777" w:rsidR="00F0260E" w:rsidRDefault="00F0260E"/>
          <w:p w14:paraId="71E2FD0C" w14:textId="77777777" w:rsidR="00F0260E" w:rsidRDefault="00F0260E">
            <w:r>
              <w:t>Relationships: N/A</w:t>
            </w:r>
          </w:p>
          <w:p w14:paraId="2C12B470" w14:textId="77777777" w:rsidR="00F0260E" w:rsidRDefault="00F0260E">
            <w:pPr>
              <w:spacing w:after="200" w:line="276" w:lineRule="auto"/>
              <w:rPr>
                <w:sz w:val="22"/>
                <w:szCs w:val="22"/>
                <w:lang w:eastAsia="en-US"/>
              </w:rPr>
            </w:pPr>
            <w:r>
              <w:t xml:space="preserve">Business Rules:     </w:t>
            </w:r>
          </w:p>
        </w:tc>
      </w:tr>
    </w:tbl>
    <w:p w14:paraId="5709FC96" w14:textId="21D01CDC" w:rsidR="00715353" w:rsidRDefault="00715353" w:rsidP="00405A3A">
      <w:pPr>
        <w:pStyle w:val="Heading2"/>
      </w:pPr>
      <w:bookmarkStart w:id="23" w:name="_Toc77171478"/>
      <w:r>
        <w:lastRenderedPageBreak/>
        <w:t xml:space="preserve">&lt; Guest &gt; Remove </w:t>
      </w:r>
      <w:r w:rsidR="00115081">
        <w:t>shoes</w:t>
      </w:r>
      <w:bookmarkEnd w:id="23"/>
    </w:p>
    <w:p w14:paraId="431956EE" w14:textId="6A1C9791" w:rsidR="00F150BA" w:rsidRDefault="009B05D9" w:rsidP="00716567">
      <w:pPr>
        <w:jc w:val="center"/>
      </w:pPr>
      <w:r>
        <w:drawing>
          <wp:inline distT="0" distB="0" distL="0" distR="0" wp14:anchorId="65EF8804" wp14:editId="3141E256">
            <wp:extent cx="5617029" cy="1415143"/>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7029" cy="1415143"/>
                    </a:xfrm>
                    <a:prstGeom prst="rect">
                      <a:avLst/>
                    </a:prstGeom>
                  </pic:spPr>
                </pic:pic>
              </a:graphicData>
            </a:graphic>
          </wp:inline>
        </w:drawing>
      </w:r>
    </w:p>
    <w:p w14:paraId="317F5A29" w14:textId="4FE61F44" w:rsidR="00715353" w:rsidRDefault="00715353" w:rsidP="00716567">
      <w:pPr>
        <w:jc w:val="center"/>
      </w:pPr>
      <w:r>
        <w:t xml:space="preserve">Figure 3.9 &lt; Guest &gt; Remove </w:t>
      </w:r>
      <w:r w:rsidR="005173B3">
        <w:t>shoes</w:t>
      </w:r>
    </w:p>
    <w:p w14:paraId="33B13D09" w14:textId="77777777" w:rsidR="00715353" w:rsidRDefault="00715353" w:rsidP="00F97502">
      <w:pPr>
        <w:ind w:left="0"/>
      </w:pPr>
    </w:p>
    <w:p w14:paraId="43743D67" w14:textId="043CD9D3" w:rsidR="00B818A3" w:rsidRDefault="00F97502" w:rsidP="00F97502">
      <w:r w:rsidRPr="00435690">
        <w:t>Use Case Specification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8" w:type="dxa"/>
          <w:left w:w="115" w:type="dxa"/>
          <w:bottom w:w="58" w:type="dxa"/>
          <w:right w:w="115" w:type="dxa"/>
        </w:tblCellMar>
        <w:tblLook w:val="01E0" w:firstRow="1" w:lastRow="1" w:firstColumn="1" w:lastColumn="1" w:noHBand="0" w:noVBand="0"/>
      </w:tblPr>
      <w:tblGrid>
        <w:gridCol w:w="2490"/>
        <w:gridCol w:w="2441"/>
        <w:gridCol w:w="1428"/>
        <w:gridCol w:w="743"/>
        <w:gridCol w:w="2088"/>
      </w:tblGrid>
      <w:tr w:rsidR="00AE47EB" w14:paraId="742960FF" w14:textId="77777777" w:rsidTr="00B818A3">
        <w:tc>
          <w:tcPr>
            <w:tcW w:w="5000" w:type="pct"/>
            <w:gridSpan w:val="5"/>
            <w:tcBorders>
              <w:top w:val="single" w:sz="4" w:space="0" w:color="000000"/>
              <w:left w:val="single" w:sz="4" w:space="0" w:color="000000"/>
              <w:bottom w:val="single" w:sz="4" w:space="0" w:color="000000"/>
              <w:right w:val="single" w:sz="4" w:space="0" w:color="000000"/>
            </w:tcBorders>
            <w:shd w:val="clear" w:color="auto" w:fill="F3F3F3"/>
          </w:tcPr>
          <w:p w14:paraId="5D648403" w14:textId="7C2223E3" w:rsidR="00AE47EB" w:rsidRDefault="00AE47EB">
            <w:pPr>
              <w:spacing w:after="200" w:line="276" w:lineRule="auto"/>
              <w:rPr>
                <w:sz w:val="22"/>
                <w:szCs w:val="22"/>
                <w:lang w:eastAsia="en-US"/>
              </w:rPr>
            </w:pPr>
            <w:r>
              <w:t>USE CASE – sSs_UC_08</w:t>
            </w:r>
          </w:p>
        </w:tc>
      </w:tr>
      <w:tr w:rsidR="00AE47EB" w14:paraId="42D99F77" w14:textId="77777777" w:rsidTr="007A7ACF">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727B04C7" w14:textId="77777777" w:rsidR="00AE47EB" w:rsidRDefault="00AE47EB">
            <w:pPr>
              <w:spacing w:after="200" w:line="276" w:lineRule="auto"/>
              <w:rPr>
                <w:sz w:val="22"/>
                <w:szCs w:val="22"/>
                <w:lang w:eastAsia="en-US"/>
              </w:rPr>
            </w:pPr>
            <w:r>
              <w:t>Use-case No.</w:t>
            </w:r>
          </w:p>
        </w:tc>
        <w:tc>
          <w:tcPr>
            <w:tcW w:w="1328" w:type="pct"/>
            <w:tcBorders>
              <w:top w:val="single" w:sz="4" w:space="0" w:color="000000"/>
              <w:left w:val="single" w:sz="4" w:space="0" w:color="000000"/>
              <w:bottom w:val="single" w:sz="4" w:space="0" w:color="000000"/>
              <w:right w:val="single" w:sz="4" w:space="0" w:color="000000"/>
            </w:tcBorders>
            <w:hideMark/>
          </w:tcPr>
          <w:p w14:paraId="74734718" w14:textId="62CC90A2" w:rsidR="00AE47EB" w:rsidRDefault="00AE47EB">
            <w:pPr>
              <w:spacing w:after="200" w:line="276" w:lineRule="auto"/>
              <w:rPr>
                <w:sz w:val="22"/>
                <w:szCs w:val="22"/>
                <w:lang w:eastAsia="en-US"/>
              </w:rPr>
            </w:pPr>
            <w:r>
              <w:t>&lt;UC008&gt;</w:t>
            </w:r>
          </w:p>
        </w:tc>
        <w:tc>
          <w:tcPr>
            <w:tcW w:w="1181" w:type="pct"/>
            <w:gridSpan w:val="2"/>
            <w:tcBorders>
              <w:top w:val="single" w:sz="4" w:space="0" w:color="000000"/>
              <w:left w:val="single" w:sz="4" w:space="0" w:color="000000"/>
              <w:bottom w:val="single" w:sz="4" w:space="0" w:color="000000"/>
              <w:right w:val="single" w:sz="4" w:space="0" w:color="000000"/>
            </w:tcBorders>
            <w:shd w:val="clear" w:color="auto" w:fill="F3F3F3"/>
            <w:hideMark/>
          </w:tcPr>
          <w:p w14:paraId="057B46DA" w14:textId="77777777" w:rsidR="00AE47EB" w:rsidRDefault="00AE47EB">
            <w:pPr>
              <w:spacing w:after="200" w:line="276" w:lineRule="auto"/>
              <w:rPr>
                <w:sz w:val="22"/>
                <w:szCs w:val="22"/>
                <w:lang w:eastAsia="en-US"/>
              </w:rPr>
            </w:pPr>
            <w:r>
              <w:t>Use-case Version</w:t>
            </w:r>
          </w:p>
        </w:tc>
        <w:tc>
          <w:tcPr>
            <w:tcW w:w="1136" w:type="pct"/>
            <w:tcBorders>
              <w:top w:val="single" w:sz="4" w:space="0" w:color="000000"/>
              <w:left w:val="single" w:sz="4" w:space="0" w:color="000000"/>
              <w:bottom w:val="single" w:sz="4" w:space="0" w:color="000000"/>
              <w:right w:val="single" w:sz="4" w:space="0" w:color="000000"/>
            </w:tcBorders>
            <w:hideMark/>
          </w:tcPr>
          <w:p w14:paraId="6559D8A8" w14:textId="77777777" w:rsidR="00AE47EB" w:rsidRDefault="00AE47EB">
            <w:pPr>
              <w:spacing w:after="200" w:line="276" w:lineRule="auto"/>
              <w:rPr>
                <w:sz w:val="22"/>
                <w:szCs w:val="22"/>
                <w:lang w:eastAsia="en-US"/>
              </w:rPr>
            </w:pPr>
            <w:r>
              <w:t>1.0</w:t>
            </w:r>
          </w:p>
        </w:tc>
      </w:tr>
      <w:tr w:rsidR="00AE47EB" w14:paraId="30043629" w14:textId="77777777" w:rsidTr="007A7ACF">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31C76A6E" w14:textId="77777777" w:rsidR="00AE47EB" w:rsidRDefault="00AE47EB">
            <w:pPr>
              <w:spacing w:after="200" w:line="276" w:lineRule="auto"/>
              <w:rPr>
                <w:sz w:val="22"/>
                <w:szCs w:val="22"/>
                <w:lang w:eastAsia="en-US"/>
              </w:rPr>
            </w:pPr>
            <w:r>
              <w:lastRenderedPageBreak/>
              <w:t>Use-case Name</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4A4ABB67" w14:textId="272F5E07" w:rsidR="00AE47EB" w:rsidRDefault="00AE47EB">
            <w:pPr>
              <w:spacing w:after="200" w:line="276" w:lineRule="auto"/>
              <w:rPr>
                <w:sz w:val="22"/>
                <w:szCs w:val="22"/>
                <w:lang w:eastAsia="en-US"/>
              </w:rPr>
            </w:pPr>
            <w:r>
              <w:t>Remove shoes</w:t>
            </w:r>
          </w:p>
        </w:tc>
      </w:tr>
      <w:tr w:rsidR="00AE47EB" w14:paraId="2C431F37" w14:textId="77777777" w:rsidTr="007A7ACF">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2C9E9145" w14:textId="77777777" w:rsidR="00AE47EB" w:rsidRDefault="00AE47EB">
            <w:pPr>
              <w:spacing w:after="200" w:line="276" w:lineRule="auto"/>
              <w:rPr>
                <w:sz w:val="22"/>
                <w:szCs w:val="22"/>
                <w:lang w:eastAsia="en-US"/>
              </w:rPr>
            </w:pPr>
            <w:r>
              <w:t xml:space="preserve">Author </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5A37DDC1" w14:textId="37235214" w:rsidR="00AE47EB" w:rsidRDefault="00AE47EB">
            <w:pPr>
              <w:spacing w:after="200" w:line="276" w:lineRule="auto"/>
              <w:rPr>
                <w:sz w:val="22"/>
                <w:szCs w:val="22"/>
                <w:lang w:eastAsia="en-US"/>
              </w:rPr>
            </w:pPr>
            <w:r>
              <w:t>Tran Trung Ta</w:t>
            </w:r>
          </w:p>
        </w:tc>
      </w:tr>
      <w:tr w:rsidR="00AE47EB" w14:paraId="12F59377" w14:textId="77777777" w:rsidTr="007A7ACF">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26113C40" w14:textId="77777777" w:rsidR="00AE47EB" w:rsidRDefault="00AE47EB">
            <w:pPr>
              <w:spacing w:after="200" w:line="276" w:lineRule="auto"/>
              <w:rPr>
                <w:sz w:val="22"/>
                <w:szCs w:val="22"/>
                <w:lang w:eastAsia="en-US"/>
              </w:rPr>
            </w:pPr>
            <w:r>
              <w:t>Date</w:t>
            </w:r>
          </w:p>
        </w:tc>
        <w:tc>
          <w:tcPr>
            <w:tcW w:w="1328" w:type="pct"/>
            <w:tcBorders>
              <w:top w:val="single" w:sz="4" w:space="0" w:color="000000"/>
              <w:left w:val="single" w:sz="4" w:space="0" w:color="000000"/>
              <w:bottom w:val="single" w:sz="4" w:space="0" w:color="000000"/>
              <w:right w:val="single" w:sz="4" w:space="0" w:color="000000"/>
            </w:tcBorders>
            <w:hideMark/>
          </w:tcPr>
          <w:p w14:paraId="7E4130B9" w14:textId="77777777" w:rsidR="00AE47EB" w:rsidRDefault="00AE47EB">
            <w:pPr>
              <w:spacing w:after="200" w:line="276" w:lineRule="auto"/>
              <w:rPr>
                <w:sz w:val="22"/>
                <w:szCs w:val="22"/>
                <w:lang w:eastAsia="en-US"/>
              </w:rPr>
            </w:pPr>
            <w:r>
              <w:t>7/03/2021</w:t>
            </w:r>
          </w:p>
        </w:tc>
        <w:tc>
          <w:tcPr>
            <w:tcW w:w="777" w:type="pct"/>
            <w:tcBorders>
              <w:top w:val="single" w:sz="4" w:space="0" w:color="000000"/>
              <w:left w:val="single" w:sz="4" w:space="0" w:color="000000"/>
              <w:bottom w:val="single" w:sz="4" w:space="0" w:color="000000"/>
              <w:right w:val="single" w:sz="4" w:space="0" w:color="000000"/>
            </w:tcBorders>
            <w:shd w:val="clear" w:color="auto" w:fill="F3F3F3"/>
            <w:hideMark/>
          </w:tcPr>
          <w:p w14:paraId="25F7225E" w14:textId="77777777" w:rsidR="00AE47EB" w:rsidRDefault="00AE47EB">
            <w:pPr>
              <w:spacing w:after="200" w:line="276" w:lineRule="auto"/>
              <w:rPr>
                <w:sz w:val="22"/>
                <w:szCs w:val="22"/>
                <w:lang w:eastAsia="en-US"/>
              </w:rPr>
            </w:pPr>
            <w:r>
              <w:t>Priority</w:t>
            </w:r>
          </w:p>
        </w:tc>
        <w:tc>
          <w:tcPr>
            <w:tcW w:w="1540" w:type="pct"/>
            <w:gridSpan w:val="2"/>
            <w:tcBorders>
              <w:top w:val="single" w:sz="4" w:space="0" w:color="000000"/>
              <w:left w:val="single" w:sz="4" w:space="0" w:color="000000"/>
              <w:bottom w:val="single" w:sz="4" w:space="0" w:color="000000"/>
              <w:right w:val="single" w:sz="4" w:space="0" w:color="000000"/>
            </w:tcBorders>
            <w:hideMark/>
          </w:tcPr>
          <w:p w14:paraId="14EE3F0D" w14:textId="77777777" w:rsidR="00AE47EB" w:rsidRDefault="00AE47EB">
            <w:pPr>
              <w:spacing w:after="200" w:line="276" w:lineRule="auto"/>
              <w:rPr>
                <w:sz w:val="22"/>
                <w:szCs w:val="22"/>
                <w:lang w:eastAsia="en-US"/>
              </w:rPr>
            </w:pPr>
            <w:r>
              <w:t>Normal</w:t>
            </w:r>
          </w:p>
        </w:tc>
      </w:tr>
      <w:tr w:rsidR="00AE47EB" w14:paraId="47097430" w14:textId="77777777" w:rsidTr="00B818A3">
        <w:tc>
          <w:tcPr>
            <w:tcW w:w="5000" w:type="pct"/>
            <w:gridSpan w:val="5"/>
            <w:tcBorders>
              <w:top w:val="single" w:sz="4" w:space="0" w:color="000000"/>
              <w:left w:val="single" w:sz="4" w:space="0" w:color="000000"/>
              <w:bottom w:val="single" w:sz="4" w:space="0" w:color="000000"/>
              <w:right w:val="single" w:sz="4" w:space="0" w:color="000000"/>
            </w:tcBorders>
            <w:shd w:val="clear" w:color="auto" w:fill="FFFFFF"/>
          </w:tcPr>
          <w:p w14:paraId="7227097B" w14:textId="77777777" w:rsidR="00AE47EB" w:rsidRDefault="00AE47EB">
            <w:r>
              <w:t>Actor:</w:t>
            </w:r>
          </w:p>
          <w:p w14:paraId="5EA397F0" w14:textId="77777777" w:rsidR="00AE47EB" w:rsidRDefault="00AE47EB">
            <w:r>
              <w:t xml:space="preserve">         Guest </w:t>
            </w:r>
          </w:p>
          <w:p w14:paraId="4508AD86" w14:textId="77777777" w:rsidR="00AE47EB" w:rsidRDefault="00AE47EB">
            <w:r>
              <w:t>Summary:</w:t>
            </w:r>
          </w:p>
          <w:p w14:paraId="78F5D7A0" w14:textId="77777777" w:rsidR="00AE47EB" w:rsidRDefault="00AE47EB">
            <w:r>
              <w:t xml:space="preserve">         This use case allows Guest remove shoe in cart.</w:t>
            </w:r>
          </w:p>
          <w:p w14:paraId="0A5E0F30" w14:textId="77777777" w:rsidR="00AE47EB" w:rsidRDefault="00AE47EB">
            <w:r>
              <w:t>.</w:t>
            </w:r>
          </w:p>
          <w:p w14:paraId="557953DE" w14:textId="77777777" w:rsidR="00AE47EB" w:rsidRDefault="00AE47EB">
            <w:r>
              <w:t>Goal:</w:t>
            </w:r>
          </w:p>
          <w:p w14:paraId="2A9344AA" w14:textId="77777777" w:rsidR="00AE47EB" w:rsidRDefault="00AE47EB">
            <w:r>
              <w:t xml:space="preserve">         Guest can remove shoe in cart in the system.</w:t>
            </w:r>
          </w:p>
          <w:p w14:paraId="6EBDFF81" w14:textId="77777777" w:rsidR="00AE47EB" w:rsidRDefault="00AE47EB">
            <w:r>
              <w:t>Triggers:</w:t>
            </w:r>
          </w:p>
          <w:p w14:paraId="09FFD83A" w14:textId="59CC8C59" w:rsidR="00AE47EB" w:rsidRDefault="00AE47EB">
            <w:r>
              <w:t xml:space="preserve">        Guest click on the button “Remove shoes” .</w:t>
            </w:r>
            <w:r>
              <w:tab/>
            </w:r>
          </w:p>
          <w:p w14:paraId="3716CCF6" w14:textId="77777777" w:rsidR="00AE47EB" w:rsidRDefault="00AE47EB">
            <w:r>
              <w:t>Preconditions:</w:t>
            </w:r>
          </w:p>
          <w:p w14:paraId="00C1D36F" w14:textId="77777777" w:rsidR="00AE47EB" w:rsidRDefault="00AE47EB">
            <w:r>
              <w:t xml:space="preserve">         Guest stay in View cart screen.</w:t>
            </w:r>
          </w:p>
          <w:p w14:paraId="26D9098A" w14:textId="77777777" w:rsidR="00AE47EB" w:rsidRDefault="00AE47EB">
            <w:r>
              <w:t xml:space="preserve">         Have at least one shoe in cart.</w:t>
            </w:r>
          </w:p>
          <w:p w14:paraId="6F4FC028" w14:textId="77777777" w:rsidR="00AE47EB" w:rsidRDefault="00AE47EB">
            <w:r>
              <w:t>Post Conditions:</w:t>
            </w:r>
          </w:p>
          <w:p w14:paraId="618BBFBE" w14:textId="77777777" w:rsidR="00AE47EB" w:rsidRDefault="00AE47EB">
            <w:r>
              <w:t xml:space="preserve">         Success: Guest remove shoe in cart in the system successfully.</w:t>
            </w:r>
          </w:p>
          <w:p w14:paraId="4947D256" w14:textId="77777777" w:rsidR="00AE47EB" w:rsidRDefault="00AE47EB">
            <w:r>
              <w:t xml:space="preserve">         Fail: Show error messages.</w:t>
            </w:r>
          </w:p>
          <w:p w14:paraId="635CFFD0" w14:textId="77777777" w:rsidR="00AE47EB" w:rsidRDefault="00AE47EB"/>
          <w:p w14:paraId="01CEAED9" w14:textId="77777777" w:rsidR="00AE47EB" w:rsidRDefault="00AE47EB"/>
          <w:p w14:paraId="71167DF7" w14:textId="77777777" w:rsidR="00AE47EB" w:rsidRDefault="00AE47EB">
            <w:r>
              <w:t>Main Success Scenario:</w:t>
            </w:r>
          </w:p>
          <w:p w14:paraId="06EB6359" w14:textId="77777777" w:rsidR="00AE47EB" w:rsidRDefault="00AE47EB">
            <w:r>
              <w:t xml:space="preserve">         </w:t>
            </w:r>
          </w:p>
          <w:tbl>
            <w:tblPr>
              <w:tblW w:w="8555" w:type="dxa"/>
              <w:tblLook w:val="0400" w:firstRow="0" w:lastRow="0" w:firstColumn="0" w:lastColumn="0" w:noHBand="0" w:noVBand="1"/>
            </w:tblPr>
            <w:tblGrid>
              <w:gridCol w:w="949"/>
              <w:gridCol w:w="2773"/>
              <w:gridCol w:w="4833"/>
            </w:tblGrid>
            <w:tr w:rsidR="00AE47EB" w14:paraId="20D4E5D7"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0F4F060E" w14:textId="77777777" w:rsidR="00AE47EB" w:rsidRDefault="00AE47EB">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65A80DD1" w14:textId="77777777" w:rsidR="00AE47EB" w:rsidRDefault="00AE47EB">
                  <w:pPr>
                    <w:pStyle w:val="TableStyleWCS"/>
                    <w:spacing w:line="276" w:lineRule="auto"/>
                    <w:rPr>
                      <w:rFonts w:eastAsia="Times New Roman"/>
                      <w:lang w:eastAsia="en-US"/>
                    </w:rPr>
                  </w:pPr>
                  <w:r>
                    <w:rPr>
                      <w:lang w:eastAsia="en-US"/>
                    </w:rPr>
                    <w:t>Actor Action</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7B26F6BF" w14:textId="77777777" w:rsidR="00AE47EB" w:rsidRDefault="00AE47EB">
                  <w:pPr>
                    <w:pStyle w:val="TableStyleWCS"/>
                    <w:spacing w:line="276" w:lineRule="auto"/>
                    <w:rPr>
                      <w:rFonts w:eastAsia="Times New Roman"/>
                      <w:lang w:eastAsia="en-US"/>
                    </w:rPr>
                  </w:pPr>
                  <w:r>
                    <w:rPr>
                      <w:lang w:eastAsia="en-US"/>
                    </w:rPr>
                    <w:t>System Response</w:t>
                  </w:r>
                </w:p>
              </w:tc>
            </w:tr>
            <w:tr w:rsidR="00AE47EB" w14:paraId="732B9362" w14:textId="77777777">
              <w:trPr>
                <w:trHeight w:val="762"/>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228224AD" w14:textId="77777777" w:rsidR="00AE47EB" w:rsidRDefault="00AE47EB">
                  <w:pPr>
                    <w:pStyle w:val="TableStyleWCS"/>
                    <w:spacing w:line="276" w:lineRule="auto"/>
                    <w:rPr>
                      <w:rFonts w:eastAsia="Times New Roman"/>
                      <w:lang w:eastAsia="en-US"/>
                    </w:rPr>
                  </w:pPr>
                  <w:r>
                    <w:rPr>
                      <w:rFonts w:eastAsia="Times New Roman"/>
                      <w:lang w:eastAsia="en-US"/>
                    </w:rPr>
                    <w:t>1</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tcPr>
                <w:p w14:paraId="75C5C3D5" w14:textId="77777777" w:rsidR="00AE47EB" w:rsidRDefault="00AE47EB">
                  <w:pPr>
                    <w:pStyle w:val="TableStyleWCS"/>
                    <w:spacing w:line="276" w:lineRule="auto"/>
                    <w:rPr>
                      <w:rFonts w:eastAsia="Times New Roman"/>
                      <w:color w:val="000000"/>
                      <w:lang w:eastAsia="en-US"/>
                    </w:rPr>
                  </w:pPr>
                </w:p>
              </w:tc>
              <w:tc>
                <w:tcPr>
                  <w:tcW w:w="483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3EF6AB0E" w14:textId="77777777" w:rsidR="00AE47EB" w:rsidRDefault="00AE47EB">
                  <w:pPr>
                    <w:pStyle w:val="TableStyleWCS"/>
                    <w:spacing w:line="276" w:lineRule="auto"/>
                    <w:rPr>
                      <w:lang w:eastAsia="en-US"/>
                    </w:rPr>
                  </w:pPr>
                  <w:r>
                    <w:rPr>
                      <w:lang w:eastAsia="en-US"/>
                    </w:rPr>
                    <w:t xml:space="preserve">   +The system show list shoe in cart:</w:t>
                  </w:r>
                </w:p>
                <w:p w14:paraId="180D087D" w14:textId="77777777" w:rsidR="00AE47EB" w:rsidRDefault="00AE47EB">
                  <w:pPr>
                    <w:pStyle w:val="TableStyleWCS"/>
                    <w:spacing w:line="276" w:lineRule="auto"/>
                    <w:rPr>
                      <w:lang w:eastAsia="en-US"/>
                    </w:rPr>
                  </w:pPr>
                  <w:r>
                    <w:rPr>
                      <w:lang w:eastAsia="en-US"/>
                    </w:rPr>
                    <w:t>-imageURL</w:t>
                  </w:r>
                </w:p>
                <w:p w14:paraId="470B5310" w14:textId="77777777" w:rsidR="00AE47EB" w:rsidRDefault="00AE47EB">
                  <w:pPr>
                    <w:pStyle w:val="TableStyleWCS"/>
                    <w:spacing w:line="276" w:lineRule="auto"/>
                    <w:rPr>
                      <w:lang w:eastAsia="en-US"/>
                    </w:rPr>
                  </w:pPr>
                  <w:r>
                    <w:rPr>
                      <w:lang w:eastAsia="en-US"/>
                    </w:rPr>
                    <w:t>-shoesName</w:t>
                  </w:r>
                </w:p>
                <w:p w14:paraId="187E7ABC" w14:textId="77777777" w:rsidR="00AE47EB" w:rsidRDefault="00AE47EB">
                  <w:pPr>
                    <w:pStyle w:val="TableStyleWCS"/>
                    <w:spacing w:line="276" w:lineRule="auto"/>
                    <w:rPr>
                      <w:lang w:eastAsia="en-US"/>
                    </w:rPr>
                  </w:pPr>
                  <w:r>
                    <w:rPr>
                      <w:lang w:eastAsia="en-US"/>
                    </w:rPr>
                    <w:t>-price</w:t>
                  </w:r>
                </w:p>
                <w:p w14:paraId="473743AE" w14:textId="77777777" w:rsidR="00AE47EB" w:rsidRDefault="00AE47EB">
                  <w:pPr>
                    <w:pStyle w:val="TableStyleWCS"/>
                    <w:spacing w:line="276" w:lineRule="auto"/>
                    <w:rPr>
                      <w:lang w:eastAsia="en-US"/>
                    </w:rPr>
                  </w:pPr>
                  <w:r>
                    <w:rPr>
                      <w:lang w:eastAsia="en-US"/>
                    </w:rPr>
                    <w:t xml:space="preserve">-quantity </w:t>
                  </w:r>
                </w:p>
                <w:p w14:paraId="2E2C4BB2" w14:textId="77777777" w:rsidR="00AE47EB" w:rsidRDefault="00AE47EB">
                  <w:pPr>
                    <w:pStyle w:val="TableStyleWCS"/>
                    <w:spacing w:line="276" w:lineRule="auto"/>
                    <w:rPr>
                      <w:lang w:eastAsia="en-US"/>
                    </w:rPr>
                  </w:pPr>
                  <w:r>
                    <w:rPr>
                      <w:lang w:eastAsia="en-US"/>
                    </w:rPr>
                    <w:t>“-,+” button</w:t>
                  </w:r>
                </w:p>
                <w:p w14:paraId="7460AB33" w14:textId="5030FFB5" w:rsidR="00AE47EB" w:rsidRDefault="00AE47EB">
                  <w:pPr>
                    <w:pStyle w:val="TableStyleWCS"/>
                    <w:spacing w:line="276" w:lineRule="auto"/>
                    <w:rPr>
                      <w:lang w:eastAsia="en-US"/>
                    </w:rPr>
                  </w:pPr>
                  <w:r>
                    <w:rPr>
                      <w:lang w:eastAsia="en-US"/>
                    </w:rPr>
                    <w:lastRenderedPageBreak/>
                    <w:t>“Remove shoes” button</w:t>
                  </w:r>
                </w:p>
                <w:p w14:paraId="3B94C4EE" w14:textId="77777777" w:rsidR="00AE47EB" w:rsidRDefault="00AE47EB">
                  <w:pPr>
                    <w:pStyle w:val="TableStyleWCS"/>
                    <w:spacing w:line="276" w:lineRule="auto"/>
                    <w:rPr>
                      <w:lang w:eastAsia="en-US"/>
                    </w:rPr>
                  </w:pPr>
                  <w:r>
                    <w:rPr>
                      <w:lang w:eastAsia="en-US"/>
                    </w:rPr>
                    <w:t>“Checkout” button</w:t>
                  </w:r>
                </w:p>
                <w:p w14:paraId="5553AC9C" w14:textId="77777777" w:rsidR="00AE47EB" w:rsidRDefault="00AE47EB">
                  <w:pPr>
                    <w:pStyle w:val="TableStyleWCS"/>
                    <w:spacing w:line="276" w:lineRule="auto"/>
                    <w:rPr>
                      <w:lang w:eastAsia="en-US"/>
                    </w:rPr>
                  </w:pPr>
                  <w:r>
                    <w:rPr>
                      <w:lang w:eastAsia="en-US"/>
                    </w:rPr>
                    <w:t xml:space="preserve">   +The system show total.</w:t>
                  </w:r>
                </w:p>
                <w:p w14:paraId="0611C7D3" w14:textId="77777777" w:rsidR="00AE47EB" w:rsidRDefault="00AE47EB">
                  <w:pPr>
                    <w:pStyle w:val="TableStyleWCS"/>
                    <w:spacing w:line="276" w:lineRule="auto"/>
                    <w:rPr>
                      <w:lang w:eastAsia="en-US"/>
                    </w:rPr>
                  </w:pPr>
                  <w:r>
                    <w:rPr>
                      <w:lang w:eastAsia="en-US"/>
                    </w:rPr>
                    <w:t>Exception[1]</w:t>
                  </w:r>
                </w:p>
              </w:tc>
            </w:tr>
            <w:tr w:rsidR="00AE47EB" w14:paraId="221A7FAC"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C21D78" w14:textId="77777777" w:rsidR="00AE47EB" w:rsidRDefault="00AE47EB">
                  <w:pPr>
                    <w:pStyle w:val="TableStyleWCS"/>
                    <w:spacing w:line="276" w:lineRule="auto"/>
                    <w:rPr>
                      <w:rFonts w:eastAsia="Times New Roman"/>
                      <w:lang w:eastAsia="en-US"/>
                    </w:rPr>
                  </w:pPr>
                  <w:r>
                    <w:rPr>
                      <w:rFonts w:eastAsia="Times New Roman"/>
                      <w:lang w:eastAsia="en-US"/>
                    </w:rPr>
                    <w:lastRenderedPageBreak/>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F182FF" w14:textId="4B9F41C9" w:rsidR="00AE47EB" w:rsidRDefault="00AE47EB">
                  <w:pPr>
                    <w:pStyle w:val="TableStyleWCS"/>
                    <w:spacing w:line="276" w:lineRule="auto"/>
                    <w:rPr>
                      <w:rFonts w:eastAsia="Times New Roman"/>
                      <w:color w:val="000000"/>
                      <w:lang w:eastAsia="en-US"/>
                    </w:rPr>
                  </w:pPr>
                  <w:r>
                    <w:rPr>
                      <w:rFonts w:eastAsia="Times New Roman"/>
                      <w:color w:val="000000"/>
                      <w:lang w:eastAsia="en-US"/>
                    </w:rPr>
                    <w:t xml:space="preserve">Guest </w:t>
                  </w:r>
                  <w:r>
                    <w:rPr>
                      <w:lang w:eastAsia="en-US"/>
                    </w:rPr>
                    <w:t>click on the button”Remove shoes”</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A3B5AE3" w14:textId="4EFCA670" w:rsidR="00AE47EB" w:rsidRDefault="00AE47EB">
                  <w:pPr>
                    <w:pStyle w:val="TableStyleWCS"/>
                    <w:spacing w:line="276" w:lineRule="auto"/>
                    <w:rPr>
                      <w:lang w:eastAsia="en-US"/>
                    </w:rPr>
                  </w:pPr>
                  <w:r>
                    <w:rPr>
                      <w:lang w:eastAsia="en-US"/>
                    </w:rPr>
                    <w:t>The system remove shoes and show message ”Remove successfully”.</w:t>
                  </w:r>
                </w:p>
              </w:tc>
            </w:tr>
          </w:tbl>
          <w:p w14:paraId="6DA0AEB7" w14:textId="77777777" w:rsidR="00AE47EB" w:rsidRDefault="00AE47EB"/>
          <w:p w14:paraId="485B9C63" w14:textId="77777777" w:rsidR="00AE47EB" w:rsidRDefault="00AE47EB">
            <w:r>
              <w:t>Exception:</w:t>
            </w:r>
          </w:p>
          <w:tbl>
            <w:tblPr>
              <w:tblW w:w="8429" w:type="dxa"/>
              <w:tblLook w:val="0400" w:firstRow="0" w:lastRow="0" w:firstColumn="0" w:lastColumn="0" w:noHBand="0" w:noVBand="1"/>
            </w:tblPr>
            <w:tblGrid>
              <w:gridCol w:w="949"/>
              <w:gridCol w:w="2773"/>
              <w:gridCol w:w="4707"/>
            </w:tblGrid>
            <w:tr w:rsidR="00AE47EB" w14:paraId="7D83ED84"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7D8B702E" w14:textId="77777777" w:rsidR="00AE47EB" w:rsidRDefault="00AE47EB">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695B9C54" w14:textId="77777777" w:rsidR="00AE47EB" w:rsidRDefault="00AE47EB">
                  <w:pPr>
                    <w:pStyle w:val="TableStyleWCS"/>
                    <w:spacing w:line="276" w:lineRule="auto"/>
                    <w:rPr>
                      <w:rFonts w:eastAsia="Times New Roman"/>
                      <w:lang w:eastAsia="en-US"/>
                    </w:rPr>
                  </w:pPr>
                  <w:r>
                    <w:rPr>
                      <w:lang w:eastAsia="en-US"/>
                    </w:rPr>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7A893A06" w14:textId="77777777" w:rsidR="00AE47EB" w:rsidRDefault="00AE47EB">
                  <w:pPr>
                    <w:pStyle w:val="TableStyleWCS"/>
                    <w:spacing w:line="276" w:lineRule="auto"/>
                    <w:rPr>
                      <w:rFonts w:eastAsia="Times New Roman"/>
                      <w:lang w:eastAsia="en-US"/>
                    </w:rPr>
                  </w:pPr>
                  <w:r>
                    <w:rPr>
                      <w:lang w:eastAsia="en-US"/>
                    </w:rPr>
                    <w:t>System Response</w:t>
                  </w:r>
                </w:p>
              </w:tc>
            </w:tr>
            <w:tr w:rsidR="00AE47EB" w14:paraId="3E2EF93D"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93BCC2D" w14:textId="77777777" w:rsidR="00AE47EB" w:rsidRDefault="00AE47EB">
                  <w:pPr>
                    <w:pStyle w:val="TableStyleWCS"/>
                    <w:spacing w:line="276" w:lineRule="auto"/>
                    <w:rPr>
                      <w:rFonts w:eastAsia="Times New Roman"/>
                      <w:lang w:eastAsia="en-US"/>
                    </w:rPr>
                  </w:pPr>
                  <w:r>
                    <w:rPr>
                      <w:rFonts w:eastAsia="Times New Roman"/>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14B17E" w14:textId="77777777" w:rsidR="00AE47EB" w:rsidRDefault="00AE47EB">
                  <w:pPr>
                    <w:pStyle w:val="TableStyleWCS"/>
                    <w:spacing w:line="276" w:lineRule="auto"/>
                    <w:rPr>
                      <w:lang w:eastAsia="en-US"/>
                    </w:rPr>
                  </w:pPr>
                  <w:r>
                    <w:rPr>
                      <w:rFonts w:eastAsia="Times New Roman"/>
                      <w:color w:val="000000"/>
                      <w:lang w:eastAsia="en-US"/>
                    </w:rPr>
                    <w:t xml:space="preserve">Guest </w:t>
                  </w:r>
                  <w:r>
                    <w:rPr>
                      <w:lang w:eastAsia="en-US"/>
                    </w:rPr>
                    <w:t>click on button “View cart”.</w:t>
                  </w:r>
                </w:p>
                <w:p w14:paraId="32E9EBC4" w14:textId="77777777" w:rsidR="00AE47EB" w:rsidRDefault="00AE47EB">
                  <w:pPr>
                    <w:pStyle w:val="TableStyleWCS"/>
                    <w:spacing w:line="276" w:lineRule="auto"/>
                    <w:rPr>
                      <w:rFonts w:eastAsia="Times New Roman"/>
                      <w:lang w:eastAsia="en-US"/>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306927F" w14:textId="77777777" w:rsidR="00AE47EB" w:rsidRDefault="00AE47EB">
                  <w:pPr>
                    <w:pStyle w:val="TableStyleWCS"/>
                    <w:spacing w:line="276" w:lineRule="auto"/>
                    <w:rPr>
                      <w:rFonts w:eastAsia="Noto Sans Symbols" w:cs="Noto Sans Symbols"/>
                      <w:lang w:eastAsia="en-US"/>
                    </w:rPr>
                  </w:pPr>
                  <w:r>
                    <w:rPr>
                      <w:rFonts w:eastAsia="Noto Sans Symbols" w:cs="Noto Sans Symbols"/>
                      <w:lang w:eastAsia="en-US"/>
                    </w:rPr>
                    <w:t xml:space="preserve">If don’t have any shoe . </w:t>
                  </w:r>
                  <w:r>
                    <w:rPr>
                      <w:lang w:eastAsia="en-US"/>
                    </w:rPr>
                    <w:t>The system show message: ”There aren't any shoe in cart”.</w:t>
                  </w:r>
                </w:p>
              </w:tc>
            </w:tr>
          </w:tbl>
          <w:p w14:paraId="2B1C709A" w14:textId="77777777" w:rsidR="00AE47EB" w:rsidRDefault="00AE47EB"/>
          <w:p w14:paraId="7D189CCF" w14:textId="77777777" w:rsidR="00AE47EB" w:rsidRDefault="00AE47EB">
            <w:r>
              <w:t>Relationships: N/A</w:t>
            </w:r>
          </w:p>
          <w:p w14:paraId="34449B60" w14:textId="77777777" w:rsidR="00AE47EB" w:rsidRDefault="00AE47EB">
            <w:pPr>
              <w:spacing w:after="200" w:line="276" w:lineRule="auto"/>
              <w:rPr>
                <w:sz w:val="22"/>
                <w:szCs w:val="22"/>
                <w:lang w:eastAsia="en-US"/>
              </w:rPr>
            </w:pPr>
            <w:r>
              <w:t xml:space="preserve">Business Rules:      </w:t>
            </w:r>
          </w:p>
        </w:tc>
      </w:tr>
    </w:tbl>
    <w:p w14:paraId="029B2E00" w14:textId="51CC1836" w:rsidR="00B818A3" w:rsidRDefault="00D9503E" w:rsidP="00405A3A">
      <w:pPr>
        <w:pStyle w:val="Heading2"/>
      </w:pPr>
      <w:bookmarkStart w:id="24" w:name="_Toc77171479"/>
      <w:r>
        <w:lastRenderedPageBreak/>
        <w:t>&lt; Guest &gt; Checkout cart</w:t>
      </w:r>
      <w:bookmarkEnd w:id="24"/>
    </w:p>
    <w:p w14:paraId="164067C1" w14:textId="3EF056E1" w:rsidR="00B818A3" w:rsidRDefault="00B818A3" w:rsidP="00D9503E">
      <w:pPr>
        <w:jc w:val="center"/>
      </w:pPr>
      <w:r>
        <w:drawing>
          <wp:inline distT="0" distB="0" distL="0" distR="0" wp14:anchorId="6485E42E" wp14:editId="5CBC4D5A">
            <wp:extent cx="5476875" cy="1800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1800225"/>
                    </a:xfrm>
                    <a:prstGeom prst="rect">
                      <a:avLst/>
                    </a:prstGeom>
                    <a:noFill/>
                    <a:ln>
                      <a:noFill/>
                    </a:ln>
                  </pic:spPr>
                </pic:pic>
              </a:graphicData>
            </a:graphic>
          </wp:inline>
        </w:drawing>
      </w:r>
    </w:p>
    <w:p w14:paraId="5F200086" w14:textId="192D1CAC" w:rsidR="00D9503E" w:rsidRDefault="00D9503E" w:rsidP="00D9503E">
      <w:pPr>
        <w:jc w:val="center"/>
      </w:pPr>
      <w:r>
        <w:t>Figure 3.10 &lt; Guest &gt; Check out cart</w:t>
      </w:r>
    </w:p>
    <w:p w14:paraId="3FD921F8" w14:textId="77777777" w:rsidR="00B818A3" w:rsidRDefault="00B818A3" w:rsidP="00F97502">
      <w:pPr>
        <w:ind w:left="0"/>
      </w:pPr>
    </w:p>
    <w:p w14:paraId="07F9032F" w14:textId="34E89372" w:rsidR="00B818A3" w:rsidRDefault="00F97502" w:rsidP="00F97502">
      <w:r w:rsidRPr="00435690">
        <w:t>Use Case Specification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8" w:type="dxa"/>
          <w:left w:w="115" w:type="dxa"/>
          <w:bottom w:w="58" w:type="dxa"/>
          <w:right w:w="115" w:type="dxa"/>
        </w:tblCellMar>
        <w:tblLook w:val="01E0" w:firstRow="1" w:lastRow="1" w:firstColumn="1" w:lastColumn="1" w:noHBand="0" w:noVBand="0"/>
      </w:tblPr>
      <w:tblGrid>
        <w:gridCol w:w="2490"/>
        <w:gridCol w:w="2441"/>
        <w:gridCol w:w="1428"/>
        <w:gridCol w:w="743"/>
        <w:gridCol w:w="2088"/>
      </w:tblGrid>
      <w:tr w:rsidR="00950C83" w14:paraId="3798243F" w14:textId="77777777" w:rsidTr="00B818A3">
        <w:tc>
          <w:tcPr>
            <w:tcW w:w="5000" w:type="pct"/>
            <w:gridSpan w:val="5"/>
            <w:tcBorders>
              <w:top w:val="single" w:sz="4" w:space="0" w:color="000000"/>
              <w:left w:val="single" w:sz="4" w:space="0" w:color="000000"/>
              <w:bottom w:val="single" w:sz="4" w:space="0" w:color="000000"/>
              <w:right w:val="single" w:sz="4" w:space="0" w:color="000000"/>
            </w:tcBorders>
            <w:shd w:val="clear" w:color="auto" w:fill="F3F3F3"/>
          </w:tcPr>
          <w:p w14:paraId="76FBDE9D" w14:textId="4349D305" w:rsidR="00950C83" w:rsidRDefault="00950C83">
            <w:pPr>
              <w:spacing w:after="200" w:line="276" w:lineRule="auto"/>
              <w:rPr>
                <w:sz w:val="22"/>
                <w:szCs w:val="22"/>
                <w:lang w:eastAsia="en-US"/>
              </w:rPr>
            </w:pPr>
            <w:r>
              <w:t>USE CASE – sSs_UC_09</w:t>
            </w:r>
          </w:p>
        </w:tc>
      </w:tr>
      <w:tr w:rsidR="00950C83" w14:paraId="699E1D12" w14:textId="77777777" w:rsidTr="00763986">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62B35E6D" w14:textId="77777777" w:rsidR="00950C83" w:rsidRDefault="00950C83">
            <w:pPr>
              <w:spacing w:after="200" w:line="276" w:lineRule="auto"/>
              <w:rPr>
                <w:sz w:val="22"/>
                <w:szCs w:val="22"/>
                <w:lang w:eastAsia="en-US"/>
              </w:rPr>
            </w:pPr>
            <w:r>
              <w:lastRenderedPageBreak/>
              <w:t>Use-case No.</w:t>
            </w:r>
          </w:p>
        </w:tc>
        <w:tc>
          <w:tcPr>
            <w:tcW w:w="1328" w:type="pct"/>
            <w:tcBorders>
              <w:top w:val="single" w:sz="4" w:space="0" w:color="000000"/>
              <w:left w:val="single" w:sz="4" w:space="0" w:color="000000"/>
              <w:bottom w:val="single" w:sz="4" w:space="0" w:color="000000"/>
              <w:right w:val="single" w:sz="4" w:space="0" w:color="000000"/>
            </w:tcBorders>
            <w:hideMark/>
          </w:tcPr>
          <w:p w14:paraId="163A57C3" w14:textId="1832A474" w:rsidR="00950C83" w:rsidRDefault="00950C83">
            <w:pPr>
              <w:spacing w:after="200" w:line="276" w:lineRule="auto"/>
              <w:rPr>
                <w:sz w:val="22"/>
                <w:szCs w:val="22"/>
                <w:lang w:eastAsia="en-US"/>
              </w:rPr>
            </w:pPr>
            <w:r>
              <w:t>&lt;UC009&gt;</w:t>
            </w:r>
          </w:p>
        </w:tc>
        <w:tc>
          <w:tcPr>
            <w:tcW w:w="1181" w:type="pct"/>
            <w:gridSpan w:val="2"/>
            <w:tcBorders>
              <w:top w:val="single" w:sz="4" w:space="0" w:color="000000"/>
              <w:left w:val="single" w:sz="4" w:space="0" w:color="000000"/>
              <w:bottom w:val="single" w:sz="4" w:space="0" w:color="000000"/>
              <w:right w:val="single" w:sz="4" w:space="0" w:color="000000"/>
            </w:tcBorders>
            <w:shd w:val="clear" w:color="auto" w:fill="F3F3F3"/>
            <w:hideMark/>
          </w:tcPr>
          <w:p w14:paraId="57459759" w14:textId="77777777" w:rsidR="00950C83" w:rsidRDefault="00950C83">
            <w:pPr>
              <w:spacing w:after="200" w:line="276" w:lineRule="auto"/>
              <w:rPr>
                <w:sz w:val="22"/>
                <w:szCs w:val="22"/>
                <w:lang w:eastAsia="en-US"/>
              </w:rPr>
            </w:pPr>
            <w:r>
              <w:t>Use-case Version</w:t>
            </w:r>
          </w:p>
        </w:tc>
        <w:tc>
          <w:tcPr>
            <w:tcW w:w="1136" w:type="pct"/>
            <w:tcBorders>
              <w:top w:val="single" w:sz="4" w:space="0" w:color="000000"/>
              <w:left w:val="single" w:sz="4" w:space="0" w:color="000000"/>
              <w:bottom w:val="single" w:sz="4" w:space="0" w:color="000000"/>
              <w:right w:val="single" w:sz="4" w:space="0" w:color="000000"/>
            </w:tcBorders>
            <w:hideMark/>
          </w:tcPr>
          <w:p w14:paraId="23CC246D" w14:textId="77777777" w:rsidR="00950C83" w:rsidRDefault="00950C83">
            <w:pPr>
              <w:spacing w:after="200" w:line="276" w:lineRule="auto"/>
              <w:rPr>
                <w:sz w:val="22"/>
                <w:szCs w:val="22"/>
                <w:lang w:eastAsia="en-US"/>
              </w:rPr>
            </w:pPr>
            <w:r>
              <w:t>1.0</w:t>
            </w:r>
          </w:p>
        </w:tc>
      </w:tr>
      <w:tr w:rsidR="00950C83" w14:paraId="47A3A50C" w14:textId="77777777" w:rsidTr="00763986">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71CE3392" w14:textId="77777777" w:rsidR="00950C83" w:rsidRDefault="00950C83">
            <w:pPr>
              <w:spacing w:after="200" w:line="276" w:lineRule="auto"/>
              <w:rPr>
                <w:sz w:val="22"/>
                <w:szCs w:val="22"/>
                <w:lang w:eastAsia="en-US"/>
              </w:rPr>
            </w:pPr>
            <w:r>
              <w:t>Use-case Name</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0E9D67CC" w14:textId="77777777" w:rsidR="00950C83" w:rsidRDefault="00950C83">
            <w:pPr>
              <w:spacing w:after="200" w:line="276" w:lineRule="auto"/>
              <w:rPr>
                <w:sz w:val="22"/>
                <w:szCs w:val="22"/>
                <w:lang w:eastAsia="en-US"/>
              </w:rPr>
            </w:pPr>
            <w:r>
              <w:t>Checkout cart</w:t>
            </w:r>
          </w:p>
        </w:tc>
      </w:tr>
      <w:tr w:rsidR="00950C83" w14:paraId="360E9F61" w14:textId="77777777" w:rsidTr="00763986">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6BFF9014" w14:textId="77777777" w:rsidR="00950C83" w:rsidRDefault="00950C83">
            <w:pPr>
              <w:spacing w:after="200" w:line="276" w:lineRule="auto"/>
              <w:rPr>
                <w:sz w:val="22"/>
                <w:szCs w:val="22"/>
                <w:lang w:eastAsia="en-US"/>
              </w:rPr>
            </w:pPr>
            <w:r>
              <w:t xml:space="preserve">Author </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46473D7C" w14:textId="552BC18B" w:rsidR="00950C83" w:rsidRDefault="00950C83">
            <w:pPr>
              <w:spacing w:after="200" w:line="276" w:lineRule="auto"/>
              <w:rPr>
                <w:sz w:val="22"/>
                <w:szCs w:val="22"/>
                <w:lang w:eastAsia="en-US"/>
              </w:rPr>
            </w:pPr>
            <w:r>
              <w:t>Tran Trung Ta</w:t>
            </w:r>
          </w:p>
        </w:tc>
      </w:tr>
      <w:tr w:rsidR="00950C83" w14:paraId="47A568CD" w14:textId="77777777" w:rsidTr="00763986">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6A052434" w14:textId="77777777" w:rsidR="00950C83" w:rsidRDefault="00950C83">
            <w:pPr>
              <w:spacing w:after="200" w:line="276" w:lineRule="auto"/>
              <w:rPr>
                <w:sz w:val="22"/>
                <w:szCs w:val="22"/>
                <w:lang w:eastAsia="en-US"/>
              </w:rPr>
            </w:pPr>
            <w:r>
              <w:t>Date</w:t>
            </w:r>
          </w:p>
        </w:tc>
        <w:tc>
          <w:tcPr>
            <w:tcW w:w="1328" w:type="pct"/>
            <w:tcBorders>
              <w:top w:val="single" w:sz="4" w:space="0" w:color="000000"/>
              <w:left w:val="single" w:sz="4" w:space="0" w:color="000000"/>
              <w:bottom w:val="single" w:sz="4" w:space="0" w:color="000000"/>
              <w:right w:val="single" w:sz="4" w:space="0" w:color="000000"/>
            </w:tcBorders>
            <w:hideMark/>
          </w:tcPr>
          <w:p w14:paraId="624AC22B" w14:textId="77777777" w:rsidR="00950C83" w:rsidRDefault="00950C83">
            <w:pPr>
              <w:spacing w:after="200" w:line="276" w:lineRule="auto"/>
              <w:rPr>
                <w:sz w:val="22"/>
                <w:szCs w:val="22"/>
                <w:lang w:eastAsia="en-US"/>
              </w:rPr>
            </w:pPr>
            <w:r>
              <w:t>7/03/2021</w:t>
            </w:r>
          </w:p>
        </w:tc>
        <w:tc>
          <w:tcPr>
            <w:tcW w:w="777" w:type="pct"/>
            <w:tcBorders>
              <w:top w:val="single" w:sz="4" w:space="0" w:color="000000"/>
              <w:left w:val="single" w:sz="4" w:space="0" w:color="000000"/>
              <w:bottom w:val="single" w:sz="4" w:space="0" w:color="000000"/>
              <w:right w:val="single" w:sz="4" w:space="0" w:color="000000"/>
            </w:tcBorders>
            <w:shd w:val="clear" w:color="auto" w:fill="F3F3F3"/>
            <w:hideMark/>
          </w:tcPr>
          <w:p w14:paraId="6907DF4F" w14:textId="77777777" w:rsidR="00950C83" w:rsidRDefault="00950C83">
            <w:pPr>
              <w:spacing w:after="200" w:line="276" w:lineRule="auto"/>
              <w:rPr>
                <w:sz w:val="22"/>
                <w:szCs w:val="22"/>
                <w:lang w:eastAsia="en-US"/>
              </w:rPr>
            </w:pPr>
            <w:r>
              <w:t>Priority</w:t>
            </w:r>
          </w:p>
        </w:tc>
        <w:tc>
          <w:tcPr>
            <w:tcW w:w="1540" w:type="pct"/>
            <w:gridSpan w:val="2"/>
            <w:tcBorders>
              <w:top w:val="single" w:sz="4" w:space="0" w:color="000000"/>
              <w:left w:val="single" w:sz="4" w:space="0" w:color="000000"/>
              <w:bottom w:val="single" w:sz="4" w:space="0" w:color="000000"/>
              <w:right w:val="single" w:sz="4" w:space="0" w:color="000000"/>
            </w:tcBorders>
            <w:hideMark/>
          </w:tcPr>
          <w:p w14:paraId="6E0EC4EB" w14:textId="77777777" w:rsidR="00950C83" w:rsidRDefault="00950C83">
            <w:pPr>
              <w:spacing w:after="200" w:line="276" w:lineRule="auto"/>
              <w:rPr>
                <w:sz w:val="22"/>
                <w:szCs w:val="22"/>
                <w:lang w:eastAsia="en-US"/>
              </w:rPr>
            </w:pPr>
            <w:r>
              <w:t>Normal</w:t>
            </w:r>
          </w:p>
        </w:tc>
      </w:tr>
      <w:tr w:rsidR="00950C83" w14:paraId="5D0932E4" w14:textId="77777777" w:rsidTr="00B818A3">
        <w:tc>
          <w:tcPr>
            <w:tcW w:w="5000" w:type="pct"/>
            <w:gridSpan w:val="5"/>
            <w:tcBorders>
              <w:top w:val="single" w:sz="4" w:space="0" w:color="000000"/>
              <w:left w:val="single" w:sz="4" w:space="0" w:color="000000"/>
              <w:bottom w:val="single" w:sz="4" w:space="0" w:color="000000"/>
              <w:right w:val="single" w:sz="4" w:space="0" w:color="000000"/>
            </w:tcBorders>
            <w:shd w:val="clear" w:color="auto" w:fill="FFFFFF"/>
          </w:tcPr>
          <w:p w14:paraId="2FB25D03" w14:textId="77777777" w:rsidR="00950C83" w:rsidRDefault="00950C83">
            <w:r>
              <w:t>Actor:</w:t>
            </w:r>
          </w:p>
          <w:p w14:paraId="68A6FC14" w14:textId="77777777" w:rsidR="00950C83" w:rsidRDefault="00950C83">
            <w:r>
              <w:t xml:space="preserve">         Guest </w:t>
            </w:r>
          </w:p>
          <w:p w14:paraId="692169BF" w14:textId="77777777" w:rsidR="00950C83" w:rsidRDefault="00950C83">
            <w:r>
              <w:t>Summary:</w:t>
            </w:r>
          </w:p>
          <w:p w14:paraId="41E2C676" w14:textId="77777777" w:rsidR="00950C83" w:rsidRDefault="00950C83">
            <w:r>
              <w:t xml:space="preserve">         This use case allows Guest checkout cart.</w:t>
            </w:r>
          </w:p>
          <w:p w14:paraId="33E4834C" w14:textId="77777777" w:rsidR="00950C83" w:rsidRDefault="00950C83">
            <w:r>
              <w:t>.</w:t>
            </w:r>
          </w:p>
          <w:p w14:paraId="608DB9B3" w14:textId="77777777" w:rsidR="00950C83" w:rsidRDefault="00950C83">
            <w:r>
              <w:t>Goal:</w:t>
            </w:r>
          </w:p>
          <w:p w14:paraId="3819DF9F" w14:textId="77777777" w:rsidR="00950C83" w:rsidRDefault="00950C83">
            <w:r>
              <w:t xml:space="preserve">         Guest can checkout cart in the system.</w:t>
            </w:r>
          </w:p>
          <w:p w14:paraId="53A49733" w14:textId="77777777" w:rsidR="00950C83" w:rsidRDefault="00950C83">
            <w:r>
              <w:t>Triggers:</w:t>
            </w:r>
          </w:p>
          <w:p w14:paraId="6C496175" w14:textId="77777777" w:rsidR="00950C83" w:rsidRDefault="00950C83">
            <w:r>
              <w:t xml:space="preserve">        Guest click on the button “Checkout” .</w:t>
            </w:r>
            <w:r>
              <w:tab/>
            </w:r>
          </w:p>
          <w:p w14:paraId="562CAEDA" w14:textId="77777777" w:rsidR="00950C83" w:rsidRDefault="00950C83">
            <w:r>
              <w:t>Preconditions:</w:t>
            </w:r>
          </w:p>
          <w:p w14:paraId="0B3CCA06" w14:textId="77777777" w:rsidR="00950C83" w:rsidRDefault="00950C83">
            <w:r>
              <w:t xml:space="preserve">        Guest stay in View cart screen.</w:t>
            </w:r>
          </w:p>
          <w:p w14:paraId="361F0014" w14:textId="77777777" w:rsidR="00950C83" w:rsidRDefault="00950C83">
            <w:r>
              <w:t xml:space="preserve">         Have at least one shoe in cart.</w:t>
            </w:r>
          </w:p>
          <w:p w14:paraId="5E52C612" w14:textId="77777777" w:rsidR="00950C83" w:rsidRDefault="00950C83">
            <w:r>
              <w:t>Post Conditions:</w:t>
            </w:r>
          </w:p>
          <w:p w14:paraId="28859355" w14:textId="77777777" w:rsidR="00950C83" w:rsidRDefault="00950C83">
            <w:r>
              <w:t xml:space="preserve">         Success: Guest checkout cart in the system successfully.</w:t>
            </w:r>
          </w:p>
          <w:p w14:paraId="2CE2E3D7" w14:textId="77777777" w:rsidR="00950C83" w:rsidRDefault="00950C83" w:rsidP="00B8544F">
            <w:r>
              <w:t xml:space="preserve">         Fail: Show error messages.</w:t>
            </w:r>
          </w:p>
          <w:p w14:paraId="62C084A6" w14:textId="4C528C74" w:rsidR="00950C83" w:rsidRDefault="00950C83" w:rsidP="00B8544F">
            <w:r>
              <w:t>Main Success Scenario:</w:t>
            </w:r>
          </w:p>
          <w:tbl>
            <w:tblPr>
              <w:tblW w:w="8555" w:type="dxa"/>
              <w:tblLook w:val="0400" w:firstRow="0" w:lastRow="0" w:firstColumn="0" w:lastColumn="0" w:noHBand="0" w:noVBand="1"/>
            </w:tblPr>
            <w:tblGrid>
              <w:gridCol w:w="949"/>
              <w:gridCol w:w="2773"/>
              <w:gridCol w:w="4833"/>
            </w:tblGrid>
            <w:tr w:rsidR="00950C83" w14:paraId="00C8A85B"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0EADBF28" w14:textId="77777777" w:rsidR="00950C83" w:rsidRDefault="00950C83">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3A8B15C2" w14:textId="77777777" w:rsidR="00950C83" w:rsidRDefault="00950C83">
                  <w:pPr>
                    <w:pStyle w:val="TableStyleWCS"/>
                    <w:spacing w:line="276" w:lineRule="auto"/>
                    <w:rPr>
                      <w:rFonts w:eastAsia="Times New Roman"/>
                      <w:lang w:eastAsia="en-US"/>
                    </w:rPr>
                  </w:pPr>
                  <w:r>
                    <w:rPr>
                      <w:lang w:eastAsia="en-US"/>
                    </w:rPr>
                    <w:t>Actor Action</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04CE7E1C" w14:textId="77777777" w:rsidR="00950C83" w:rsidRDefault="00950C83">
                  <w:pPr>
                    <w:pStyle w:val="TableStyleWCS"/>
                    <w:spacing w:line="276" w:lineRule="auto"/>
                    <w:rPr>
                      <w:rFonts w:eastAsia="Times New Roman"/>
                      <w:lang w:eastAsia="en-US"/>
                    </w:rPr>
                  </w:pPr>
                  <w:r>
                    <w:rPr>
                      <w:lang w:eastAsia="en-US"/>
                    </w:rPr>
                    <w:t>System Response</w:t>
                  </w:r>
                </w:p>
              </w:tc>
            </w:tr>
            <w:tr w:rsidR="00950C83" w14:paraId="13A0BE22" w14:textId="77777777">
              <w:trPr>
                <w:trHeight w:val="762"/>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2CEF56AB" w14:textId="77777777" w:rsidR="00950C83" w:rsidRDefault="00950C83">
                  <w:pPr>
                    <w:pStyle w:val="TableStyleWCS"/>
                    <w:spacing w:line="276" w:lineRule="auto"/>
                    <w:rPr>
                      <w:rFonts w:eastAsia="Times New Roman"/>
                      <w:lang w:eastAsia="en-US"/>
                    </w:rPr>
                  </w:pPr>
                  <w:r>
                    <w:rPr>
                      <w:rFonts w:eastAsia="Times New Roman"/>
                      <w:lang w:eastAsia="en-US"/>
                    </w:rPr>
                    <w:t>1</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tcPr>
                <w:p w14:paraId="74DCAD05" w14:textId="77777777" w:rsidR="00950C83" w:rsidRDefault="00950C83">
                  <w:pPr>
                    <w:pStyle w:val="TableStyleWCS"/>
                    <w:spacing w:line="276" w:lineRule="auto"/>
                    <w:rPr>
                      <w:rFonts w:eastAsia="Times New Roman"/>
                      <w:lang w:eastAsia="en-US"/>
                    </w:rPr>
                  </w:pPr>
                  <w:r>
                    <w:rPr>
                      <w:rFonts w:eastAsia="Times New Roman"/>
                      <w:color w:val="000000"/>
                      <w:lang w:eastAsia="en-US"/>
                    </w:rPr>
                    <w:t xml:space="preserve">Guest </w:t>
                  </w:r>
                  <w:r>
                    <w:rPr>
                      <w:lang w:eastAsia="en-US"/>
                    </w:rPr>
                    <w:t>click on the button”View cart”</w:t>
                  </w:r>
                </w:p>
                <w:p w14:paraId="50E6886C" w14:textId="77777777" w:rsidR="00950C83" w:rsidRDefault="00950C83">
                  <w:pPr>
                    <w:pStyle w:val="TableStyleWCS"/>
                    <w:spacing w:line="276" w:lineRule="auto"/>
                    <w:rPr>
                      <w:rFonts w:eastAsia="Times New Roman"/>
                      <w:color w:val="000000"/>
                      <w:lang w:eastAsia="en-US"/>
                    </w:rPr>
                  </w:pPr>
                </w:p>
              </w:tc>
              <w:tc>
                <w:tcPr>
                  <w:tcW w:w="483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370C732C" w14:textId="77777777" w:rsidR="00950C83" w:rsidRDefault="00950C83">
                  <w:pPr>
                    <w:pStyle w:val="TableStyleWCS"/>
                    <w:spacing w:line="276" w:lineRule="auto"/>
                    <w:rPr>
                      <w:lang w:eastAsia="en-US"/>
                    </w:rPr>
                  </w:pPr>
                  <w:r>
                    <w:rPr>
                      <w:lang w:eastAsia="en-US"/>
                    </w:rPr>
                    <w:t xml:space="preserve">   +The system show list shoe in cart:</w:t>
                  </w:r>
                </w:p>
                <w:p w14:paraId="73AB33F3" w14:textId="77777777" w:rsidR="00950C83" w:rsidRDefault="00950C83">
                  <w:pPr>
                    <w:pStyle w:val="TableStyleWCS"/>
                    <w:spacing w:line="276" w:lineRule="auto"/>
                    <w:rPr>
                      <w:lang w:eastAsia="en-US"/>
                    </w:rPr>
                  </w:pPr>
                  <w:r>
                    <w:rPr>
                      <w:lang w:eastAsia="en-US"/>
                    </w:rPr>
                    <w:t>-imageURL</w:t>
                  </w:r>
                </w:p>
                <w:p w14:paraId="09F4F0BC" w14:textId="77777777" w:rsidR="00950C83" w:rsidRDefault="00950C83">
                  <w:pPr>
                    <w:pStyle w:val="TableStyleWCS"/>
                    <w:spacing w:line="276" w:lineRule="auto"/>
                    <w:rPr>
                      <w:lang w:eastAsia="en-US"/>
                    </w:rPr>
                  </w:pPr>
                  <w:r>
                    <w:rPr>
                      <w:lang w:eastAsia="en-US"/>
                    </w:rPr>
                    <w:t>-shoesName</w:t>
                  </w:r>
                </w:p>
                <w:p w14:paraId="14C40EBA" w14:textId="77777777" w:rsidR="00950C83" w:rsidRDefault="00950C83">
                  <w:pPr>
                    <w:pStyle w:val="TableStyleWCS"/>
                    <w:spacing w:line="276" w:lineRule="auto"/>
                    <w:rPr>
                      <w:lang w:eastAsia="en-US"/>
                    </w:rPr>
                  </w:pPr>
                  <w:r>
                    <w:rPr>
                      <w:lang w:eastAsia="en-US"/>
                    </w:rPr>
                    <w:t>-price</w:t>
                  </w:r>
                </w:p>
                <w:p w14:paraId="4075B26A" w14:textId="77777777" w:rsidR="00950C83" w:rsidRDefault="00950C83">
                  <w:pPr>
                    <w:pStyle w:val="TableStyleWCS"/>
                    <w:spacing w:line="276" w:lineRule="auto"/>
                    <w:rPr>
                      <w:lang w:eastAsia="en-US"/>
                    </w:rPr>
                  </w:pPr>
                  <w:r>
                    <w:rPr>
                      <w:lang w:eastAsia="en-US"/>
                    </w:rPr>
                    <w:t xml:space="preserve">-quantity </w:t>
                  </w:r>
                </w:p>
                <w:p w14:paraId="7E4A52DD" w14:textId="77777777" w:rsidR="00950C83" w:rsidRDefault="00950C83">
                  <w:pPr>
                    <w:pStyle w:val="TableStyleWCS"/>
                    <w:spacing w:line="276" w:lineRule="auto"/>
                    <w:rPr>
                      <w:lang w:eastAsia="en-US"/>
                    </w:rPr>
                  </w:pPr>
                  <w:r>
                    <w:rPr>
                      <w:lang w:eastAsia="en-US"/>
                    </w:rPr>
                    <w:t>“-,+” button</w:t>
                  </w:r>
                </w:p>
                <w:p w14:paraId="0459D7A2" w14:textId="40F9CFE9" w:rsidR="00950C83" w:rsidRDefault="00950C83">
                  <w:pPr>
                    <w:pStyle w:val="TableStyleWCS"/>
                    <w:spacing w:line="276" w:lineRule="auto"/>
                    <w:rPr>
                      <w:lang w:eastAsia="en-US"/>
                    </w:rPr>
                  </w:pPr>
                  <w:r>
                    <w:rPr>
                      <w:lang w:eastAsia="en-US"/>
                    </w:rPr>
                    <w:lastRenderedPageBreak/>
                    <w:t>“Remove shoes” button</w:t>
                  </w:r>
                </w:p>
                <w:p w14:paraId="05B21256" w14:textId="77777777" w:rsidR="00950C83" w:rsidRDefault="00950C83">
                  <w:pPr>
                    <w:pStyle w:val="TableStyleWCS"/>
                    <w:spacing w:line="276" w:lineRule="auto"/>
                    <w:rPr>
                      <w:lang w:eastAsia="en-US"/>
                    </w:rPr>
                  </w:pPr>
                  <w:r>
                    <w:rPr>
                      <w:lang w:eastAsia="en-US"/>
                    </w:rPr>
                    <w:t>“Checkout” button</w:t>
                  </w:r>
                </w:p>
                <w:p w14:paraId="1B760E5D" w14:textId="77777777" w:rsidR="00950C83" w:rsidRDefault="00950C83">
                  <w:pPr>
                    <w:pStyle w:val="TableStyleWCS"/>
                    <w:spacing w:line="276" w:lineRule="auto"/>
                    <w:rPr>
                      <w:lang w:eastAsia="en-US"/>
                    </w:rPr>
                  </w:pPr>
                  <w:r>
                    <w:rPr>
                      <w:lang w:eastAsia="en-US"/>
                    </w:rPr>
                    <w:t xml:space="preserve">   +The system show total.</w:t>
                  </w:r>
                </w:p>
                <w:p w14:paraId="1B11C434" w14:textId="77777777" w:rsidR="00950C83" w:rsidRDefault="00950C83">
                  <w:pPr>
                    <w:pStyle w:val="TableStyleWCS"/>
                    <w:spacing w:line="276" w:lineRule="auto"/>
                    <w:rPr>
                      <w:lang w:eastAsia="en-US"/>
                    </w:rPr>
                  </w:pPr>
                  <w:r>
                    <w:rPr>
                      <w:lang w:eastAsia="en-US"/>
                    </w:rPr>
                    <w:t>Exception[1]</w:t>
                  </w:r>
                </w:p>
              </w:tc>
            </w:tr>
            <w:tr w:rsidR="00950C83" w14:paraId="0CBC0637" w14:textId="77777777">
              <w:trPr>
                <w:trHeight w:val="762"/>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18AADD85" w14:textId="77777777" w:rsidR="00950C83" w:rsidRDefault="00950C83">
                  <w:pPr>
                    <w:pStyle w:val="TableStyleWCS"/>
                    <w:spacing w:line="276" w:lineRule="auto"/>
                    <w:rPr>
                      <w:rFonts w:eastAsia="Times New Roman"/>
                      <w:lang w:eastAsia="en-US"/>
                    </w:rPr>
                  </w:pPr>
                  <w:r>
                    <w:rPr>
                      <w:rFonts w:eastAsia="Times New Roman"/>
                      <w:lang w:eastAsia="en-US"/>
                    </w:rPr>
                    <w:lastRenderedPageBreak/>
                    <w:t>2</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tcPr>
                <w:p w14:paraId="6E00EF83" w14:textId="77777777" w:rsidR="00950C83" w:rsidRDefault="00950C83">
                  <w:pPr>
                    <w:pStyle w:val="TableStyleWCS"/>
                    <w:spacing w:line="276" w:lineRule="auto"/>
                    <w:rPr>
                      <w:rFonts w:eastAsia="Times New Roman"/>
                      <w:lang w:eastAsia="en-US"/>
                    </w:rPr>
                  </w:pPr>
                  <w:r>
                    <w:rPr>
                      <w:rFonts w:eastAsia="Times New Roman"/>
                      <w:color w:val="000000"/>
                      <w:lang w:eastAsia="en-US"/>
                    </w:rPr>
                    <w:t xml:space="preserve">Guest </w:t>
                  </w:r>
                  <w:r>
                    <w:rPr>
                      <w:lang w:eastAsia="en-US"/>
                    </w:rPr>
                    <w:t>click on the button ”+”.</w:t>
                  </w:r>
                </w:p>
                <w:p w14:paraId="34F15745" w14:textId="77777777" w:rsidR="00950C83" w:rsidRDefault="00950C83">
                  <w:pPr>
                    <w:pStyle w:val="TableStyleWCS"/>
                    <w:spacing w:line="276" w:lineRule="auto"/>
                    <w:rPr>
                      <w:rFonts w:eastAsia="Times New Roman"/>
                      <w:lang w:eastAsia="en-US"/>
                    </w:rPr>
                  </w:pPr>
                </w:p>
              </w:tc>
              <w:tc>
                <w:tcPr>
                  <w:tcW w:w="483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29ADD473" w14:textId="77777777" w:rsidR="00950C83" w:rsidRDefault="00950C83">
                  <w:pPr>
                    <w:pStyle w:val="TableStyleWCS"/>
                    <w:spacing w:line="276" w:lineRule="auto"/>
                    <w:rPr>
                      <w:rFonts w:eastAsia="Noto Sans Symbols" w:cs="Noto Sans Symbols"/>
                      <w:lang w:eastAsia="en-US"/>
                    </w:rPr>
                  </w:pPr>
                  <w:r>
                    <w:rPr>
                      <w:rFonts w:eastAsia="Noto Sans Symbols" w:cs="Noto Sans Symbols"/>
                      <w:lang w:eastAsia="en-US"/>
                    </w:rPr>
                    <w:t>The system increase quantity of shoe and update total.</w:t>
                  </w:r>
                </w:p>
              </w:tc>
            </w:tr>
            <w:tr w:rsidR="00950C83" w14:paraId="1D6A1649" w14:textId="77777777">
              <w:trPr>
                <w:trHeight w:val="762"/>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24471591" w14:textId="77777777" w:rsidR="00950C83" w:rsidRDefault="00950C83">
                  <w:pPr>
                    <w:pStyle w:val="TableStyleWCS"/>
                    <w:spacing w:line="276" w:lineRule="auto"/>
                    <w:rPr>
                      <w:rFonts w:eastAsia="Times New Roman"/>
                      <w:lang w:eastAsia="en-US"/>
                    </w:rPr>
                  </w:pPr>
                  <w:r>
                    <w:rPr>
                      <w:rFonts w:eastAsia="Times New Roman"/>
                      <w:lang w:eastAsia="en-US"/>
                    </w:rPr>
                    <w:t>3</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tcPr>
                <w:p w14:paraId="56132E3F" w14:textId="77777777" w:rsidR="00950C83" w:rsidRDefault="00950C83">
                  <w:pPr>
                    <w:pStyle w:val="TableStyleWCS"/>
                    <w:spacing w:line="276" w:lineRule="auto"/>
                    <w:rPr>
                      <w:rFonts w:eastAsia="Times New Roman"/>
                      <w:lang w:eastAsia="en-US"/>
                    </w:rPr>
                  </w:pPr>
                  <w:r>
                    <w:rPr>
                      <w:rFonts w:eastAsia="Times New Roman"/>
                      <w:color w:val="000000"/>
                      <w:lang w:eastAsia="en-US"/>
                    </w:rPr>
                    <w:t xml:space="preserve">Guest </w:t>
                  </w:r>
                  <w:r>
                    <w:rPr>
                      <w:lang w:eastAsia="en-US"/>
                    </w:rPr>
                    <w:t>click on the button ”-”.</w:t>
                  </w:r>
                </w:p>
                <w:p w14:paraId="38E2072C" w14:textId="77777777" w:rsidR="00950C83" w:rsidRDefault="00950C83">
                  <w:pPr>
                    <w:pStyle w:val="TableStyleWCS"/>
                    <w:spacing w:line="276" w:lineRule="auto"/>
                    <w:rPr>
                      <w:rFonts w:eastAsia="Times New Roman"/>
                      <w:color w:val="000000"/>
                      <w:lang w:eastAsia="en-US"/>
                    </w:rPr>
                  </w:pPr>
                </w:p>
              </w:tc>
              <w:tc>
                <w:tcPr>
                  <w:tcW w:w="483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tcPr>
                <w:p w14:paraId="5239E61F" w14:textId="77777777" w:rsidR="00950C83" w:rsidRDefault="00950C83">
                  <w:pPr>
                    <w:pStyle w:val="TableStyleWCS"/>
                    <w:spacing w:line="276" w:lineRule="auto"/>
                    <w:rPr>
                      <w:rFonts w:eastAsia="Noto Sans Symbols" w:cs="Noto Sans Symbols"/>
                      <w:lang w:eastAsia="en-US"/>
                    </w:rPr>
                  </w:pPr>
                  <w:r>
                    <w:rPr>
                      <w:rFonts w:eastAsia="Noto Sans Symbols" w:cs="Noto Sans Symbols"/>
                      <w:lang w:eastAsia="en-US"/>
                    </w:rPr>
                    <w:t>The system decrease quantity of shoe and</w:t>
                  </w:r>
                </w:p>
                <w:p w14:paraId="123E0383" w14:textId="77777777" w:rsidR="00950C83" w:rsidRDefault="00950C83">
                  <w:pPr>
                    <w:pStyle w:val="TableStyleWCS"/>
                    <w:spacing w:line="276" w:lineRule="auto"/>
                    <w:rPr>
                      <w:rFonts w:eastAsia="Noto Sans Symbols" w:cs="Noto Sans Symbols"/>
                      <w:lang w:eastAsia="en-US"/>
                    </w:rPr>
                  </w:pPr>
                  <w:r>
                    <w:rPr>
                      <w:rFonts w:eastAsia="Noto Sans Symbols" w:cs="Noto Sans Symbols"/>
                      <w:lang w:eastAsia="en-US"/>
                    </w:rPr>
                    <w:t>update total.</w:t>
                  </w:r>
                </w:p>
                <w:p w14:paraId="701980AB" w14:textId="77777777" w:rsidR="00950C83" w:rsidRDefault="00950C83">
                  <w:pPr>
                    <w:pStyle w:val="TableStyleWCS"/>
                    <w:spacing w:line="276" w:lineRule="auto"/>
                    <w:rPr>
                      <w:rFonts w:eastAsia="Noto Sans Symbols" w:cs="Noto Sans Symbols"/>
                      <w:lang w:eastAsia="en-US"/>
                    </w:rPr>
                  </w:pPr>
                </w:p>
              </w:tc>
            </w:tr>
            <w:tr w:rsidR="00950C83" w14:paraId="1521C0D8" w14:textId="77777777">
              <w:trPr>
                <w:trHeight w:val="762"/>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09E5B33B" w14:textId="77777777" w:rsidR="00950C83" w:rsidRDefault="00950C83">
                  <w:pPr>
                    <w:pStyle w:val="TableStyleWCS"/>
                    <w:spacing w:line="276" w:lineRule="auto"/>
                    <w:rPr>
                      <w:rFonts w:eastAsia="Times New Roman"/>
                      <w:lang w:eastAsia="en-US"/>
                    </w:rPr>
                  </w:pPr>
                  <w:r>
                    <w:rPr>
                      <w:rFonts w:eastAsia="Times New Roman"/>
                      <w:lang w:eastAsia="en-US"/>
                    </w:rPr>
                    <w:t>4</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4C19A790" w14:textId="77777777" w:rsidR="00950C83" w:rsidRDefault="00950C83">
                  <w:pPr>
                    <w:pStyle w:val="TableStyleWCS"/>
                    <w:spacing w:line="276" w:lineRule="auto"/>
                    <w:rPr>
                      <w:rFonts w:eastAsia="Times New Roman"/>
                      <w:color w:val="000000"/>
                      <w:lang w:eastAsia="en-US"/>
                    </w:rPr>
                  </w:pPr>
                  <w:r>
                    <w:rPr>
                      <w:rFonts w:eastAsia="Times New Roman"/>
                      <w:color w:val="000000"/>
                      <w:lang w:eastAsia="en-US"/>
                    </w:rPr>
                    <w:t xml:space="preserve">Guest </w:t>
                  </w:r>
                  <w:r>
                    <w:rPr>
                      <w:lang w:eastAsia="en-US"/>
                    </w:rPr>
                    <w:t>click on the button”Checkout”</w:t>
                  </w:r>
                </w:p>
              </w:tc>
              <w:tc>
                <w:tcPr>
                  <w:tcW w:w="483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0F3E23F2" w14:textId="77777777" w:rsidR="00950C83" w:rsidRDefault="00950C83">
                  <w:pPr>
                    <w:pStyle w:val="TableStyleWCS"/>
                    <w:spacing w:line="276" w:lineRule="auto"/>
                    <w:rPr>
                      <w:lang w:eastAsia="en-US"/>
                    </w:rPr>
                  </w:pPr>
                  <w:r>
                    <w:rPr>
                      <w:lang w:eastAsia="en-US"/>
                    </w:rPr>
                    <w:t>The system show information checkout cart</w:t>
                  </w:r>
                </w:p>
                <w:p w14:paraId="5DF5AC37" w14:textId="77777777" w:rsidR="00950C83" w:rsidRDefault="00950C83">
                  <w:pPr>
                    <w:pStyle w:val="TableStyleWCS"/>
                    <w:spacing w:line="276" w:lineRule="auto"/>
                    <w:rPr>
                      <w:lang w:eastAsia="en-US"/>
                    </w:rPr>
                  </w:pPr>
                  <w:r>
                    <w:rPr>
                      <w:lang w:eastAsia="en-US"/>
                    </w:rPr>
                    <w:t>again:</w:t>
                  </w:r>
                </w:p>
                <w:p w14:paraId="34DCA7C0" w14:textId="77777777" w:rsidR="00950C83" w:rsidRDefault="00950C83">
                  <w:pPr>
                    <w:pStyle w:val="TableStyleWCS"/>
                    <w:spacing w:line="276" w:lineRule="auto"/>
                    <w:rPr>
                      <w:lang w:eastAsia="en-US"/>
                    </w:rPr>
                  </w:pPr>
                  <w:r>
                    <w:rPr>
                      <w:lang w:eastAsia="en-US"/>
                    </w:rPr>
                    <w:t>-address</w:t>
                  </w:r>
                </w:p>
                <w:p w14:paraId="101C4E90" w14:textId="77777777" w:rsidR="00950C83" w:rsidRDefault="00950C83">
                  <w:pPr>
                    <w:pStyle w:val="TableStyleWCS"/>
                    <w:spacing w:line="276" w:lineRule="auto"/>
                    <w:rPr>
                      <w:lang w:eastAsia="en-US"/>
                    </w:rPr>
                  </w:pPr>
                  <w:r>
                    <w:rPr>
                      <w:lang w:eastAsia="en-US"/>
                    </w:rPr>
                    <w:t>-imageURL</w:t>
                  </w:r>
                </w:p>
                <w:p w14:paraId="28FEADAD" w14:textId="77777777" w:rsidR="00950C83" w:rsidRDefault="00950C83">
                  <w:pPr>
                    <w:pStyle w:val="TableStyleWCS"/>
                    <w:spacing w:line="276" w:lineRule="auto"/>
                    <w:rPr>
                      <w:lang w:eastAsia="en-US"/>
                    </w:rPr>
                  </w:pPr>
                  <w:r>
                    <w:rPr>
                      <w:lang w:eastAsia="en-US"/>
                    </w:rPr>
                    <w:t>-shoesName</w:t>
                  </w:r>
                </w:p>
                <w:p w14:paraId="4D5984A3" w14:textId="77777777" w:rsidR="00950C83" w:rsidRDefault="00950C83">
                  <w:pPr>
                    <w:pStyle w:val="TableStyleWCS"/>
                    <w:spacing w:line="276" w:lineRule="auto"/>
                    <w:rPr>
                      <w:lang w:eastAsia="en-US"/>
                    </w:rPr>
                  </w:pPr>
                  <w:r>
                    <w:rPr>
                      <w:lang w:eastAsia="en-US"/>
                    </w:rPr>
                    <w:t xml:space="preserve">-quantity </w:t>
                  </w:r>
                </w:p>
                <w:p w14:paraId="7E42434B" w14:textId="77777777" w:rsidR="00950C83" w:rsidRDefault="00950C83">
                  <w:pPr>
                    <w:pStyle w:val="TableStyleWCS"/>
                    <w:spacing w:line="276" w:lineRule="auto"/>
                    <w:rPr>
                      <w:lang w:eastAsia="en-US"/>
                    </w:rPr>
                  </w:pPr>
                  <w:r>
                    <w:rPr>
                      <w:lang w:eastAsia="en-US"/>
                    </w:rPr>
                    <w:t>-total</w:t>
                  </w:r>
                </w:p>
                <w:p w14:paraId="4F1C8B88" w14:textId="77777777" w:rsidR="00950C83" w:rsidRDefault="00950C83">
                  <w:pPr>
                    <w:pStyle w:val="TableStyleWCS"/>
                    <w:spacing w:line="276" w:lineRule="auto"/>
                    <w:rPr>
                      <w:lang w:eastAsia="en-US"/>
                    </w:rPr>
                  </w:pPr>
                  <w:r>
                    <w:rPr>
                      <w:lang w:eastAsia="en-US"/>
                    </w:rPr>
                    <w:t>“Order now” button</w:t>
                  </w:r>
                </w:p>
              </w:tc>
            </w:tr>
            <w:tr w:rsidR="00950C83" w14:paraId="7BF6C78A" w14:textId="77777777">
              <w:trPr>
                <w:trHeight w:val="762"/>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4AEFC92D" w14:textId="77777777" w:rsidR="00950C83" w:rsidRDefault="00950C83">
                  <w:pPr>
                    <w:pStyle w:val="TableStyleWCS"/>
                    <w:spacing w:line="276" w:lineRule="auto"/>
                    <w:rPr>
                      <w:rFonts w:eastAsia="Times New Roman"/>
                      <w:lang w:eastAsia="en-US"/>
                    </w:rPr>
                  </w:pPr>
                  <w:r>
                    <w:rPr>
                      <w:rFonts w:eastAsia="Times New Roman"/>
                      <w:lang w:eastAsia="en-US"/>
                    </w:rPr>
                    <w:t>5</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tcPr>
                <w:p w14:paraId="6C05B1B7" w14:textId="77777777" w:rsidR="00950C83" w:rsidRDefault="00950C83">
                  <w:pPr>
                    <w:pStyle w:val="TableStyleWCS"/>
                    <w:spacing w:line="276" w:lineRule="auto"/>
                    <w:rPr>
                      <w:rFonts w:eastAsia="Times New Roman"/>
                      <w:color w:val="000000"/>
                      <w:lang w:eastAsia="en-US"/>
                    </w:rPr>
                  </w:pPr>
                  <w:r>
                    <w:rPr>
                      <w:rFonts w:eastAsia="Times New Roman"/>
                      <w:color w:val="000000"/>
                      <w:lang w:eastAsia="en-US"/>
                    </w:rPr>
                    <w:t xml:space="preserve">Guest </w:t>
                  </w:r>
                  <w:r>
                    <w:rPr>
                      <w:lang w:eastAsia="en-US"/>
                    </w:rPr>
                    <w:t>click on the button”Order now”</w:t>
                  </w:r>
                </w:p>
                <w:p w14:paraId="317FA8AD" w14:textId="77777777" w:rsidR="00950C83" w:rsidRDefault="00950C83">
                  <w:pPr>
                    <w:pStyle w:val="TableStyleWCS"/>
                    <w:spacing w:line="276" w:lineRule="auto"/>
                    <w:rPr>
                      <w:rFonts w:eastAsia="Times New Roman"/>
                      <w:lang w:eastAsia="en-US"/>
                    </w:rPr>
                  </w:pPr>
                </w:p>
              </w:tc>
              <w:tc>
                <w:tcPr>
                  <w:tcW w:w="483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tcPr>
                <w:p w14:paraId="0976BD9B" w14:textId="77777777" w:rsidR="00950C83" w:rsidRDefault="00950C83">
                  <w:pPr>
                    <w:pStyle w:val="TableStyleWCS"/>
                    <w:spacing w:line="276" w:lineRule="auto"/>
                    <w:rPr>
                      <w:rFonts w:eastAsia="Times New Roman"/>
                      <w:lang w:eastAsia="en-US"/>
                    </w:rPr>
                  </w:pPr>
                  <w:r>
                    <w:rPr>
                      <w:rFonts w:eastAsia="Noto Sans Symbols" w:cs="Noto Sans Symbols"/>
                      <w:lang w:eastAsia="en-US"/>
                    </w:rPr>
                    <w:t xml:space="preserve">The system </w:t>
                  </w:r>
                  <w:r>
                    <w:rPr>
                      <w:lang w:eastAsia="en-US"/>
                    </w:rPr>
                    <w:t xml:space="preserve">go to the log in screen and  requires the following input from User includes:  </w:t>
                  </w:r>
                </w:p>
                <w:p w14:paraId="2B54A519" w14:textId="77777777" w:rsidR="00950C83" w:rsidRDefault="00950C83">
                  <w:pPr>
                    <w:pStyle w:val="TableStyleWCS"/>
                    <w:spacing w:line="276" w:lineRule="auto"/>
                    <w:rPr>
                      <w:lang w:eastAsia="en-US"/>
                    </w:rPr>
                  </w:pPr>
                  <w:r>
                    <w:rPr>
                      <w:lang w:eastAsia="en-US"/>
                    </w:rPr>
                    <w:t>+ Username: textbox,required</w:t>
                  </w:r>
                </w:p>
                <w:p w14:paraId="694E75FD" w14:textId="77777777" w:rsidR="00950C83" w:rsidRDefault="00950C83">
                  <w:pPr>
                    <w:pStyle w:val="TableStyleWCS"/>
                    <w:spacing w:line="276" w:lineRule="auto"/>
                    <w:rPr>
                      <w:lang w:eastAsia="en-US"/>
                    </w:rPr>
                  </w:pPr>
                  <w:r>
                    <w:rPr>
                      <w:lang w:eastAsia="en-US"/>
                    </w:rPr>
                    <w:t>+Password: password,required</w:t>
                  </w:r>
                </w:p>
                <w:p w14:paraId="021156D0" w14:textId="77777777" w:rsidR="00950C83" w:rsidRDefault="00950C83">
                  <w:pPr>
                    <w:pStyle w:val="TableStyleWCS"/>
                    <w:spacing w:line="276" w:lineRule="auto"/>
                    <w:rPr>
                      <w:lang w:eastAsia="en-US"/>
                    </w:rPr>
                  </w:pPr>
                </w:p>
                <w:p w14:paraId="6E3C0C40" w14:textId="77777777" w:rsidR="00950C83" w:rsidRDefault="00950C83">
                  <w:pPr>
                    <w:pStyle w:val="TableStyleWCS"/>
                    <w:spacing w:line="276" w:lineRule="auto"/>
                    <w:rPr>
                      <w:lang w:eastAsia="en-US"/>
                    </w:rPr>
                  </w:pPr>
                  <w:r>
                    <w:rPr>
                      <w:lang w:eastAsia="en-US"/>
                    </w:rPr>
                    <w:t>+”Sign in” : button</w:t>
                  </w:r>
                </w:p>
                <w:p w14:paraId="10AEF747" w14:textId="77777777" w:rsidR="00950C83" w:rsidRDefault="00950C83">
                  <w:pPr>
                    <w:pStyle w:val="TableStyleWCS"/>
                    <w:spacing w:line="276" w:lineRule="auto"/>
                    <w:rPr>
                      <w:lang w:eastAsia="en-US"/>
                    </w:rPr>
                  </w:pPr>
                  <w:r>
                    <w:rPr>
                      <w:lang w:eastAsia="en-US"/>
                    </w:rPr>
                    <w:t>Exception[1,2,3]</w:t>
                  </w:r>
                </w:p>
                <w:p w14:paraId="23512B4C" w14:textId="77777777" w:rsidR="00950C83" w:rsidRDefault="00950C83">
                  <w:pPr>
                    <w:pStyle w:val="TableStyleWCS"/>
                    <w:spacing w:line="276" w:lineRule="auto"/>
                    <w:rPr>
                      <w:rFonts w:eastAsia="Noto Sans Symbols" w:cs="Noto Sans Symbols"/>
                      <w:lang w:eastAsia="en-US"/>
                    </w:rPr>
                  </w:pPr>
                </w:p>
              </w:tc>
            </w:tr>
            <w:tr w:rsidR="00950C83" w14:paraId="0FD3A485" w14:textId="77777777">
              <w:trPr>
                <w:trHeight w:val="762"/>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4551FD88" w14:textId="77777777" w:rsidR="00950C83" w:rsidRDefault="00950C83">
                  <w:pPr>
                    <w:pStyle w:val="TableStyleWCS"/>
                    <w:spacing w:line="276" w:lineRule="auto"/>
                    <w:rPr>
                      <w:rFonts w:eastAsia="Times New Roman"/>
                      <w:lang w:eastAsia="en-US"/>
                    </w:rPr>
                  </w:pPr>
                  <w:r>
                    <w:rPr>
                      <w:rFonts w:eastAsia="Times New Roman"/>
                      <w:lang w:eastAsia="en-US"/>
                    </w:rPr>
                    <w:t>6</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tcPr>
                <w:p w14:paraId="757822BE" w14:textId="77777777" w:rsidR="00950C83" w:rsidRDefault="00950C83">
                  <w:pPr>
                    <w:pStyle w:val="TableStyleWCS"/>
                    <w:spacing w:line="276" w:lineRule="auto"/>
                    <w:rPr>
                      <w:rFonts w:eastAsia="Times New Roman"/>
                      <w:lang w:eastAsia="en-US"/>
                    </w:rPr>
                  </w:pPr>
                  <w:r>
                    <w:rPr>
                      <w:rFonts w:eastAsia="Times New Roman"/>
                      <w:color w:val="000000"/>
                      <w:lang w:eastAsia="en-US"/>
                    </w:rPr>
                    <w:t xml:space="preserve">Guest </w:t>
                  </w:r>
                  <w:r>
                    <w:rPr>
                      <w:lang w:eastAsia="en-US"/>
                    </w:rPr>
                    <w:t>inputs information.</w:t>
                  </w:r>
                </w:p>
                <w:p w14:paraId="1CD9D926" w14:textId="77777777" w:rsidR="00950C83" w:rsidRDefault="00950C83">
                  <w:pPr>
                    <w:pStyle w:val="TableStyleWCS"/>
                    <w:spacing w:line="276" w:lineRule="auto"/>
                    <w:rPr>
                      <w:rFonts w:eastAsia="Times New Roman"/>
                      <w:lang w:eastAsia="en-US"/>
                    </w:rPr>
                  </w:pPr>
                </w:p>
              </w:tc>
              <w:tc>
                <w:tcPr>
                  <w:tcW w:w="483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tcPr>
                <w:p w14:paraId="6C6C3FAC" w14:textId="77777777" w:rsidR="00950C83" w:rsidRDefault="00950C83">
                  <w:pPr>
                    <w:pStyle w:val="TableStyleWCS"/>
                    <w:spacing w:line="276" w:lineRule="auto"/>
                    <w:rPr>
                      <w:rFonts w:eastAsia="Times New Roman"/>
                      <w:lang w:eastAsia="en-US"/>
                    </w:rPr>
                  </w:pPr>
                </w:p>
              </w:tc>
            </w:tr>
            <w:tr w:rsidR="00950C83" w14:paraId="7E025596"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5B3FAF" w14:textId="77777777" w:rsidR="00950C83" w:rsidRDefault="00950C83">
                  <w:pPr>
                    <w:pStyle w:val="TableStyleWCS"/>
                    <w:spacing w:line="276" w:lineRule="auto"/>
                    <w:rPr>
                      <w:rFonts w:eastAsia="Times New Roman"/>
                      <w:lang w:eastAsia="en-US"/>
                    </w:rPr>
                  </w:pPr>
                  <w:r>
                    <w:rPr>
                      <w:rFonts w:eastAsia="Times New Roman"/>
                      <w:lang w:eastAsia="en-US"/>
                    </w:rPr>
                    <w:t>7</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A6ED59" w14:textId="77777777" w:rsidR="00950C83" w:rsidRDefault="00950C83">
                  <w:pPr>
                    <w:pStyle w:val="TableStyleWCS"/>
                    <w:spacing w:line="276" w:lineRule="auto"/>
                    <w:rPr>
                      <w:lang w:eastAsia="en-US"/>
                    </w:rPr>
                  </w:pPr>
                  <w:r>
                    <w:rPr>
                      <w:lang w:eastAsia="en-US"/>
                    </w:rPr>
                    <w:t>Guest click on button “Sign in”.</w:t>
                  </w:r>
                </w:p>
                <w:p w14:paraId="16EC41D5" w14:textId="77777777" w:rsidR="00950C83" w:rsidRDefault="00950C83">
                  <w:pPr>
                    <w:pStyle w:val="TableStyleWCS"/>
                    <w:spacing w:line="276" w:lineRule="auto"/>
                    <w:rPr>
                      <w:lang w:eastAsia="en-US"/>
                    </w:rPr>
                  </w:pPr>
                </w:p>
                <w:p w14:paraId="00A63B56" w14:textId="77777777" w:rsidR="00950C83" w:rsidRDefault="00950C83">
                  <w:pPr>
                    <w:pStyle w:val="TableStyleWCS"/>
                    <w:spacing w:line="276" w:lineRule="auto"/>
                    <w:rPr>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43EF324" w14:textId="77777777" w:rsidR="00950C83" w:rsidRDefault="00950C83">
                  <w:pPr>
                    <w:pStyle w:val="TableStyleWCS"/>
                    <w:spacing w:line="276" w:lineRule="auto"/>
                    <w:rPr>
                      <w:lang w:eastAsia="en-US"/>
                    </w:rPr>
                  </w:pPr>
                  <w:r>
                    <w:rPr>
                      <w:lang w:eastAsia="en-US"/>
                    </w:rPr>
                    <w:t>The system accept order and show message”Order successfully”.</w:t>
                  </w:r>
                </w:p>
              </w:tc>
            </w:tr>
          </w:tbl>
          <w:p w14:paraId="3A9A58F5" w14:textId="77777777" w:rsidR="00950C83" w:rsidRDefault="00950C83"/>
          <w:p w14:paraId="4E53742A" w14:textId="77777777" w:rsidR="00950C83" w:rsidRDefault="00950C83">
            <w:r>
              <w:t>Alternative Scenario:</w:t>
            </w:r>
          </w:p>
          <w:tbl>
            <w:tblPr>
              <w:tblW w:w="8429" w:type="dxa"/>
              <w:tblLook w:val="0400" w:firstRow="0" w:lastRow="0" w:firstColumn="0" w:lastColumn="0" w:noHBand="0" w:noVBand="1"/>
            </w:tblPr>
            <w:tblGrid>
              <w:gridCol w:w="949"/>
              <w:gridCol w:w="2773"/>
              <w:gridCol w:w="4707"/>
            </w:tblGrid>
            <w:tr w:rsidR="00950C83" w14:paraId="50309D25"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729C3BD5" w14:textId="77777777" w:rsidR="00950C83" w:rsidRDefault="00950C83">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6EB04CA4" w14:textId="77777777" w:rsidR="00950C83" w:rsidRDefault="00950C83">
                  <w:pPr>
                    <w:pStyle w:val="TableStyleWCS"/>
                    <w:spacing w:line="276" w:lineRule="auto"/>
                    <w:rPr>
                      <w:rFonts w:eastAsia="Times New Roman"/>
                      <w:lang w:eastAsia="en-US"/>
                    </w:rPr>
                  </w:pPr>
                  <w:r>
                    <w:rPr>
                      <w:lang w:eastAsia="en-US"/>
                    </w:rPr>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7C792FED" w14:textId="77777777" w:rsidR="00950C83" w:rsidRDefault="00950C83">
                  <w:pPr>
                    <w:pStyle w:val="TableStyleWCS"/>
                    <w:spacing w:line="276" w:lineRule="auto"/>
                    <w:rPr>
                      <w:rFonts w:eastAsia="Times New Roman"/>
                      <w:lang w:eastAsia="en-US"/>
                    </w:rPr>
                  </w:pPr>
                  <w:r>
                    <w:rPr>
                      <w:lang w:eastAsia="en-US"/>
                    </w:rPr>
                    <w:t>System Response</w:t>
                  </w:r>
                </w:p>
              </w:tc>
            </w:tr>
            <w:tr w:rsidR="00950C83" w14:paraId="3B3A2DCB"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4096CA1" w14:textId="77777777" w:rsidR="00950C83" w:rsidRDefault="00950C83">
                  <w:pPr>
                    <w:pStyle w:val="TableStyleWCS"/>
                    <w:spacing w:line="276" w:lineRule="auto"/>
                    <w:rPr>
                      <w:rFonts w:eastAsia="Times New Roman"/>
                      <w:lang w:eastAsia="en-US"/>
                    </w:rPr>
                  </w:pPr>
                  <w:r>
                    <w:rPr>
                      <w:rFonts w:eastAsia="Times New Roman"/>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9954AD" w14:textId="77777777" w:rsidR="00950C83" w:rsidRDefault="00950C83">
                  <w:pPr>
                    <w:pStyle w:val="TableStyleWCS"/>
                    <w:spacing w:line="276" w:lineRule="auto"/>
                    <w:rPr>
                      <w:rFonts w:eastAsia="Times New Roman"/>
                      <w:color w:val="000000"/>
                      <w:lang w:eastAsia="en-US"/>
                    </w:rPr>
                  </w:pPr>
                  <w:r>
                    <w:rPr>
                      <w:rFonts w:eastAsia="Times New Roman"/>
                      <w:color w:val="000000"/>
                      <w:lang w:eastAsia="en-US"/>
                    </w:rPr>
                    <w:t xml:space="preserve">Guest </w:t>
                  </w:r>
                  <w:r>
                    <w:rPr>
                      <w:lang w:eastAsia="en-US"/>
                    </w:rPr>
                    <w:t>click on the button”Order now”</w:t>
                  </w:r>
                </w:p>
                <w:p w14:paraId="1D5231D0" w14:textId="77777777" w:rsidR="00950C83" w:rsidRDefault="00950C83">
                  <w:pPr>
                    <w:pStyle w:val="TableStyleWCS"/>
                    <w:spacing w:line="276" w:lineRule="auto"/>
                    <w:rPr>
                      <w:rFonts w:eastAsia="Times New Roman"/>
                      <w:color w:val="000000"/>
                      <w:lang w:eastAsia="en-US"/>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4DBE8B" w14:textId="77777777" w:rsidR="00950C83" w:rsidRDefault="00950C83">
                  <w:pPr>
                    <w:pStyle w:val="TableStyleWCS"/>
                    <w:spacing w:line="276" w:lineRule="auto"/>
                    <w:rPr>
                      <w:lang w:eastAsia="en-US"/>
                    </w:rPr>
                  </w:pPr>
                  <w:r>
                    <w:rPr>
                      <w:lang w:eastAsia="en-US"/>
                    </w:rPr>
                    <w:t>In guest has been log in, the system accept order and show message”Order successfully”.</w:t>
                  </w:r>
                </w:p>
                <w:p w14:paraId="4293CD5D" w14:textId="77777777" w:rsidR="00950C83" w:rsidRDefault="00950C83">
                  <w:pPr>
                    <w:pStyle w:val="TableStyleWCS"/>
                    <w:spacing w:line="276" w:lineRule="auto"/>
                    <w:rPr>
                      <w:lang w:eastAsia="en-US"/>
                    </w:rPr>
                  </w:pPr>
                </w:p>
              </w:tc>
            </w:tr>
          </w:tbl>
          <w:p w14:paraId="41FBA9C0" w14:textId="77777777" w:rsidR="00950C83" w:rsidRDefault="00950C83"/>
          <w:p w14:paraId="6EABFEE4" w14:textId="77777777" w:rsidR="00950C83" w:rsidRDefault="00950C83">
            <w:r>
              <w:t>Relationships: N/A</w:t>
            </w:r>
          </w:p>
          <w:p w14:paraId="575E705B" w14:textId="77777777" w:rsidR="00950C83" w:rsidRDefault="00950C83">
            <w:pPr>
              <w:spacing w:after="200" w:line="276" w:lineRule="auto"/>
              <w:rPr>
                <w:sz w:val="22"/>
                <w:szCs w:val="22"/>
                <w:lang w:eastAsia="en-US"/>
              </w:rPr>
            </w:pPr>
            <w:r>
              <w:t xml:space="preserve">Business Rules:      </w:t>
            </w:r>
          </w:p>
        </w:tc>
      </w:tr>
    </w:tbl>
    <w:p w14:paraId="482D5736" w14:textId="77906A4F" w:rsidR="00B818A3" w:rsidRDefault="00763986" w:rsidP="00405A3A">
      <w:pPr>
        <w:pStyle w:val="Heading2"/>
      </w:pPr>
      <w:bookmarkStart w:id="25" w:name="_Toc77171480"/>
      <w:r>
        <w:lastRenderedPageBreak/>
        <w:t xml:space="preserve">&lt; Guest &gt; Search </w:t>
      </w:r>
      <w:r w:rsidR="005173B3">
        <w:t>shoes</w:t>
      </w:r>
      <w:bookmarkEnd w:id="25"/>
    </w:p>
    <w:p w14:paraId="0E779FDE" w14:textId="1E94667C" w:rsidR="00B818A3" w:rsidRDefault="00405A3A" w:rsidP="00763986">
      <w:pPr>
        <w:jc w:val="center"/>
      </w:pPr>
      <w:r>
        <w:drawing>
          <wp:inline distT="0" distB="0" distL="0" distR="0" wp14:anchorId="3E2C6582" wp14:editId="483F0A7C">
            <wp:extent cx="3216729" cy="1279071"/>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16729" cy="1279071"/>
                    </a:xfrm>
                    <a:prstGeom prst="rect">
                      <a:avLst/>
                    </a:prstGeom>
                  </pic:spPr>
                </pic:pic>
              </a:graphicData>
            </a:graphic>
          </wp:inline>
        </w:drawing>
      </w:r>
    </w:p>
    <w:p w14:paraId="2DA147F3" w14:textId="3500A5E0" w:rsidR="00763986" w:rsidRDefault="00D16182" w:rsidP="00763986">
      <w:pPr>
        <w:jc w:val="center"/>
      </w:pPr>
      <w:r>
        <w:t xml:space="preserve">Figure 3.11 </w:t>
      </w:r>
      <w:r w:rsidR="00763986">
        <w:t xml:space="preserve">&lt; Guest &gt; Search </w:t>
      </w:r>
      <w:r w:rsidR="005173B3">
        <w:t>shoes</w:t>
      </w:r>
    </w:p>
    <w:p w14:paraId="5983BAC7" w14:textId="77777777" w:rsidR="00763986" w:rsidRDefault="00763986" w:rsidP="00B818A3"/>
    <w:p w14:paraId="574483E1" w14:textId="4BE34542" w:rsidR="00360DCB" w:rsidRDefault="00C1349E" w:rsidP="00360DCB">
      <w:r w:rsidRPr="00435690">
        <w:t>Use Case Specification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8" w:type="dxa"/>
          <w:left w:w="115" w:type="dxa"/>
          <w:bottom w:w="58" w:type="dxa"/>
          <w:right w:w="115" w:type="dxa"/>
        </w:tblCellMar>
        <w:tblLook w:val="01E0" w:firstRow="1" w:lastRow="1" w:firstColumn="1" w:lastColumn="1" w:noHBand="0" w:noVBand="0"/>
      </w:tblPr>
      <w:tblGrid>
        <w:gridCol w:w="2490"/>
        <w:gridCol w:w="2441"/>
        <w:gridCol w:w="1428"/>
        <w:gridCol w:w="743"/>
        <w:gridCol w:w="2088"/>
      </w:tblGrid>
      <w:tr w:rsidR="00B17F38" w14:paraId="3E264422" w14:textId="77777777" w:rsidTr="00840999">
        <w:tc>
          <w:tcPr>
            <w:tcW w:w="5000" w:type="pct"/>
            <w:gridSpan w:val="5"/>
            <w:shd w:val="clear" w:color="auto" w:fill="F3F3F3"/>
          </w:tcPr>
          <w:p w14:paraId="7A843D08" w14:textId="6DC04FDA" w:rsidR="00B17F38" w:rsidRDefault="00B17F38" w:rsidP="00840999">
            <w:r>
              <w:t>USE CASE – sSs_UC_10</w:t>
            </w:r>
          </w:p>
        </w:tc>
      </w:tr>
      <w:tr w:rsidR="00B17F38" w14:paraId="5059003C" w14:textId="77777777" w:rsidTr="00360DCB">
        <w:tc>
          <w:tcPr>
            <w:tcW w:w="1355" w:type="pct"/>
            <w:shd w:val="clear" w:color="auto" w:fill="F3F3F3"/>
          </w:tcPr>
          <w:p w14:paraId="5D10994D" w14:textId="77777777" w:rsidR="00B17F38" w:rsidRDefault="00B17F38" w:rsidP="00840999">
            <w:r>
              <w:t>Use-case No.</w:t>
            </w:r>
          </w:p>
        </w:tc>
        <w:tc>
          <w:tcPr>
            <w:tcW w:w="1328" w:type="pct"/>
          </w:tcPr>
          <w:p w14:paraId="60D60DB7" w14:textId="5C43D2DA" w:rsidR="00B17F38" w:rsidRDefault="00B17F38" w:rsidP="00840999">
            <w:r>
              <w:t>&lt;UC010&gt;</w:t>
            </w:r>
          </w:p>
        </w:tc>
        <w:tc>
          <w:tcPr>
            <w:tcW w:w="1181" w:type="pct"/>
            <w:gridSpan w:val="2"/>
            <w:shd w:val="clear" w:color="auto" w:fill="F3F3F3"/>
          </w:tcPr>
          <w:p w14:paraId="0ED91128" w14:textId="77777777" w:rsidR="00B17F38" w:rsidRDefault="00B17F38" w:rsidP="00840999">
            <w:r>
              <w:t>Use-case Version</w:t>
            </w:r>
          </w:p>
        </w:tc>
        <w:tc>
          <w:tcPr>
            <w:tcW w:w="1136" w:type="pct"/>
          </w:tcPr>
          <w:p w14:paraId="3873DFAF" w14:textId="77777777" w:rsidR="00B17F38" w:rsidRDefault="00B17F38" w:rsidP="00840999">
            <w:r>
              <w:t>1.0</w:t>
            </w:r>
          </w:p>
        </w:tc>
      </w:tr>
      <w:tr w:rsidR="00B17F38" w14:paraId="228EBFA8" w14:textId="77777777" w:rsidTr="00360DCB">
        <w:tc>
          <w:tcPr>
            <w:tcW w:w="1355" w:type="pct"/>
            <w:shd w:val="clear" w:color="auto" w:fill="F3F3F3"/>
          </w:tcPr>
          <w:p w14:paraId="016AD877" w14:textId="77777777" w:rsidR="00B17F38" w:rsidRDefault="00B17F38" w:rsidP="00840999">
            <w:r>
              <w:t>Use-case Name</w:t>
            </w:r>
          </w:p>
        </w:tc>
        <w:tc>
          <w:tcPr>
            <w:tcW w:w="3645" w:type="pct"/>
            <w:gridSpan w:val="4"/>
          </w:tcPr>
          <w:p w14:paraId="7AFEF876" w14:textId="5CB444C5" w:rsidR="00B17F38" w:rsidRDefault="00B17F38" w:rsidP="00840999">
            <w:r>
              <w:t>Search shoes</w:t>
            </w:r>
          </w:p>
        </w:tc>
      </w:tr>
      <w:tr w:rsidR="00B17F38" w14:paraId="0A2BDE0B" w14:textId="77777777" w:rsidTr="00360DCB">
        <w:tc>
          <w:tcPr>
            <w:tcW w:w="1355" w:type="pct"/>
            <w:shd w:val="clear" w:color="auto" w:fill="F3F3F3"/>
          </w:tcPr>
          <w:p w14:paraId="595B478D" w14:textId="77777777" w:rsidR="00B17F38" w:rsidRDefault="00B17F38" w:rsidP="00840999">
            <w:r>
              <w:t xml:space="preserve">Author </w:t>
            </w:r>
          </w:p>
        </w:tc>
        <w:tc>
          <w:tcPr>
            <w:tcW w:w="3645" w:type="pct"/>
            <w:gridSpan w:val="4"/>
          </w:tcPr>
          <w:p w14:paraId="1DD4DCEB" w14:textId="2112DEA6" w:rsidR="00B17F38" w:rsidRDefault="00B17F38" w:rsidP="00840999">
            <w:r>
              <w:t>Tran Trung Ta</w:t>
            </w:r>
          </w:p>
        </w:tc>
      </w:tr>
      <w:tr w:rsidR="00B17F38" w14:paraId="40904EEB" w14:textId="77777777" w:rsidTr="00360DCB">
        <w:tc>
          <w:tcPr>
            <w:tcW w:w="1355" w:type="pct"/>
            <w:shd w:val="clear" w:color="auto" w:fill="F3F3F3"/>
          </w:tcPr>
          <w:p w14:paraId="4FF20817" w14:textId="77777777" w:rsidR="00B17F38" w:rsidRDefault="00B17F38" w:rsidP="00840999">
            <w:r>
              <w:t>Date</w:t>
            </w:r>
          </w:p>
        </w:tc>
        <w:tc>
          <w:tcPr>
            <w:tcW w:w="1328" w:type="pct"/>
          </w:tcPr>
          <w:p w14:paraId="132D27C2" w14:textId="77777777" w:rsidR="00B17F38" w:rsidRDefault="00B17F38" w:rsidP="00840999">
            <w:r>
              <w:t>7/03/2021</w:t>
            </w:r>
          </w:p>
        </w:tc>
        <w:tc>
          <w:tcPr>
            <w:tcW w:w="777" w:type="pct"/>
            <w:shd w:val="clear" w:color="auto" w:fill="F3F3F3"/>
          </w:tcPr>
          <w:p w14:paraId="465B094E" w14:textId="77777777" w:rsidR="00B17F38" w:rsidRDefault="00B17F38" w:rsidP="00840999">
            <w:r>
              <w:t>Priority</w:t>
            </w:r>
          </w:p>
        </w:tc>
        <w:tc>
          <w:tcPr>
            <w:tcW w:w="1540" w:type="pct"/>
            <w:gridSpan w:val="2"/>
          </w:tcPr>
          <w:p w14:paraId="2D80C848" w14:textId="77777777" w:rsidR="00B17F38" w:rsidRDefault="00B17F38" w:rsidP="00840999">
            <w:r>
              <w:t>Normal</w:t>
            </w:r>
          </w:p>
        </w:tc>
      </w:tr>
      <w:tr w:rsidR="00B17F38" w14:paraId="171C89BA" w14:textId="77777777" w:rsidTr="00840999">
        <w:tc>
          <w:tcPr>
            <w:tcW w:w="5000" w:type="pct"/>
            <w:gridSpan w:val="5"/>
            <w:shd w:val="clear" w:color="auto" w:fill="FFFFFF"/>
          </w:tcPr>
          <w:p w14:paraId="7B306243" w14:textId="77777777" w:rsidR="00B17F38" w:rsidRDefault="00B17F38" w:rsidP="00840999">
            <w:r>
              <w:t>Actor:</w:t>
            </w:r>
          </w:p>
          <w:p w14:paraId="0A369CD4" w14:textId="77777777" w:rsidR="00B17F38" w:rsidRDefault="00B17F38" w:rsidP="00840999">
            <w:r>
              <w:lastRenderedPageBreak/>
              <w:t xml:space="preserve">         Guest </w:t>
            </w:r>
          </w:p>
          <w:p w14:paraId="6C2B277C" w14:textId="77777777" w:rsidR="00B17F38" w:rsidRDefault="00B17F38" w:rsidP="00840999">
            <w:r>
              <w:t>Summary:</w:t>
            </w:r>
          </w:p>
          <w:p w14:paraId="4E96C246" w14:textId="60EABC59" w:rsidR="00B17F38" w:rsidRDefault="00B17F38" w:rsidP="00840999">
            <w:r>
              <w:t xml:space="preserve">         This use case allows Guest to search shoes.</w:t>
            </w:r>
          </w:p>
          <w:p w14:paraId="08A7C595" w14:textId="77777777" w:rsidR="00B17F38" w:rsidRDefault="00B17F38" w:rsidP="00840999">
            <w:r>
              <w:t>Goal:</w:t>
            </w:r>
          </w:p>
          <w:p w14:paraId="2753A9EA" w14:textId="7F85B904" w:rsidR="00B17F38" w:rsidRDefault="00B17F38" w:rsidP="00840999">
            <w:r>
              <w:t xml:space="preserve">         Guest can search shoes in the system.</w:t>
            </w:r>
          </w:p>
          <w:p w14:paraId="4FAA461B" w14:textId="77777777" w:rsidR="00B17F38" w:rsidRDefault="00B17F38" w:rsidP="00840999">
            <w:r>
              <w:t>Triggers:</w:t>
            </w:r>
          </w:p>
          <w:p w14:paraId="52505A51" w14:textId="77777777" w:rsidR="00B17F38" w:rsidRDefault="00B17F38" w:rsidP="00840999">
            <w:r>
              <w:t xml:space="preserve">        Guest click on button “Search”.</w:t>
            </w:r>
            <w:r>
              <w:tab/>
            </w:r>
          </w:p>
          <w:p w14:paraId="6FA5AD77" w14:textId="77777777" w:rsidR="00B17F38" w:rsidRDefault="00B17F38" w:rsidP="00840999">
            <w:r>
              <w:t>Preconditions:</w:t>
            </w:r>
          </w:p>
          <w:p w14:paraId="41FC987B" w14:textId="77777777" w:rsidR="00B17F38" w:rsidRDefault="00B17F38" w:rsidP="00840999">
            <w:r>
              <w:t xml:space="preserve">         Guest stay in home screen.</w:t>
            </w:r>
          </w:p>
          <w:p w14:paraId="1272700B" w14:textId="77777777" w:rsidR="00B17F38" w:rsidRDefault="00B17F38" w:rsidP="00840999">
            <w:r>
              <w:t xml:space="preserve">         Have at least one shoe in the system.</w:t>
            </w:r>
          </w:p>
          <w:p w14:paraId="4B4102CE" w14:textId="77777777" w:rsidR="00B17F38" w:rsidRDefault="00B17F38" w:rsidP="00840999">
            <w:r>
              <w:t>Post Conditions:</w:t>
            </w:r>
          </w:p>
          <w:p w14:paraId="18156424" w14:textId="77777777" w:rsidR="00B17F38" w:rsidRDefault="00B17F38" w:rsidP="00840999">
            <w:r>
              <w:t xml:space="preserve">         Success: Guest view search shoe in the system successfully.</w:t>
            </w:r>
          </w:p>
          <w:p w14:paraId="30F1D9A5" w14:textId="260C9600" w:rsidR="00B17F38" w:rsidRDefault="00B17F38" w:rsidP="00840999">
            <w:r>
              <w:t xml:space="preserve">         Fail: Show error messages.</w:t>
            </w:r>
          </w:p>
          <w:p w14:paraId="6A8B370E" w14:textId="600B7EA4" w:rsidR="00B17F38" w:rsidRDefault="00B17F38" w:rsidP="00360DCB">
            <w:r>
              <w:t xml:space="preserve">Main Success Scenario:         </w:t>
            </w:r>
          </w:p>
          <w:tbl>
            <w:tblPr>
              <w:tblW w:w="8555" w:type="dxa"/>
              <w:tblLook w:val="0400" w:firstRow="0" w:lastRow="0" w:firstColumn="0" w:lastColumn="0" w:noHBand="0" w:noVBand="1"/>
            </w:tblPr>
            <w:tblGrid>
              <w:gridCol w:w="949"/>
              <w:gridCol w:w="2773"/>
              <w:gridCol w:w="4833"/>
            </w:tblGrid>
            <w:tr w:rsidR="00B17F38" w14:paraId="05189CBC" w14:textId="77777777" w:rsidTr="00840999">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79CC00F4" w14:textId="77777777" w:rsidR="00B17F38" w:rsidRDefault="00B17F38" w:rsidP="00840999">
                  <w:pPr>
                    <w:pStyle w:val="TableStyleWCS"/>
                    <w:rPr>
                      <w:rFonts w:eastAsia="Times New Roman"/>
                    </w:rPr>
                  </w:pPr>
                  <w: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224D8DEC" w14:textId="77777777" w:rsidR="00B17F38" w:rsidRDefault="00B17F38" w:rsidP="00840999">
                  <w:pPr>
                    <w:pStyle w:val="TableStyleWCS"/>
                    <w:rPr>
                      <w:rFonts w:eastAsia="Times New Roman"/>
                    </w:rPr>
                  </w:pPr>
                  <w:r>
                    <w:t>Actor Action</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44A6530" w14:textId="77777777" w:rsidR="00B17F38" w:rsidRDefault="00B17F38" w:rsidP="00840999">
                  <w:pPr>
                    <w:pStyle w:val="TableStyleWCS"/>
                    <w:rPr>
                      <w:rFonts w:eastAsia="Times New Roman"/>
                    </w:rPr>
                  </w:pPr>
                  <w:r>
                    <w:t>System Response</w:t>
                  </w:r>
                </w:p>
              </w:tc>
            </w:tr>
            <w:tr w:rsidR="00B17F38" w14:paraId="4B4BC6FF" w14:textId="77777777" w:rsidTr="00840999">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4197EA" w14:textId="77777777" w:rsidR="00B17F38" w:rsidRDefault="00B17F38" w:rsidP="00840999">
                  <w:pPr>
                    <w:pStyle w:val="TableStyleWCS"/>
                    <w:rPr>
                      <w:rFonts w:eastAsia="Times New Roman"/>
                    </w:rPr>
                  </w:pPr>
                  <w:r>
                    <w:rPr>
                      <w:rFonts w:eastAsia="Times New Roman"/>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DA7A7" w14:textId="77777777" w:rsidR="00B17F38" w:rsidRDefault="00B17F38" w:rsidP="00840999">
                  <w:pPr>
                    <w:pStyle w:val="TableStyleWCS"/>
                    <w:rPr>
                      <w:rFonts w:eastAsia="Times New Roman"/>
                    </w:rPr>
                  </w:pPr>
                  <w:r>
                    <w:rPr>
                      <w:rFonts w:eastAsia="Times New Roman"/>
                      <w:color w:val="000000"/>
                    </w:rPr>
                    <w:t xml:space="preserve">Guest </w:t>
                  </w:r>
                  <w:r>
                    <w:t>log in in the system.</w:t>
                  </w:r>
                </w:p>
                <w:p w14:paraId="58C57B9F" w14:textId="77777777" w:rsidR="00B17F38" w:rsidRDefault="00B17F38" w:rsidP="00840999">
                  <w:pPr>
                    <w:pStyle w:val="TableStyleWCS"/>
                  </w:pPr>
                </w:p>
                <w:p w14:paraId="2B246751" w14:textId="77777777" w:rsidR="00B17F38" w:rsidRDefault="00B17F38" w:rsidP="00840999">
                  <w:pPr>
                    <w:pStyle w:val="TableStyleWCS"/>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9C5F20" w14:textId="77777777" w:rsidR="00B17F38" w:rsidRDefault="00B17F38" w:rsidP="00840999">
                  <w:pPr>
                    <w:pStyle w:val="TableStyleWCS"/>
                  </w:pPr>
                  <w:r>
                    <w:t>+The system show:</w:t>
                  </w:r>
                </w:p>
                <w:p w14:paraId="3FFA1A27" w14:textId="77777777" w:rsidR="00B17F38" w:rsidRDefault="00B17F38" w:rsidP="00840999">
                  <w:pPr>
                    <w:pStyle w:val="TableStyleWCS"/>
                  </w:pPr>
                  <w:r>
                    <w:t>-“Log out” button</w:t>
                  </w:r>
                </w:p>
                <w:p w14:paraId="78CA279A" w14:textId="77777777" w:rsidR="00B17F38" w:rsidRDefault="00B17F38" w:rsidP="00840999">
                  <w:pPr>
                    <w:pStyle w:val="TableStyleWCS"/>
                  </w:pPr>
                  <w:r>
                    <w:t>-“View profile” button</w:t>
                  </w:r>
                </w:p>
                <w:p w14:paraId="7E5E2C30" w14:textId="77777777" w:rsidR="00B17F38" w:rsidRDefault="00B17F38" w:rsidP="00840999">
                  <w:pPr>
                    <w:pStyle w:val="TableStyleWCS"/>
                  </w:pPr>
                  <w:r>
                    <w:t xml:space="preserve">-‘’View cart” button </w:t>
                  </w:r>
                </w:p>
                <w:p w14:paraId="7DD22758" w14:textId="77777777" w:rsidR="00B17F38" w:rsidRDefault="00B17F38" w:rsidP="00840999">
                  <w:pPr>
                    <w:pStyle w:val="TableStyleWCS"/>
                  </w:pPr>
                  <w:r>
                    <w:t>-Search shoe: textbox + “Search” button</w:t>
                  </w:r>
                </w:p>
                <w:p w14:paraId="023C4931" w14:textId="77777777" w:rsidR="00B17F38" w:rsidRDefault="00B17F38" w:rsidP="00840999">
                  <w:pPr>
                    <w:pStyle w:val="TableStyleWCS"/>
                  </w:pPr>
                  <w:r>
                    <w:t>+The system show list shoes:</w:t>
                  </w:r>
                </w:p>
                <w:p w14:paraId="5DD097C5" w14:textId="77777777" w:rsidR="00B17F38" w:rsidRDefault="00B17F38" w:rsidP="00840999">
                  <w:pPr>
                    <w:pStyle w:val="TableStyleWCS"/>
                  </w:pPr>
                  <w:r>
                    <w:t>-imageURL</w:t>
                  </w:r>
                </w:p>
                <w:p w14:paraId="265B3889" w14:textId="77777777" w:rsidR="00B17F38" w:rsidRDefault="00B17F38" w:rsidP="00840999">
                  <w:pPr>
                    <w:pStyle w:val="TableStyleWCS"/>
                  </w:pPr>
                  <w:r>
                    <w:t>-shoesName</w:t>
                  </w:r>
                </w:p>
                <w:p w14:paraId="1494B3B1" w14:textId="77777777" w:rsidR="00B17F38" w:rsidRDefault="00B17F38" w:rsidP="00840999">
                  <w:pPr>
                    <w:pStyle w:val="TableStyleWCS"/>
                  </w:pPr>
                  <w:r>
                    <w:t>-price</w:t>
                  </w:r>
                </w:p>
                <w:p w14:paraId="27BE5190" w14:textId="77777777" w:rsidR="00B17F38" w:rsidRDefault="00B17F38" w:rsidP="00840999">
                  <w:pPr>
                    <w:pStyle w:val="TableStyleWCS"/>
                  </w:pPr>
                  <w:r>
                    <w:t>Exception[1]</w:t>
                  </w:r>
                </w:p>
              </w:tc>
            </w:tr>
            <w:tr w:rsidR="00B17F38" w14:paraId="47CC9C47" w14:textId="77777777" w:rsidTr="00840999">
              <w:trPr>
                <w:trHeight w:val="762"/>
              </w:trPr>
              <w:tc>
                <w:tcPr>
                  <w:tcW w:w="949"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1DFBA1" w14:textId="77777777" w:rsidR="00B17F38" w:rsidRDefault="00B17F38" w:rsidP="00840999">
                  <w:pPr>
                    <w:pStyle w:val="TableStyleWCS"/>
                    <w:rPr>
                      <w:rFonts w:eastAsia="Times New Roman"/>
                    </w:rPr>
                  </w:pPr>
                  <w:r>
                    <w:rPr>
                      <w:rFonts w:eastAsia="Times New Roman"/>
                    </w:rPr>
                    <w:t>2</w:t>
                  </w:r>
                </w:p>
              </w:tc>
              <w:tc>
                <w:tcPr>
                  <w:tcW w:w="2773"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4B24E8" w14:textId="77777777" w:rsidR="00B17F38" w:rsidRDefault="00B17F38" w:rsidP="00840999">
                  <w:pPr>
                    <w:pStyle w:val="TableStyleWCS"/>
                    <w:rPr>
                      <w:rFonts w:eastAsia="Times New Roman"/>
                      <w:color w:val="000000"/>
                    </w:rPr>
                  </w:pPr>
                  <w:r>
                    <w:rPr>
                      <w:rFonts w:eastAsia="Times New Roman"/>
                      <w:color w:val="000000"/>
                    </w:rPr>
                    <w:t>Guest input value into Search shoe[textbox]</w:t>
                  </w:r>
                </w:p>
              </w:tc>
              <w:tc>
                <w:tcPr>
                  <w:tcW w:w="4833"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D3B4D2" w14:textId="77777777" w:rsidR="00B17F38" w:rsidRDefault="00B17F38" w:rsidP="00840999">
                  <w:pPr>
                    <w:pStyle w:val="TableStyleWCS"/>
                    <w:rPr>
                      <w:rFonts w:eastAsia="Noto Sans Symbols" w:cs="Noto Sans Symbols"/>
                    </w:rPr>
                  </w:pPr>
                </w:p>
              </w:tc>
            </w:tr>
            <w:tr w:rsidR="00B17F38" w14:paraId="06E05E42" w14:textId="77777777" w:rsidTr="00840999">
              <w:trPr>
                <w:trHeight w:val="762"/>
              </w:trPr>
              <w:tc>
                <w:tcPr>
                  <w:tcW w:w="949"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942E48" w14:textId="77777777" w:rsidR="00B17F38" w:rsidRDefault="00B17F38" w:rsidP="00840999">
                  <w:pPr>
                    <w:pStyle w:val="TableStyleWCS"/>
                    <w:rPr>
                      <w:rFonts w:eastAsia="Times New Roman"/>
                    </w:rPr>
                  </w:pPr>
                  <w:r>
                    <w:rPr>
                      <w:rFonts w:eastAsia="Times New Roman"/>
                    </w:rPr>
                    <w:t>3</w:t>
                  </w:r>
                </w:p>
              </w:tc>
              <w:tc>
                <w:tcPr>
                  <w:tcW w:w="2773"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C03581" w14:textId="77777777" w:rsidR="00B17F38" w:rsidRDefault="00B17F38" w:rsidP="00840999">
                  <w:pPr>
                    <w:pStyle w:val="TableStyleWCS"/>
                    <w:rPr>
                      <w:rFonts w:eastAsia="Times New Roman"/>
                    </w:rPr>
                  </w:pPr>
                  <w:r>
                    <w:rPr>
                      <w:rFonts w:eastAsia="Times New Roman"/>
                      <w:color w:val="000000"/>
                    </w:rPr>
                    <w:t>Guest click on the button</w:t>
                  </w:r>
                  <w:r>
                    <w:t>“Search”</w:t>
                  </w:r>
                </w:p>
                <w:p w14:paraId="62D17C4A" w14:textId="77777777" w:rsidR="00B17F38" w:rsidRDefault="00B17F38" w:rsidP="00840999">
                  <w:pPr>
                    <w:pStyle w:val="TableStyleWCS"/>
                    <w:rPr>
                      <w:rFonts w:eastAsia="Times New Roman"/>
                    </w:rPr>
                  </w:pPr>
                </w:p>
                <w:p w14:paraId="199A0857" w14:textId="77777777" w:rsidR="00B17F38" w:rsidRDefault="00B17F38" w:rsidP="00840999">
                  <w:pPr>
                    <w:pStyle w:val="TableStyleWCS"/>
                    <w:rPr>
                      <w:rFonts w:eastAsia="Times New Roman"/>
                    </w:rPr>
                  </w:pPr>
                </w:p>
              </w:tc>
              <w:tc>
                <w:tcPr>
                  <w:tcW w:w="4833"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53EA2D5" w14:textId="77777777" w:rsidR="00B17F38" w:rsidRDefault="00B17F38" w:rsidP="00840999">
                  <w:pPr>
                    <w:pStyle w:val="TableStyleWCS"/>
                    <w:rPr>
                      <w:rFonts w:eastAsia="Noto Sans Symbols" w:cs="Noto Sans Symbols"/>
                    </w:rPr>
                  </w:pPr>
                  <w:r>
                    <w:rPr>
                      <w:rFonts w:eastAsia="Noto Sans Symbols" w:cs="Noto Sans Symbols"/>
                    </w:rPr>
                    <w:t>The system show list shoe by name:</w:t>
                  </w:r>
                </w:p>
                <w:p w14:paraId="0EF9AC2F" w14:textId="77777777" w:rsidR="00B17F38" w:rsidRDefault="00B17F38" w:rsidP="00840999">
                  <w:pPr>
                    <w:pStyle w:val="TableStyleWCS"/>
                  </w:pPr>
                  <w:r>
                    <w:t>-imageURL</w:t>
                  </w:r>
                </w:p>
                <w:p w14:paraId="1B4F42A5" w14:textId="77777777" w:rsidR="00B17F38" w:rsidRDefault="00B17F38" w:rsidP="00840999">
                  <w:pPr>
                    <w:pStyle w:val="TableStyleWCS"/>
                  </w:pPr>
                  <w:r>
                    <w:t>-shoesName</w:t>
                  </w:r>
                </w:p>
                <w:p w14:paraId="4ABC76ED" w14:textId="77777777" w:rsidR="00B17F38" w:rsidRDefault="00B17F38" w:rsidP="00840999">
                  <w:pPr>
                    <w:pStyle w:val="TableStyleWCS"/>
                  </w:pPr>
                  <w:r>
                    <w:t>-price</w:t>
                  </w:r>
                </w:p>
                <w:p w14:paraId="3B2B4AC6" w14:textId="77777777" w:rsidR="00B17F38" w:rsidRDefault="00B17F38" w:rsidP="00840999">
                  <w:pPr>
                    <w:pStyle w:val="TableStyleWCS"/>
                    <w:rPr>
                      <w:rFonts w:eastAsia="Noto Sans Symbols" w:cs="Noto Sans Symbols"/>
                    </w:rPr>
                  </w:pPr>
                </w:p>
              </w:tc>
            </w:tr>
          </w:tbl>
          <w:p w14:paraId="688CB2A9" w14:textId="77777777" w:rsidR="00B17F38" w:rsidRDefault="00B17F38" w:rsidP="00840999"/>
          <w:p w14:paraId="78AEEF6F" w14:textId="77777777" w:rsidR="00B17F38" w:rsidRDefault="00B17F38" w:rsidP="00840999">
            <w:r>
              <w:t>Exception :</w:t>
            </w:r>
          </w:p>
          <w:tbl>
            <w:tblPr>
              <w:tblW w:w="8429" w:type="dxa"/>
              <w:tblLook w:val="0400" w:firstRow="0" w:lastRow="0" w:firstColumn="0" w:lastColumn="0" w:noHBand="0" w:noVBand="1"/>
            </w:tblPr>
            <w:tblGrid>
              <w:gridCol w:w="949"/>
              <w:gridCol w:w="2773"/>
              <w:gridCol w:w="4707"/>
            </w:tblGrid>
            <w:tr w:rsidR="00B17F38" w14:paraId="706150C1" w14:textId="77777777" w:rsidTr="00840999">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A2460B2" w14:textId="77777777" w:rsidR="00B17F38" w:rsidRDefault="00B17F38" w:rsidP="00840999">
                  <w:pPr>
                    <w:pStyle w:val="TableStyleWCS"/>
                    <w:rPr>
                      <w:rFonts w:eastAsia="Times New Roman"/>
                    </w:rPr>
                  </w:pPr>
                  <w:r>
                    <w:lastRenderedPageBreak/>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09E71BF" w14:textId="77777777" w:rsidR="00B17F38" w:rsidRDefault="00B17F38" w:rsidP="00840999">
                  <w:pPr>
                    <w:pStyle w:val="TableStyleWCS"/>
                    <w:rPr>
                      <w:rFonts w:eastAsia="Times New Roman"/>
                    </w:rPr>
                  </w:pPr>
                  <w:r>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297E6123" w14:textId="77777777" w:rsidR="00B17F38" w:rsidRDefault="00B17F38" w:rsidP="00840999">
                  <w:pPr>
                    <w:pStyle w:val="TableStyleWCS"/>
                    <w:rPr>
                      <w:rFonts w:eastAsia="Times New Roman"/>
                    </w:rPr>
                  </w:pPr>
                  <w:r>
                    <w:t>System Response</w:t>
                  </w:r>
                </w:p>
              </w:tc>
            </w:tr>
            <w:tr w:rsidR="00B17F38" w14:paraId="62135915" w14:textId="77777777" w:rsidTr="00840999">
              <w:trPr>
                <w:trHeight w:val="1081"/>
              </w:trPr>
              <w:tc>
                <w:tcPr>
                  <w:tcW w:w="949"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640288" w14:textId="77777777" w:rsidR="00B17F38" w:rsidRDefault="00B17F38" w:rsidP="00840999">
                  <w:pPr>
                    <w:pStyle w:val="TableStyleWCS"/>
                    <w:rPr>
                      <w:rFonts w:eastAsia="Times New Roman"/>
                    </w:rPr>
                  </w:pPr>
                  <w:r>
                    <w:rPr>
                      <w:rFonts w:eastAsia="Times New Roman"/>
                    </w:rPr>
                    <w:t>1.</w:t>
                  </w:r>
                </w:p>
              </w:tc>
              <w:tc>
                <w:tcPr>
                  <w:tcW w:w="2773"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C21683" w14:textId="77777777" w:rsidR="00B17F38" w:rsidRDefault="00B17F38" w:rsidP="00840999">
                  <w:pPr>
                    <w:pStyle w:val="TableStyleWCS"/>
                    <w:rPr>
                      <w:rFonts w:eastAsia="Times New Roman"/>
                    </w:rPr>
                  </w:pPr>
                  <w:r>
                    <w:rPr>
                      <w:rFonts w:eastAsia="Times New Roman"/>
                      <w:color w:val="000000"/>
                    </w:rPr>
                    <w:t xml:space="preserve">Guest </w:t>
                  </w:r>
                  <w:r>
                    <w:t>log in in the system.</w:t>
                  </w:r>
                </w:p>
                <w:p w14:paraId="6BE68A23" w14:textId="77777777" w:rsidR="00B17F38" w:rsidRDefault="00B17F38" w:rsidP="00840999">
                  <w:pPr>
                    <w:pStyle w:val="TableStyleWCS"/>
                    <w:rPr>
                      <w:rFonts w:eastAsia="Times New Roman"/>
                    </w:rPr>
                  </w:pPr>
                </w:p>
                <w:p w14:paraId="064E45F2" w14:textId="77777777" w:rsidR="00B17F38" w:rsidRDefault="00B17F38" w:rsidP="00840999">
                  <w:pPr>
                    <w:pStyle w:val="TableStyleWCS"/>
                    <w:rPr>
                      <w:rFonts w:eastAsia="Times New Roman"/>
                    </w:rPr>
                  </w:pPr>
                </w:p>
              </w:tc>
              <w:tc>
                <w:tcPr>
                  <w:tcW w:w="4707"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DE17AE" w14:textId="77777777" w:rsidR="00B17F38" w:rsidRDefault="00B17F38" w:rsidP="00840999">
                  <w:pPr>
                    <w:pStyle w:val="TableStyleWCS"/>
                    <w:rPr>
                      <w:rFonts w:eastAsia="Noto Sans Symbols" w:cs="Noto Sans Symbols"/>
                    </w:rPr>
                  </w:pPr>
                  <w:r>
                    <w:rPr>
                      <w:rFonts w:eastAsia="Noto Sans Symbols" w:cs="Noto Sans Symbols"/>
                    </w:rPr>
                    <w:t xml:space="preserve">If don’t have any shoe . </w:t>
                  </w:r>
                  <w:r>
                    <w:t>The system show message: ”There aren't any shoe. Sorry about the inconvenience”.</w:t>
                  </w:r>
                </w:p>
                <w:p w14:paraId="7A3F1B9D" w14:textId="77777777" w:rsidR="00B17F38" w:rsidRDefault="00B17F38" w:rsidP="00840999">
                  <w:pPr>
                    <w:pStyle w:val="TableStyleWCS"/>
                    <w:rPr>
                      <w:rFonts w:eastAsia="Noto Sans Symbols" w:cs="Noto Sans Symbols"/>
                    </w:rPr>
                  </w:pPr>
                </w:p>
              </w:tc>
            </w:tr>
          </w:tbl>
          <w:p w14:paraId="1B4D6EFF" w14:textId="77777777" w:rsidR="00B17F38" w:rsidRDefault="00B17F38" w:rsidP="00840999"/>
          <w:p w14:paraId="04A7E37D" w14:textId="77777777" w:rsidR="00B17F38" w:rsidRDefault="00B17F38" w:rsidP="00840999">
            <w:r>
              <w:t>Relationships: N/A</w:t>
            </w:r>
          </w:p>
          <w:p w14:paraId="37CEE463" w14:textId="77777777" w:rsidR="00B17F38" w:rsidRDefault="00B17F38" w:rsidP="00840999">
            <w:r>
              <w:t xml:space="preserve">Business Rules:      </w:t>
            </w:r>
          </w:p>
        </w:tc>
      </w:tr>
    </w:tbl>
    <w:p w14:paraId="7E1C394A" w14:textId="489116CE" w:rsidR="001D4EA2" w:rsidRDefault="001D4EA2" w:rsidP="00405A3A">
      <w:pPr>
        <w:pStyle w:val="Heading2"/>
      </w:pPr>
      <w:bookmarkStart w:id="26" w:name="_Toc77171481"/>
      <w:r>
        <w:lastRenderedPageBreak/>
        <w:t>&lt; Authenticated user &gt; Overview Use Case</w:t>
      </w:r>
      <w:bookmarkEnd w:id="26"/>
    </w:p>
    <w:p w14:paraId="521DFBCF" w14:textId="447627A8" w:rsidR="00CC6EC9" w:rsidRPr="00CC6EC9" w:rsidRDefault="00CC6EC9" w:rsidP="00803E41">
      <w:pPr>
        <w:jc w:val="center"/>
      </w:pPr>
      <w:r>
        <w:drawing>
          <wp:inline distT="0" distB="0" distL="0" distR="0" wp14:anchorId="03DC4415" wp14:editId="627966B8">
            <wp:extent cx="5689600" cy="1841826"/>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89600" cy="1841826"/>
                    </a:xfrm>
                    <a:prstGeom prst="rect">
                      <a:avLst/>
                    </a:prstGeom>
                  </pic:spPr>
                </pic:pic>
              </a:graphicData>
            </a:graphic>
          </wp:inline>
        </w:drawing>
      </w:r>
    </w:p>
    <w:p w14:paraId="559BFE24" w14:textId="70E69AD8" w:rsidR="00C00CA2" w:rsidRPr="00C00CA2" w:rsidRDefault="00C00CA2" w:rsidP="00CC6EC9">
      <w:pPr>
        <w:jc w:val="center"/>
      </w:pPr>
      <w:r>
        <w:t>Figure 3.</w:t>
      </w:r>
      <w:r w:rsidR="009A2333">
        <w:t>12</w:t>
      </w:r>
      <w:r>
        <w:t xml:space="preserve"> &lt; Authenticated user &gt; Overview use case</w:t>
      </w:r>
    </w:p>
    <w:p w14:paraId="3BA25DEF" w14:textId="7FE23F53" w:rsidR="005D27A6" w:rsidRPr="005D27A6" w:rsidRDefault="00DF7101" w:rsidP="00405A3A">
      <w:pPr>
        <w:pStyle w:val="Heading2"/>
      </w:pPr>
      <w:bookmarkStart w:id="27" w:name="_Toc77171482"/>
      <w:r>
        <w:t>&lt; Authenticated user</w:t>
      </w:r>
      <w:r w:rsidR="00FB380B">
        <w:t xml:space="preserve"> </w:t>
      </w:r>
      <w:r>
        <w:t>&gt; View profile</w:t>
      </w:r>
      <w:bookmarkEnd w:id="27"/>
    </w:p>
    <w:p w14:paraId="1D476FB0" w14:textId="77777777" w:rsidR="00797138" w:rsidRDefault="00DF7101" w:rsidP="00803E41">
      <w:pPr>
        <w:jc w:val="center"/>
      </w:pPr>
      <w:r>
        <w:drawing>
          <wp:inline distT="0" distB="0" distL="0" distR="0" wp14:anchorId="258882EE" wp14:editId="238307BA">
            <wp:extent cx="3631421" cy="1796928"/>
            <wp:effectExtent l="0" t="0" r="762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3631421" cy="1796928"/>
                    </a:xfrm>
                    <a:prstGeom prst="rect">
                      <a:avLst/>
                    </a:prstGeom>
                    <a:ln/>
                  </pic:spPr>
                </pic:pic>
              </a:graphicData>
            </a:graphic>
          </wp:inline>
        </w:drawing>
      </w:r>
    </w:p>
    <w:p w14:paraId="58946C1B" w14:textId="01EC2183" w:rsidR="00797138" w:rsidRDefault="009537F5" w:rsidP="009F7948">
      <w:pPr>
        <w:jc w:val="center"/>
      </w:pPr>
      <w:r>
        <w:t>Figure 3.</w:t>
      </w:r>
      <w:r w:rsidR="009A2333">
        <w:t>13</w:t>
      </w:r>
      <w:r w:rsidR="00DF7101">
        <w:t xml:space="preserve"> &lt;</w:t>
      </w:r>
      <w:r>
        <w:t xml:space="preserve"> </w:t>
      </w:r>
      <w:r w:rsidR="00DF7101">
        <w:t>Authenticated user</w:t>
      </w:r>
      <w:r>
        <w:t xml:space="preserve"> </w:t>
      </w:r>
      <w:r w:rsidR="00DF7101">
        <w:t>&gt; View profile</w:t>
      </w:r>
    </w:p>
    <w:p w14:paraId="312188A1" w14:textId="77777777" w:rsidR="00503408" w:rsidRDefault="00503408" w:rsidP="009F7948">
      <w:pPr>
        <w:jc w:val="center"/>
      </w:pPr>
    </w:p>
    <w:p w14:paraId="6E1028C2" w14:textId="77777777" w:rsidR="00DC79FC" w:rsidRDefault="00503408" w:rsidP="00DC79FC">
      <w:r w:rsidRPr="00435690">
        <w:t>Use Case Specification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8" w:type="dxa"/>
          <w:left w:w="115" w:type="dxa"/>
          <w:bottom w:w="58" w:type="dxa"/>
          <w:right w:w="115" w:type="dxa"/>
        </w:tblCellMar>
        <w:tblLook w:val="01E0" w:firstRow="1" w:lastRow="1" w:firstColumn="1" w:lastColumn="1" w:noHBand="0" w:noVBand="0"/>
      </w:tblPr>
      <w:tblGrid>
        <w:gridCol w:w="2490"/>
        <w:gridCol w:w="2441"/>
        <w:gridCol w:w="1428"/>
        <w:gridCol w:w="743"/>
        <w:gridCol w:w="2088"/>
      </w:tblGrid>
      <w:tr w:rsidR="00F67A0F" w14:paraId="3CBE1E56" w14:textId="77777777" w:rsidTr="00DC79FC">
        <w:tc>
          <w:tcPr>
            <w:tcW w:w="5000" w:type="pct"/>
            <w:gridSpan w:val="5"/>
            <w:tcBorders>
              <w:top w:val="single" w:sz="4" w:space="0" w:color="000000"/>
              <w:left w:val="single" w:sz="4" w:space="0" w:color="000000"/>
              <w:bottom w:val="single" w:sz="4" w:space="0" w:color="000000"/>
              <w:right w:val="single" w:sz="4" w:space="0" w:color="000000"/>
            </w:tcBorders>
            <w:shd w:val="clear" w:color="auto" w:fill="F3F3F3"/>
          </w:tcPr>
          <w:p w14:paraId="6F161204" w14:textId="1DE5E060" w:rsidR="00F67A0F" w:rsidRDefault="00F67A0F">
            <w:pPr>
              <w:spacing w:after="200" w:line="276" w:lineRule="auto"/>
              <w:rPr>
                <w:sz w:val="22"/>
                <w:szCs w:val="22"/>
                <w:lang w:eastAsia="en-US"/>
              </w:rPr>
            </w:pPr>
            <w:r>
              <w:lastRenderedPageBreak/>
              <w:t>USE CASE – sSs_UC_11</w:t>
            </w:r>
          </w:p>
        </w:tc>
      </w:tr>
      <w:tr w:rsidR="00F67A0F" w14:paraId="0B65C92F" w14:textId="77777777" w:rsidTr="00F67A0F">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649E9EE2" w14:textId="77777777" w:rsidR="00F67A0F" w:rsidRDefault="00F67A0F">
            <w:pPr>
              <w:spacing w:after="200" w:line="276" w:lineRule="auto"/>
              <w:rPr>
                <w:sz w:val="22"/>
                <w:szCs w:val="22"/>
                <w:lang w:eastAsia="en-US"/>
              </w:rPr>
            </w:pPr>
            <w:r>
              <w:t>Use-case No.</w:t>
            </w:r>
          </w:p>
        </w:tc>
        <w:tc>
          <w:tcPr>
            <w:tcW w:w="1328" w:type="pct"/>
            <w:tcBorders>
              <w:top w:val="single" w:sz="4" w:space="0" w:color="000000"/>
              <w:left w:val="single" w:sz="4" w:space="0" w:color="000000"/>
              <w:bottom w:val="single" w:sz="4" w:space="0" w:color="000000"/>
              <w:right w:val="single" w:sz="4" w:space="0" w:color="000000"/>
            </w:tcBorders>
            <w:hideMark/>
          </w:tcPr>
          <w:p w14:paraId="3442358B" w14:textId="1FBE35C3" w:rsidR="00F67A0F" w:rsidRDefault="00F67A0F">
            <w:pPr>
              <w:spacing w:after="200" w:line="276" w:lineRule="auto"/>
              <w:rPr>
                <w:sz w:val="22"/>
                <w:szCs w:val="22"/>
                <w:lang w:eastAsia="en-US"/>
              </w:rPr>
            </w:pPr>
            <w:r>
              <w:t>&lt;UC011&gt;</w:t>
            </w:r>
          </w:p>
        </w:tc>
        <w:tc>
          <w:tcPr>
            <w:tcW w:w="1181" w:type="pct"/>
            <w:gridSpan w:val="2"/>
            <w:tcBorders>
              <w:top w:val="single" w:sz="4" w:space="0" w:color="000000"/>
              <w:left w:val="single" w:sz="4" w:space="0" w:color="000000"/>
              <w:bottom w:val="single" w:sz="4" w:space="0" w:color="000000"/>
              <w:right w:val="single" w:sz="4" w:space="0" w:color="000000"/>
            </w:tcBorders>
            <w:shd w:val="clear" w:color="auto" w:fill="F3F3F3"/>
            <w:hideMark/>
          </w:tcPr>
          <w:p w14:paraId="6B0CEF7C" w14:textId="77777777" w:rsidR="00F67A0F" w:rsidRDefault="00F67A0F">
            <w:pPr>
              <w:spacing w:after="200" w:line="276" w:lineRule="auto"/>
              <w:rPr>
                <w:sz w:val="22"/>
                <w:szCs w:val="22"/>
                <w:lang w:eastAsia="en-US"/>
              </w:rPr>
            </w:pPr>
            <w:r>
              <w:t>Use-case Version</w:t>
            </w:r>
          </w:p>
        </w:tc>
        <w:tc>
          <w:tcPr>
            <w:tcW w:w="1136" w:type="pct"/>
            <w:tcBorders>
              <w:top w:val="single" w:sz="4" w:space="0" w:color="000000"/>
              <w:left w:val="single" w:sz="4" w:space="0" w:color="000000"/>
              <w:bottom w:val="single" w:sz="4" w:space="0" w:color="000000"/>
              <w:right w:val="single" w:sz="4" w:space="0" w:color="000000"/>
            </w:tcBorders>
            <w:hideMark/>
          </w:tcPr>
          <w:p w14:paraId="6A4C47A7" w14:textId="77777777" w:rsidR="00F67A0F" w:rsidRDefault="00F67A0F">
            <w:pPr>
              <w:spacing w:after="200" w:line="276" w:lineRule="auto"/>
              <w:rPr>
                <w:sz w:val="22"/>
                <w:szCs w:val="22"/>
                <w:lang w:eastAsia="en-US"/>
              </w:rPr>
            </w:pPr>
            <w:r>
              <w:t>1.0</w:t>
            </w:r>
          </w:p>
        </w:tc>
      </w:tr>
      <w:tr w:rsidR="00F67A0F" w14:paraId="0B593570" w14:textId="77777777" w:rsidTr="00F67A0F">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5AE3B8AF" w14:textId="77777777" w:rsidR="00F67A0F" w:rsidRDefault="00F67A0F">
            <w:pPr>
              <w:spacing w:after="200" w:line="276" w:lineRule="auto"/>
              <w:rPr>
                <w:sz w:val="22"/>
                <w:szCs w:val="22"/>
                <w:lang w:eastAsia="en-US"/>
              </w:rPr>
            </w:pPr>
            <w:r>
              <w:t>Use-case Name</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6D30FCA5" w14:textId="77777777" w:rsidR="00F67A0F" w:rsidRDefault="00F67A0F">
            <w:pPr>
              <w:spacing w:after="200" w:line="276" w:lineRule="auto"/>
              <w:rPr>
                <w:sz w:val="22"/>
                <w:szCs w:val="22"/>
                <w:lang w:eastAsia="en-US"/>
              </w:rPr>
            </w:pPr>
            <w:r>
              <w:t>View profile</w:t>
            </w:r>
          </w:p>
        </w:tc>
      </w:tr>
      <w:tr w:rsidR="00F67A0F" w14:paraId="7ABDA541" w14:textId="77777777" w:rsidTr="00F67A0F">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7863C7F3" w14:textId="77777777" w:rsidR="00F67A0F" w:rsidRDefault="00F67A0F">
            <w:pPr>
              <w:spacing w:after="200" w:line="276" w:lineRule="auto"/>
              <w:rPr>
                <w:sz w:val="22"/>
                <w:szCs w:val="22"/>
                <w:lang w:eastAsia="en-US"/>
              </w:rPr>
            </w:pPr>
            <w:r>
              <w:t xml:space="preserve">Author </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26FAB34F" w14:textId="77777777" w:rsidR="00F67A0F" w:rsidRDefault="00F67A0F">
            <w:pPr>
              <w:spacing w:after="200" w:line="276" w:lineRule="auto"/>
              <w:rPr>
                <w:sz w:val="22"/>
                <w:szCs w:val="22"/>
                <w:lang w:eastAsia="en-US"/>
              </w:rPr>
            </w:pPr>
            <w:r>
              <w:t>Nguyen Le Anh Long</w:t>
            </w:r>
          </w:p>
        </w:tc>
      </w:tr>
      <w:tr w:rsidR="00F67A0F" w14:paraId="20B51300" w14:textId="77777777" w:rsidTr="00F67A0F">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58799A5C" w14:textId="77777777" w:rsidR="00F67A0F" w:rsidRDefault="00F67A0F">
            <w:pPr>
              <w:spacing w:after="200" w:line="276" w:lineRule="auto"/>
              <w:rPr>
                <w:sz w:val="22"/>
                <w:szCs w:val="22"/>
                <w:lang w:eastAsia="en-US"/>
              </w:rPr>
            </w:pPr>
            <w:r>
              <w:t>Date</w:t>
            </w:r>
          </w:p>
        </w:tc>
        <w:tc>
          <w:tcPr>
            <w:tcW w:w="1328" w:type="pct"/>
            <w:tcBorders>
              <w:top w:val="single" w:sz="4" w:space="0" w:color="000000"/>
              <w:left w:val="single" w:sz="4" w:space="0" w:color="000000"/>
              <w:bottom w:val="single" w:sz="4" w:space="0" w:color="000000"/>
              <w:right w:val="single" w:sz="4" w:space="0" w:color="000000"/>
            </w:tcBorders>
            <w:hideMark/>
          </w:tcPr>
          <w:p w14:paraId="4C239D0E" w14:textId="77777777" w:rsidR="00F67A0F" w:rsidRDefault="00F67A0F">
            <w:pPr>
              <w:spacing w:after="200" w:line="276" w:lineRule="auto"/>
              <w:rPr>
                <w:sz w:val="22"/>
                <w:szCs w:val="22"/>
                <w:lang w:eastAsia="en-US"/>
              </w:rPr>
            </w:pPr>
            <w:r>
              <w:t>04/07/2021</w:t>
            </w:r>
          </w:p>
        </w:tc>
        <w:tc>
          <w:tcPr>
            <w:tcW w:w="777" w:type="pct"/>
            <w:tcBorders>
              <w:top w:val="single" w:sz="4" w:space="0" w:color="000000"/>
              <w:left w:val="single" w:sz="4" w:space="0" w:color="000000"/>
              <w:bottom w:val="single" w:sz="4" w:space="0" w:color="000000"/>
              <w:right w:val="single" w:sz="4" w:space="0" w:color="000000"/>
            </w:tcBorders>
            <w:shd w:val="clear" w:color="auto" w:fill="F3F3F3"/>
            <w:hideMark/>
          </w:tcPr>
          <w:p w14:paraId="0D4CEF91" w14:textId="77777777" w:rsidR="00F67A0F" w:rsidRDefault="00F67A0F">
            <w:pPr>
              <w:spacing w:after="200" w:line="276" w:lineRule="auto"/>
              <w:rPr>
                <w:sz w:val="22"/>
                <w:szCs w:val="22"/>
                <w:lang w:eastAsia="en-US"/>
              </w:rPr>
            </w:pPr>
            <w:r>
              <w:t>Priority</w:t>
            </w:r>
          </w:p>
        </w:tc>
        <w:tc>
          <w:tcPr>
            <w:tcW w:w="1540" w:type="pct"/>
            <w:gridSpan w:val="2"/>
            <w:tcBorders>
              <w:top w:val="single" w:sz="4" w:space="0" w:color="000000"/>
              <w:left w:val="single" w:sz="4" w:space="0" w:color="000000"/>
              <w:bottom w:val="single" w:sz="4" w:space="0" w:color="000000"/>
              <w:right w:val="single" w:sz="4" w:space="0" w:color="000000"/>
            </w:tcBorders>
            <w:hideMark/>
          </w:tcPr>
          <w:p w14:paraId="5B8F3A1B" w14:textId="77777777" w:rsidR="00F67A0F" w:rsidRDefault="00F67A0F">
            <w:pPr>
              <w:spacing w:after="200" w:line="276" w:lineRule="auto"/>
              <w:rPr>
                <w:sz w:val="22"/>
                <w:szCs w:val="22"/>
                <w:lang w:eastAsia="en-US"/>
              </w:rPr>
            </w:pPr>
            <w:r>
              <w:t>Normal</w:t>
            </w:r>
          </w:p>
        </w:tc>
      </w:tr>
      <w:tr w:rsidR="00F67A0F" w14:paraId="3F6992C2" w14:textId="77777777" w:rsidTr="00DC79FC">
        <w:tc>
          <w:tcPr>
            <w:tcW w:w="5000" w:type="pct"/>
            <w:gridSpan w:val="5"/>
            <w:tcBorders>
              <w:top w:val="single" w:sz="4" w:space="0" w:color="000000"/>
              <w:left w:val="single" w:sz="4" w:space="0" w:color="000000"/>
              <w:bottom w:val="single" w:sz="4" w:space="0" w:color="000000"/>
              <w:right w:val="single" w:sz="4" w:space="0" w:color="000000"/>
            </w:tcBorders>
            <w:shd w:val="clear" w:color="auto" w:fill="FFFFFF"/>
          </w:tcPr>
          <w:p w14:paraId="5DA69DC5" w14:textId="77777777" w:rsidR="00F67A0F" w:rsidRDefault="00F67A0F">
            <w:r>
              <w:t>Actor:</w:t>
            </w:r>
          </w:p>
          <w:p w14:paraId="5BFF864D" w14:textId="77777777" w:rsidR="00F67A0F" w:rsidRDefault="00F67A0F">
            <w:r>
              <w:t xml:space="preserve">         Authenticated User</w:t>
            </w:r>
          </w:p>
          <w:p w14:paraId="74D01BD9" w14:textId="77777777" w:rsidR="00F67A0F" w:rsidRDefault="00F67A0F">
            <w:r>
              <w:t>Summary:</w:t>
            </w:r>
          </w:p>
          <w:p w14:paraId="6EC958E7" w14:textId="77777777" w:rsidR="00F67A0F" w:rsidRDefault="00F67A0F">
            <w:r>
              <w:tab/>
              <w:t>This use case allows Authenticated User to View profile.</w:t>
            </w:r>
          </w:p>
          <w:p w14:paraId="3D648689" w14:textId="77777777" w:rsidR="00F67A0F" w:rsidRDefault="00F67A0F">
            <w:r>
              <w:t>Goal:</w:t>
            </w:r>
          </w:p>
          <w:p w14:paraId="548A0FE8" w14:textId="77777777" w:rsidR="00F67A0F" w:rsidRDefault="00F67A0F">
            <w:r>
              <w:tab/>
              <w:t>Authenticated User can View profile in the system.</w:t>
            </w:r>
          </w:p>
          <w:p w14:paraId="4F9124D3" w14:textId="77777777" w:rsidR="00F67A0F" w:rsidRDefault="00F67A0F">
            <w:r>
              <w:t>Triggers</w:t>
            </w:r>
          </w:p>
          <w:p w14:paraId="0E3EA1ED" w14:textId="77777777" w:rsidR="00F67A0F" w:rsidRDefault="00F67A0F">
            <w:r>
              <w:t xml:space="preserve">         Authenticated User click on button “View profile ”.</w:t>
            </w:r>
            <w:r>
              <w:tab/>
            </w:r>
          </w:p>
          <w:p w14:paraId="13D6AA76" w14:textId="77777777" w:rsidR="00F67A0F" w:rsidRDefault="00F67A0F">
            <w:r>
              <w:t>Preconditions:</w:t>
            </w:r>
          </w:p>
          <w:p w14:paraId="2D562E89" w14:textId="77777777" w:rsidR="00F67A0F" w:rsidRDefault="00F67A0F">
            <w:r>
              <w:t xml:space="preserve">        Authenticated User has log in before.</w:t>
            </w:r>
          </w:p>
          <w:p w14:paraId="5E44040D" w14:textId="77777777" w:rsidR="00F67A0F" w:rsidRDefault="00F67A0F">
            <w:r>
              <w:t>Post Conditions:</w:t>
            </w:r>
          </w:p>
          <w:p w14:paraId="725C4F18" w14:textId="77777777" w:rsidR="00F67A0F" w:rsidRDefault="00F67A0F">
            <w:r>
              <w:t xml:space="preserve">         Success: Authenticated User View profile in the system successfully.</w:t>
            </w:r>
          </w:p>
          <w:p w14:paraId="5A534CE5" w14:textId="77777777" w:rsidR="00F67A0F" w:rsidRDefault="00F67A0F">
            <w:r>
              <w:t xml:space="preserve">         Fail: Show error messages.</w:t>
            </w:r>
          </w:p>
          <w:p w14:paraId="48B9CCBA" w14:textId="77777777" w:rsidR="00F67A0F" w:rsidRDefault="00F67A0F"/>
          <w:p w14:paraId="1AEFC5C0" w14:textId="77777777" w:rsidR="00F67A0F" w:rsidRDefault="00F67A0F"/>
          <w:p w14:paraId="7B8229D8" w14:textId="77777777" w:rsidR="00F67A0F" w:rsidRDefault="00F67A0F">
            <w:r>
              <w:t>Main Success Scenario:</w:t>
            </w:r>
          </w:p>
          <w:p w14:paraId="4B8C2E2B" w14:textId="77777777" w:rsidR="00F67A0F" w:rsidRDefault="00F67A0F">
            <w:r>
              <w:t xml:space="preserve">         </w:t>
            </w:r>
          </w:p>
          <w:tbl>
            <w:tblPr>
              <w:tblW w:w="8555" w:type="dxa"/>
              <w:tblLook w:val="0400" w:firstRow="0" w:lastRow="0" w:firstColumn="0" w:lastColumn="0" w:noHBand="0" w:noVBand="1"/>
            </w:tblPr>
            <w:tblGrid>
              <w:gridCol w:w="949"/>
              <w:gridCol w:w="2773"/>
              <w:gridCol w:w="4833"/>
            </w:tblGrid>
            <w:tr w:rsidR="00F67A0F" w14:paraId="3A404F4B"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5BD3F445" w14:textId="77777777" w:rsidR="00F67A0F" w:rsidRDefault="00F67A0F">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6D4EF44C" w14:textId="77777777" w:rsidR="00F67A0F" w:rsidRDefault="00F67A0F">
                  <w:pPr>
                    <w:pStyle w:val="TableStyleWCS"/>
                    <w:spacing w:line="276" w:lineRule="auto"/>
                    <w:rPr>
                      <w:rFonts w:eastAsia="Times New Roman"/>
                      <w:lang w:eastAsia="en-US"/>
                    </w:rPr>
                  </w:pPr>
                  <w:r>
                    <w:rPr>
                      <w:lang w:eastAsia="en-US"/>
                    </w:rPr>
                    <w:t>Actor Action</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08FF03C5" w14:textId="77777777" w:rsidR="00F67A0F" w:rsidRDefault="00F67A0F">
                  <w:pPr>
                    <w:pStyle w:val="TableStyleWCS"/>
                    <w:spacing w:line="276" w:lineRule="auto"/>
                    <w:rPr>
                      <w:rFonts w:eastAsia="Times New Roman"/>
                      <w:lang w:eastAsia="en-US"/>
                    </w:rPr>
                  </w:pPr>
                  <w:r>
                    <w:rPr>
                      <w:lang w:eastAsia="en-US"/>
                    </w:rPr>
                    <w:t>System Response</w:t>
                  </w:r>
                </w:p>
              </w:tc>
            </w:tr>
            <w:tr w:rsidR="00F67A0F" w14:paraId="280B47C7"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2EC8F6" w14:textId="77777777" w:rsidR="00F67A0F" w:rsidRDefault="00F67A0F">
                  <w:pPr>
                    <w:pStyle w:val="TableStyleWCS"/>
                    <w:spacing w:line="276" w:lineRule="auto"/>
                    <w:rPr>
                      <w:rFonts w:eastAsia="Times New Roman"/>
                      <w:lang w:eastAsia="en-US"/>
                    </w:rPr>
                  </w:pPr>
                  <w:r>
                    <w:rPr>
                      <w:lang w:eastAsia="en-US"/>
                    </w:rPr>
                    <w:lastRenderedPageBreak/>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E0619B" w14:textId="77777777" w:rsidR="00F67A0F" w:rsidRDefault="00F67A0F">
                  <w:pPr>
                    <w:pStyle w:val="TableStyleWCS"/>
                    <w:spacing w:line="276" w:lineRule="auto"/>
                    <w:rPr>
                      <w:lang w:eastAsia="en-US"/>
                    </w:rPr>
                  </w:pPr>
                  <w:r>
                    <w:rPr>
                      <w:lang w:eastAsia="en-US"/>
                    </w:rPr>
                    <w:t>Authenticated User stay</w:t>
                  </w:r>
                </w:p>
                <w:p w14:paraId="140D41CA" w14:textId="77777777" w:rsidR="00F67A0F" w:rsidRDefault="00F67A0F">
                  <w:pPr>
                    <w:pStyle w:val="TableStyleWCS"/>
                    <w:spacing w:line="276" w:lineRule="auto"/>
                    <w:rPr>
                      <w:rFonts w:eastAsia="Times New Roman"/>
                      <w:lang w:eastAsia="en-US"/>
                    </w:rPr>
                  </w:pPr>
                  <w:r>
                    <w:rPr>
                      <w:lang w:eastAsia="en-US"/>
                    </w:rPr>
                    <w:t>on the screen.</w:t>
                  </w:r>
                </w:p>
                <w:p w14:paraId="5BA1AAFD" w14:textId="77777777" w:rsidR="00F67A0F" w:rsidRDefault="00F67A0F">
                  <w:pPr>
                    <w:pStyle w:val="TableStyleWCS"/>
                    <w:spacing w:line="276" w:lineRule="auto"/>
                    <w:rPr>
                      <w:rFonts w:eastAsia="Times New Roman"/>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29861F" w14:textId="77777777" w:rsidR="00F67A0F" w:rsidRDefault="00F67A0F">
                  <w:pPr>
                    <w:tabs>
                      <w:tab w:val="left" w:pos="960"/>
                    </w:tabs>
                    <w:spacing w:after="0" w:line="256" w:lineRule="auto"/>
                    <w:ind w:left="720"/>
                    <w:contextualSpacing/>
                    <w:rPr>
                      <w:rFonts w:eastAsia="Noto Sans Symbols" w:cs="Noto Sans Symbols"/>
                      <w:sz w:val="22"/>
                      <w:szCs w:val="22"/>
                      <w:lang w:eastAsia="en-US"/>
                    </w:rPr>
                  </w:pPr>
                </w:p>
              </w:tc>
            </w:tr>
            <w:tr w:rsidR="00F67A0F" w14:paraId="388BB0A8"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3CD6214" w14:textId="77777777" w:rsidR="00F67A0F" w:rsidRDefault="00F67A0F">
                  <w:pPr>
                    <w:pStyle w:val="TableStyleWCS"/>
                    <w:spacing w:line="276" w:lineRule="auto"/>
                    <w:rPr>
                      <w:rFonts w:eastAsia="Times New Roman"/>
                      <w:lang w:eastAsia="en-US"/>
                    </w:rPr>
                  </w:pPr>
                  <w:r>
                    <w:rPr>
                      <w:lang w:eastAsia="en-US"/>
                    </w:rPr>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38695E" w14:textId="77777777" w:rsidR="00F67A0F" w:rsidRDefault="00F67A0F">
                  <w:pPr>
                    <w:pStyle w:val="TableStyleWCS"/>
                    <w:spacing w:line="276" w:lineRule="auto"/>
                    <w:rPr>
                      <w:lang w:eastAsia="en-US"/>
                    </w:rPr>
                  </w:pPr>
                  <w:r>
                    <w:rPr>
                      <w:lang w:eastAsia="en-US"/>
                    </w:rPr>
                    <w:t>Authenticated User click</w:t>
                  </w:r>
                </w:p>
                <w:p w14:paraId="542EF54B" w14:textId="77777777" w:rsidR="00F67A0F" w:rsidRDefault="00F67A0F">
                  <w:pPr>
                    <w:pStyle w:val="TableStyleWCS"/>
                    <w:spacing w:line="276" w:lineRule="auto"/>
                    <w:rPr>
                      <w:lang w:eastAsia="en-US"/>
                    </w:rPr>
                  </w:pPr>
                  <w:r>
                    <w:rPr>
                      <w:lang w:eastAsia="en-US"/>
                    </w:rPr>
                    <w:t>on the button ”View profile”</w:t>
                  </w:r>
                </w:p>
                <w:p w14:paraId="2885164A" w14:textId="77777777" w:rsidR="00F67A0F" w:rsidRDefault="00F67A0F">
                  <w:pPr>
                    <w:pStyle w:val="TableStyleWCS"/>
                    <w:spacing w:line="276" w:lineRule="auto"/>
                    <w:rPr>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B4D8C5" w14:textId="77777777" w:rsidR="00F67A0F" w:rsidRDefault="00F67A0F">
                  <w:pPr>
                    <w:pStyle w:val="TableStyleWCS"/>
                    <w:spacing w:line="276" w:lineRule="auto"/>
                    <w:rPr>
                      <w:lang w:eastAsia="en-US"/>
                    </w:rPr>
                  </w:pPr>
                  <w:r>
                    <w:rPr>
                      <w:lang w:eastAsia="en-US"/>
                    </w:rPr>
                    <w:t>The system show profile in table:</w:t>
                  </w:r>
                </w:p>
                <w:p w14:paraId="78ECC6C5" w14:textId="77777777" w:rsidR="00F67A0F" w:rsidRDefault="00F67A0F">
                  <w:pPr>
                    <w:pStyle w:val="TableStyleWCS"/>
                    <w:spacing w:line="276" w:lineRule="auto"/>
                    <w:rPr>
                      <w:lang w:eastAsia="en-US"/>
                    </w:rPr>
                  </w:pPr>
                  <w:r>
                    <w:rPr>
                      <w:lang w:eastAsia="en-US"/>
                    </w:rPr>
                    <w:t>- Username: textbox, required</w:t>
                  </w:r>
                </w:p>
                <w:p w14:paraId="2E925F2A" w14:textId="77777777" w:rsidR="00F67A0F" w:rsidRDefault="00F67A0F">
                  <w:pPr>
                    <w:pStyle w:val="TableStyleWCS"/>
                    <w:spacing w:line="276" w:lineRule="auto"/>
                    <w:rPr>
                      <w:lang w:eastAsia="en-US"/>
                    </w:rPr>
                  </w:pPr>
                  <w:r>
                    <w:rPr>
                      <w:lang w:eastAsia="en-US"/>
                    </w:rPr>
                    <w:t>- Password : password, required.</w:t>
                  </w:r>
                </w:p>
                <w:p w14:paraId="4059A1CE" w14:textId="77777777" w:rsidR="00F67A0F" w:rsidRDefault="00F67A0F">
                  <w:pPr>
                    <w:pStyle w:val="TableStyleWCS"/>
                    <w:spacing w:line="276" w:lineRule="auto"/>
                    <w:rPr>
                      <w:lang w:eastAsia="en-US"/>
                    </w:rPr>
                  </w:pPr>
                  <w:r>
                    <w:rPr>
                      <w:lang w:eastAsia="en-US"/>
                    </w:rPr>
                    <w:t>- Fullname: textbox, required</w:t>
                  </w:r>
                </w:p>
                <w:p w14:paraId="49A1239E" w14:textId="77777777" w:rsidR="00F67A0F" w:rsidRDefault="00F67A0F">
                  <w:pPr>
                    <w:pStyle w:val="TableStyleWCS"/>
                    <w:spacing w:line="276" w:lineRule="auto"/>
                    <w:rPr>
                      <w:lang w:eastAsia="en-US"/>
                    </w:rPr>
                  </w:pPr>
                  <w:r>
                    <w:rPr>
                      <w:lang w:eastAsia="en-US"/>
                    </w:rPr>
                    <w:t>- Address: textbox, required</w:t>
                  </w:r>
                </w:p>
                <w:p w14:paraId="45E03EB0" w14:textId="77777777" w:rsidR="00F67A0F" w:rsidRDefault="00F67A0F">
                  <w:pPr>
                    <w:pStyle w:val="TableStyleWCS"/>
                    <w:spacing w:line="276" w:lineRule="auto"/>
                    <w:rPr>
                      <w:lang w:eastAsia="en-US"/>
                    </w:rPr>
                  </w:pPr>
                  <w:r>
                    <w:rPr>
                      <w:lang w:eastAsia="en-US"/>
                    </w:rPr>
                    <w:t>- Email: textbox, required</w:t>
                  </w:r>
                </w:p>
                <w:p w14:paraId="46D1BB0E" w14:textId="77777777" w:rsidR="00F67A0F" w:rsidRDefault="00F67A0F">
                  <w:pPr>
                    <w:pStyle w:val="TableStyleWCS"/>
                    <w:spacing w:line="276" w:lineRule="auto"/>
                    <w:rPr>
                      <w:lang w:eastAsia="en-US"/>
                    </w:rPr>
                  </w:pPr>
                  <w:r>
                    <w:rPr>
                      <w:lang w:eastAsia="en-US"/>
                    </w:rPr>
                    <w:t>- Phone: textbox, required</w:t>
                  </w:r>
                </w:p>
                <w:p w14:paraId="7701EF1C" w14:textId="77777777" w:rsidR="00F67A0F" w:rsidRDefault="00F67A0F">
                  <w:pPr>
                    <w:pStyle w:val="TableStyleWCS"/>
                    <w:spacing w:line="276" w:lineRule="auto"/>
                    <w:rPr>
                      <w:lang w:eastAsia="en-US"/>
                    </w:rPr>
                  </w:pPr>
                  <w:r>
                    <w:rPr>
                      <w:lang w:eastAsia="en-US"/>
                    </w:rPr>
                    <w:t>- Role : Combobox [Customer, Vender].</w:t>
                  </w:r>
                </w:p>
                <w:p w14:paraId="203EFC03" w14:textId="77777777" w:rsidR="00F67A0F" w:rsidRDefault="00F67A0F">
                  <w:pPr>
                    <w:pStyle w:val="TableStyleWCS"/>
                    <w:spacing w:line="276" w:lineRule="auto"/>
                    <w:rPr>
                      <w:lang w:eastAsia="en-US"/>
                    </w:rPr>
                  </w:pPr>
                  <w:r>
                    <w:rPr>
                      <w:lang w:eastAsia="en-US"/>
                    </w:rPr>
                    <w:t>“Update ” button</w:t>
                  </w:r>
                </w:p>
                <w:p w14:paraId="2B56B5DD" w14:textId="77777777" w:rsidR="00F67A0F" w:rsidRDefault="00F67A0F">
                  <w:pPr>
                    <w:pStyle w:val="TableStyleWCS"/>
                    <w:spacing w:line="276" w:lineRule="auto"/>
                    <w:rPr>
                      <w:lang w:eastAsia="en-US"/>
                    </w:rPr>
                  </w:pPr>
                </w:p>
              </w:tc>
            </w:tr>
          </w:tbl>
          <w:p w14:paraId="620500E9" w14:textId="77777777" w:rsidR="00F67A0F" w:rsidRDefault="00F67A0F"/>
          <w:p w14:paraId="7500C95A" w14:textId="77777777" w:rsidR="00F67A0F" w:rsidRDefault="00F67A0F">
            <w:r>
              <w:t>Exceptions:</w:t>
            </w:r>
          </w:p>
          <w:tbl>
            <w:tblPr>
              <w:tblW w:w="8429" w:type="dxa"/>
              <w:tblLook w:val="0400" w:firstRow="0" w:lastRow="0" w:firstColumn="0" w:lastColumn="0" w:noHBand="0" w:noVBand="1"/>
            </w:tblPr>
            <w:tblGrid>
              <w:gridCol w:w="949"/>
              <w:gridCol w:w="2773"/>
              <w:gridCol w:w="4707"/>
            </w:tblGrid>
            <w:tr w:rsidR="00F67A0F" w14:paraId="7F9FB4CE"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3A397250" w14:textId="77777777" w:rsidR="00F67A0F" w:rsidRDefault="00F67A0F">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48E34133" w14:textId="77777777" w:rsidR="00F67A0F" w:rsidRDefault="00F67A0F">
                  <w:pPr>
                    <w:pStyle w:val="TableStyleWCS"/>
                    <w:spacing w:line="276" w:lineRule="auto"/>
                    <w:rPr>
                      <w:rFonts w:eastAsia="Times New Roman"/>
                      <w:lang w:eastAsia="en-US"/>
                    </w:rPr>
                  </w:pPr>
                  <w:r>
                    <w:rPr>
                      <w:lang w:eastAsia="en-US"/>
                    </w:rPr>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51492F12" w14:textId="77777777" w:rsidR="00F67A0F" w:rsidRDefault="00F67A0F">
                  <w:pPr>
                    <w:pStyle w:val="TableStyleWCS"/>
                    <w:spacing w:line="276" w:lineRule="auto"/>
                    <w:rPr>
                      <w:rFonts w:eastAsia="Times New Roman"/>
                      <w:lang w:eastAsia="en-US"/>
                    </w:rPr>
                  </w:pPr>
                  <w:r>
                    <w:rPr>
                      <w:lang w:eastAsia="en-US"/>
                    </w:rPr>
                    <w:t>System Response</w:t>
                  </w:r>
                </w:p>
              </w:tc>
            </w:tr>
            <w:tr w:rsidR="00F67A0F" w14:paraId="27160F6D"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E838ED" w14:textId="77777777" w:rsidR="00F67A0F" w:rsidRDefault="00F67A0F">
                  <w:pPr>
                    <w:pStyle w:val="TableStyleWCS"/>
                    <w:spacing w:line="276" w:lineRule="auto"/>
                    <w:rPr>
                      <w:rFonts w:eastAsia="Times New Roman"/>
                      <w:lang w:eastAsia="en-US"/>
                    </w:rPr>
                  </w:pP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DC99C3" w14:textId="77777777" w:rsidR="00F67A0F" w:rsidRDefault="00F67A0F">
                  <w:pPr>
                    <w:pStyle w:val="TableStyleWCS"/>
                    <w:spacing w:line="276" w:lineRule="auto"/>
                    <w:rPr>
                      <w:rFonts w:eastAsia="Times New Roman"/>
                      <w:lang w:eastAsia="en-US"/>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103BA7D" w14:textId="77777777" w:rsidR="00F67A0F" w:rsidRDefault="00F67A0F">
                  <w:pPr>
                    <w:pStyle w:val="TableStyleWCS"/>
                    <w:spacing w:line="276" w:lineRule="auto"/>
                    <w:rPr>
                      <w:rFonts w:eastAsia="Noto Sans Symbols" w:cs="Noto Sans Symbols"/>
                      <w:lang w:eastAsia="en-US"/>
                    </w:rPr>
                  </w:pPr>
                </w:p>
              </w:tc>
            </w:tr>
          </w:tbl>
          <w:p w14:paraId="145A7D0D" w14:textId="77777777" w:rsidR="00F67A0F" w:rsidRDefault="00F67A0F"/>
          <w:p w14:paraId="6E7C14E4" w14:textId="77777777" w:rsidR="00F67A0F" w:rsidRDefault="00F67A0F">
            <w:r>
              <w:t>Relationships: N/A</w:t>
            </w:r>
          </w:p>
          <w:p w14:paraId="293A5F5F" w14:textId="77777777" w:rsidR="00F67A0F" w:rsidRDefault="00F67A0F">
            <w:pPr>
              <w:spacing w:after="200" w:line="276" w:lineRule="auto"/>
              <w:rPr>
                <w:sz w:val="22"/>
                <w:szCs w:val="22"/>
                <w:lang w:eastAsia="en-US"/>
              </w:rPr>
            </w:pPr>
            <w:r>
              <w:t>Business Rules:</w:t>
            </w:r>
          </w:p>
        </w:tc>
      </w:tr>
    </w:tbl>
    <w:p w14:paraId="1FBC25F5" w14:textId="24218EB8" w:rsidR="006D4A59" w:rsidRDefault="006D4A59" w:rsidP="00405A3A">
      <w:pPr>
        <w:pStyle w:val="Heading2"/>
      </w:pPr>
      <w:bookmarkStart w:id="28" w:name="_Toc77171483"/>
      <w:r>
        <w:lastRenderedPageBreak/>
        <w:t>&lt; Authenticated user &gt; Edit profile</w:t>
      </w:r>
      <w:bookmarkEnd w:id="28"/>
    </w:p>
    <w:p w14:paraId="455BA619" w14:textId="6854E0A5" w:rsidR="006D4A59" w:rsidRDefault="006D4A59" w:rsidP="00803E41">
      <w:pPr>
        <w:jc w:val="center"/>
      </w:pPr>
      <w:r>
        <w:drawing>
          <wp:inline distT="0" distB="0" distL="0" distR="0" wp14:anchorId="7A80FB0C" wp14:editId="331283BE">
            <wp:extent cx="3810000" cy="1800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1800225"/>
                    </a:xfrm>
                    <a:prstGeom prst="rect">
                      <a:avLst/>
                    </a:prstGeom>
                    <a:noFill/>
                    <a:ln>
                      <a:noFill/>
                    </a:ln>
                  </pic:spPr>
                </pic:pic>
              </a:graphicData>
            </a:graphic>
          </wp:inline>
        </w:drawing>
      </w:r>
    </w:p>
    <w:p w14:paraId="1FA3991F" w14:textId="35CAE366" w:rsidR="006D4A59" w:rsidRDefault="006D4A59" w:rsidP="006D4A59">
      <w:pPr>
        <w:jc w:val="center"/>
      </w:pPr>
      <w:r>
        <w:t>Figure 3.</w:t>
      </w:r>
      <w:r w:rsidR="009A2333">
        <w:t>14</w:t>
      </w:r>
      <w:r>
        <w:t xml:space="preserve"> &lt; Authenticated user &gt; Edit profile</w:t>
      </w:r>
    </w:p>
    <w:p w14:paraId="7711FED7" w14:textId="77777777" w:rsidR="001D4EA2" w:rsidRDefault="001D4EA2" w:rsidP="001D4EA2"/>
    <w:p w14:paraId="67FFEC50" w14:textId="1186AFC6" w:rsidR="006D4A59" w:rsidRDefault="001D4EA2" w:rsidP="001D4EA2">
      <w:r w:rsidRPr="00435690">
        <w:t>Use Case Specification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8" w:type="dxa"/>
          <w:left w:w="115" w:type="dxa"/>
          <w:bottom w:w="58" w:type="dxa"/>
          <w:right w:w="115" w:type="dxa"/>
        </w:tblCellMar>
        <w:tblLook w:val="01E0" w:firstRow="1" w:lastRow="1" w:firstColumn="1" w:lastColumn="1" w:noHBand="0" w:noVBand="0"/>
      </w:tblPr>
      <w:tblGrid>
        <w:gridCol w:w="2490"/>
        <w:gridCol w:w="2441"/>
        <w:gridCol w:w="1428"/>
        <w:gridCol w:w="743"/>
        <w:gridCol w:w="2088"/>
      </w:tblGrid>
      <w:tr w:rsidR="006D4A59" w14:paraId="4EE55BF0" w14:textId="77777777" w:rsidTr="006D4A59">
        <w:tc>
          <w:tcPr>
            <w:tcW w:w="5000" w:type="pct"/>
            <w:gridSpan w:val="5"/>
            <w:tcBorders>
              <w:top w:val="single" w:sz="4" w:space="0" w:color="000000"/>
              <w:left w:val="single" w:sz="4" w:space="0" w:color="000000"/>
              <w:bottom w:val="single" w:sz="4" w:space="0" w:color="000000"/>
              <w:right w:val="single" w:sz="4" w:space="0" w:color="000000"/>
            </w:tcBorders>
            <w:shd w:val="clear" w:color="auto" w:fill="F3F3F3"/>
          </w:tcPr>
          <w:p w14:paraId="1C8FACD0" w14:textId="16E29224" w:rsidR="006D4A59" w:rsidRPr="00002E44" w:rsidRDefault="00002E44" w:rsidP="00002E44">
            <w:r>
              <w:t>USE CASE – sSs_UC_12</w:t>
            </w:r>
          </w:p>
        </w:tc>
      </w:tr>
      <w:tr w:rsidR="006D4A59" w14:paraId="2623B824" w14:textId="77777777" w:rsidTr="006D4A59">
        <w:tc>
          <w:tcPr>
            <w:tcW w:w="1391" w:type="pct"/>
            <w:tcBorders>
              <w:top w:val="single" w:sz="4" w:space="0" w:color="000000"/>
              <w:left w:val="single" w:sz="4" w:space="0" w:color="000000"/>
              <w:bottom w:val="single" w:sz="4" w:space="0" w:color="000000"/>
              <w:right w:val="single" w:sz="4" w:space="0" w:color="000000"/>
            </w:tcBorders>
            <w:shd w:val="clear" w:color="auto" w:fill="F3F3F3"/>
            <w:hideMark/>
          </w:tcPr>
          <w:p w14:paraId="5004DEC1" w14:textId="77777777" w:rsidR="006D4A59" w:rsidRDefault="006D4A59">
            <w:pPr>
              <w:spacing w:after="200" w:line="276" w:lineRule="auto"/>
              <w:rPr>
                <w:sz w:val="22"/>
                <w:szCs w:val="22"/>
                <w:lang w:eastAsia="en-US"/>
              </w:rPr>
            </w:pPr>
            <w:r>
              <w:t>Use-case No.</w:t>
            </w:r>
          </w:p>
        </w:tc>
        <w:tc>
          <w:tcPr>
            <w:tcW w:w="1364" w:type="pct"/>
            <w:tcBorders>
              <w:top w:val="single" w:sz="4" w:space="0" w:color="000000"/>
              <w:left w:val="single" w:sz="4" w:space="0" w:color="000000"/>
              <w:bottom w:val="single" w:sz="4" w:space="0" w:color="000000"/>
              <w:right w:val="single" w:sz="4" w:space="0" w:color="000000"/>
            </w:tcBorders>
            <w:hideMark/>
          </w:tcPr>
          <w:p w14:paraId="65E26069" w14:textId="342DCBC4" w:rsidR="006D4A59" w:rsidRDefault="00002E44">
            <w:pPr>
              <w:spacing w:after="200" w:line="276" w:lineRule="auto"/>
              <w:rPr>
                <w:sz w:val="22"/>
                <w:szCs w:val="22"/>
                <w:lang w:eastAsia="en-US"/>
              </w:rPr>
            </w:pPr>
            <w:r>
              <w:t>&lt;UC012</w:t>
            </w:r>
            <w:r w:rsidR="006D4A59">
              <w:t>&gt;</w:t>
            </w:r>
          </w:p>
        </w:tc>
        <w:tc>
          <w:tcPr>
            <w:tcW w:w="1059" w:type="pct"/>
            <w:gridSpan w:val="2"/>
            <w:tcBorders>
              <w:top w:val="single" w:sz="4" w:space="0" w:color="000000"/>
              <w:left w:val="single" w:sz="4" w:space="0" w:color="000000"/>
              <w:bottom w:val="single" w:sz="4" w:space="0" w:color="000000"/>
              <w:right w:val="single" w:sz="4" w:space="0" w:color="000000"/>
            </w:tcBorders>
            <w:shd w:val="clear" w:color="auto" w:fill="F3F3F3"/>
            <w:hideMark/>
          </w:tcPr>
          <w:p w14:paraId="3899953B" w14:textId="77777777" w:rsidR="006D4A59" w:rsidRDefault="006D4A59">
            <w:pPr>
              <w:spacing w:after="200" w:line="276" w:lineRule="auto"/>
              <w:rPr>
                <w:sz w:val="22"/>
                <w:szCs w:val="22"/>
                <w:lang w:eastAsia="en-US"/>
              </w:rPr>
            </w:pPr>
            <w:r>
              <w:t>Use-case Version</w:t>
            </w:r>
          </w:p>
        </w:tc>
        <w:tc>
          <w:tcPr>
            <w:tcW w:w="1186" w:type="pct"/>
            <w:tcBorders>
              <w:top w:val="single" w:sz="4" w:space="0" w:color="000000"/>
              <w:left w:val="single" w:sz="4" w:space="0" w:color="000000"/>
              <w:bottom w:val="single" w:sz="4" w:space="0" w:color="000000"/>
              <w:right w:val="single" w:sz="4" w:space="0" w:color="000000"/>
            </w:tcBorders>
            <w:hideMark/>
          </w:tcPr>
          <w:p w14:paraId="76FEC049" w14:textId="77777777" w:rsidR="006D4A59" w:rsidRDefault="006D4A59">
            <w:pPr>
              <w:spacing w:after="200" w:line="276" w:lineRule="auto"/>
              <w:rPr>
                <w:sz w:val="22"/>
                <w:szCs w:val="22"/>
                <w:lang w:eastAsia="en-US"/>
              </w:rPr>
            </w:pPr>
            <w:r>
              <w:t>1.0</w:t>
            </w:r>
          </w:p>
        </w:tc>
      </w:tr>
      <w:tr w:rsidR="006D4A59" w14:paraId="6E7B0F11" w14:textId="77777777" w:rsidTr="006D4A59">
        <w:tc>
          <w:tcPr>
            <w:tcW w:w="1391" w:type="pct"/>
            <w:tcBorders>
              <w:top w:val="single" w:sz="4" w:space="0" w:color="000000"/>
              <w:left w:val="single" w:sz="4" w:space="0" w:color="000000"/>
              <w:bottom w:val="single" w:sz="4" w:space="0" w:color="000000"/>
              <w:right w:val="single" w:sz="4" w:space="0" w:color="000000"/>
            </w:tcBorders>
            <w:shd w:val="clear" w:color="auto" w:fill="F3F3F3"/>
            <w:hideMark/>
          </w:tcPr>
          <w:p w14:paraId="435C0E3A" w14:textId="77777777" w:rsidR="006D4A59" w:rsidRDefault="006D4A59">
            <w:pPr>
              <w:spacing w:after="200" w:line="276" w:lineRule="auto"/>
              <w:rPr>
                <w:sz w:val="22"/>
                <w:szCs w:val="22"/>
                <w:lang w:eastAsia="en-US"/>
              </w:rPr>
            </w:pPr>
            <w:r>
              <w:t>Use-case Name</w:t>
            </w:r>
          </w:p>
        </w:tc>
        <w:tc>
          <w:tcPr>
            <w:tcW w:w="3609" w:type="pct"/>
            <w:gridSpan w:val="4"/>
            <w:tcBorders>
              <w:top w:val="single" w:sz="4" w:space="0" w:color="000000"/>
              <w:left w:val="single" w:sz="4" w:space="0" w:color="000000"/>
              <w:bottom w:val="single" w:sz="4" w:space="0" w:color="000000"/>
              <w:right w:val="single" w:sz="4" w:space="0" w:color="000000"/>
            </w:tcBorders>
            <w:hideMark/>
          </w:tcPr>
          <w:p w14:paraId="3D9A960C" w14:textId="77777777" w:rsidR="006D4A59" w:rsidRDefault="006D4A59">
            <w:pPr>
              <w:spacing w:after="200" w:line="276" w:lineRule="auto"/>
              <w:rPr>
                <w:sz w:val="22"/>
                <w:szCs w:val="22"/>
                <w:lang w:eastAsia="en-US"/>
              </w:rPr>
            </w:pPr>
            <w:r>
              <w:t>Edit profile</w:t>
            </w:r>
          </w:p>
        </w:tc>
      </w:tr>
      <w:tr w:rsidR="006D4A59" w14:paraId="4AD56F6B" w14:textId="77777777" w:rsidTr="006D4A59">
        <w:tc>
          <w:tcPr>
            <w:tcW w:w="1391" w:type="pct"/>
            <w:tcBorders>
              <w:top w:val="single" w:sz="4" w:space="0" w:color="000000"/>
              <w:left w:val="single" w:sz="4" w:space="0" w:color="000000"/>
              <w:bottom w:val="single" w:sz="4" w:space="0" w:color="000000"/>
              <w:right w:val="single" w:sz="4" w:space="0" w:color="000000"/>
            </w:tcBorders>
            <w:shd w:val="clear" w:color="auto" w:fill="F3F3F3"/>
            <w:hideMark/>
          </w:tcPr>
          <w:p w14:paraId="01FDEEAC" w14:textId="77777777" w:rsidR="006D4A59" w:rsidRDefault="006D4A59">
            <w:pPr>
              <w:spacing w:after="200" w:line="276" w:lineRule="auto"/>
              <w:rPr>
                <w:sz w:val="22"/>
                <w:szCs w:val="22"/>
                <w:lang w:eastAsia="en-US"/>
              </w:rPr>
            </w:pPr>
            <w:r>
              <w:t xml:space="preserve">Author </w:t>
            </w:r>
          </w:p>
        </w:tc>
        <w:tc>
          <w:tcPr>
            <w:tcW w:w="3609" w:type="pct"/>
            <w:gridSpan w:val="4"/>
            <w:tcBorders>
              <w:top w:val="single" w:sz="4" w:space="0" w:color="000000"/>
              <w:left w:val="single" w:sz="4" w:space="0" w:color="000000"/>
              <w:bottom w:val="single" w:sz="4" w:space="0" w:color="000000"/>
              <w:right w:val="single" w:sz="4" w:space="0" w:color="000000"/>
            </w:tcBorders>
            <w:hideMark/>
          </w:tcPr>
          <w:p w14:paraId="05B9FAC1" w14:textId="77777777" w:rsidR="006D4A59" w:rsidRDefault="006D4A59">
            <w:pPr>
              <w:spacing w:after="200" w:line="276" w:lineRule="auto"/>
              <w:rPr>
                <w:sz w:val="22"/>
                <w:szCs w:val="22"/>
                <w:lang w:eastAsia="en-US"/>
              </w:rPr>
            </w:pPr>
            <w:r>
              <w:t>Nguyen Le Anh Long</w:t>
            </w:r>
          </w:p>
        </w:tc>
      </w:tr>
      <w:tr w:rsidR="006D4A59" w14:paraId="4B8564B0" w14:textId="77777777" w:rsidTr="006D4A59">
        <w:tc>
          <w:tcPr>
            <w:tcW w:w="1391" w:type="pct"/>
            <w:tcBorders>
              <w:top w:val="single" w:sz="4" w:space="0" w:color="000000"/>
              <w:left w:val="single" w:sz="4" w:space="0" w:color="000000"/>
              <w:bottom w:val="single" w:sz="4" w:space="0" w:color="000000"/>
              <w:right w:val="single" w:sz="4" w:space="0" w:color="000000"/>
            </w:tcBorders>
            <w:shd w:val="clear" w:color="auto" w:fill="F3F3F3"/>
            <w:hideMark/>
          </w:tcPr>
          <w:p w14:paraId="79203A45" w14:textId="77777777" w:rsidR="006D4A59" w:rsidRDefault="006D4A59">
            <w:pPr>
              <w:spacing w:after="200" w:line="276" w:lineRule="auto"/>
              <w:rPr>
                <w:sz w:val="22"/>
                <w:szCs w:val="22"/>
                <w:lang w:eastAsia="en-US"/>
              </w:rPr>
            </w:pPr>
            <w:r>
              <w:t>Date</w:t>
            </w:r>
          </w:p>
        </w:tc>
        <w:tc>
          <w:tcPr>
            <w:tcW w:w="1364" w:type="pct"/>
            <w:tcBorders>
              <w:top w:val="single" w:sz="4" w:space="0" w:color="000000"/>
              <w:left w:val="single" w:sz="4" w:space="0" w:color="000000"/>
              <w:bottom w:val="single" w:sz="4" w:space="0" w:color="000000"/>
              <w:right w:val="single" w:sz="4" w:space="0" w:color="000000"/>
            </w:tcBorders>
            <w:hideMark/>
          </w:tcPr>
          <w:p w14:paraId="646854E3" w14:textId="77777777" w:rsidR="006D4A59" w:rsidRDefault="006D4A59">
            <w:pPr>
              <w:spacing w:after="200" w:line="276" w:lineRule="auto"/>
              <w:rPr>
                <w:sz w:val="22"/>
                <w:szCs w:val="22"/>
                <w:lang w:eastAsia="en-US"/>
              </w:rPr>
            </w:pPr>
            <w:r>
              <w:t>04/07/2021</w:t>
            </w:r>
          </w:p>
        </w:tc>
        <w:tc>
          <w:tcPr>
            <w:tcW w:w="637" w:type="pct"/>
            <w:tcBorders>
              <w:top w:val="single" w:sz="4" w:space="0" w:color="000000"/>
              <w:left w:val="single" w:sz="4" w:space="0" w:color="000000"/>
              <w:bottom w:val="single" w:sz="4" w:space="0" w:color="000000"/>
              <w:right w:val="single" w:sz="4" w:space="0" w:color="000000"/>
            </w:tcBorders>
            <w:shd w:val="clear" w:color="auto" w:fill="F3F3F3"/>
            <w:hideMark/>
          </w:tcPr>
          <w:p w14:paraId="118D70FE" w14:textId="77777777" w:rsidR="006D4A59" w:rsidRDefault="006D4A59">
            <w:pPr>
              <w:spacing w:after="200" w:line="276" w:lineRule="auto"/>
              <w:rPr>
                <w:sz w:val="22"/>
                <w:szCs w:val="22"/>
                <w:lang w:eastAsia="en-US"/>
              </w:rPr>
            </w:pPr>
            <w:r>
              <w:t>Priority</w:t>
            </w:r>
          </w:p>
        </w:tc>
        <w:tc>
          <w:tcPr>
            <w:tcW w:w="1608" w:type="pct"/>
            <w:gridSpan w:val="2"/>
            <w:tcBorders>
              <w:top w:val="single" w:sz="4" w:space="0" w:color="000000"/>
              <w:left w:val="single" w:sz="4" w:space="0" w:color="000000"/>
              <w:bottom w:val="single" w:sz="4" w:space="0" w:color="000000"/>
              <w:right w:val="single" w:sz="4" w:space="0" w:color="000000"/>
            </w:tcBorders>
            <w:hideMark/>
          </w:tcPr>
          <w:p w14:paraId="7A3482A8" w14:textId="77777777" w:rsidR="006D4A59" w:rsidRDefault="006D4A59">
            <w:pPr>
              <w:spacing w:after="200" w:line="276" w:lineRule="auto"/>
              <w:rPr>
                <w:sz w:val="22"/>
                <w:szCs w:val="22"/>
                <w:lang w:eastAsia="en-US"/>
              </w:rPr>
            </w:pPr>
            <w:r>
              <w:t>Normal</w:t>
            </w:r>
          </w:p>
        </w:tc>
      </w:tr>
      <w:tr w:rsidR="006D4A59" w14:paraId="07F0A831" w14:textId="77777777" w:rsidTr="006D4A59">
        <w:tc>
          <w:tcPr>
            <w:tcW w:w="5000" w:type="pct"/>
            <w:gridSpan w:val="5"/>
            <w:tcBorders>
              <w:top w:val="single" w:sz="4" w:space="0" w:color="000000"/>
              <w:left w:val="single" w:sz="4" w:space="0" w:color="000000"/>
              <w:bottom w:val="single" w:sz="4" w:space="0" w:color="000000"/>
              <w:right w:val="single" w:sz="4" w:space="0" w:color="000000"/>
            </w:tcBorders>
            <w:shd w:val="clear" w:color="auto" w:fill="FFFFFF"/>
          </w:tcPr>
          <w:p w14:paraId="57747EF1" w14:textId="77777777" w:rsidR="006D4A59" w:rsidRDefault="006D4A59">
            <w:r>
              <w:t>Actor:</w:t>
            </w:r>
          </w:p>
          <w:p w14:paraId="2B36B693" w14:textId="77777777" w:rsidR="006D4A59" w:rsidRDefault="006D4A59">
            <w:r>
              <w:t xml:space="preserve">        Authenticated User</w:t>
            </w:r>
          </w:p>
          <w:p w14:paraId="6D06E2C4" w14:textId="77777777" w:rsidR="006D4A59" w:rsidRDefault="006D4A59">
            <w:r>
              <w:t>Summary:</w:t>
            </w:r>
          </w:p>
          <w:p w14:paraId="3C367057" w14:textId="77777777" w:rsidR="006D4A59" w:rsidRDefault="006D4A59">
            <w:r>
              <w:tab/>
              <w:t>This use case allows Authenticated User to Edit profile.</w:t>
            </w:r>
          </w:p>
          <w:p w14:paraId="0F808C41" w14:textId="77777777" w:rsidR="006D4A59" w:rsidRDefault="006D4A59">
            <w:r>
              <w:t>Goal:</w:t>
            </w:r>
          </w:p>
          <w:p w14:paraId="51915A80" w14:textId="77777777" w:rsidR="006D4A59" w:rsidRDefault="006D4A59">
            <w:r>
              <w:tab/>
              <w:t>Authenticated User can Edit profile in the system.</w:t>
            </w:r>
          </w:p>
          <w:p w14:paraId="5049C5E1" w14:textId="77777777" w:rsidR="006D4A59" w:rsidRDefault="006D4A59">
            <w:r>
              <w:t>Triggers</w:t>
            </w:r>
          </w:p>
          <w:p w14:paraId="3939195D" w14:textId="77777777" w:rsidR="006D4A59" w:rsidRDefault="006D4A59">
            <w:r>
              <w:t xml:space="preserve">         Authenticated User click on button “Update”.</w:t>
            </w:r>
            <w:r>
              <w:tab/>
            </w:r>
          </w:p>
          <w:p w14:paraId="5E8EC958" w14:textId="77777777" w:rsidR="006D4A59" w:rsidRDefault="006D4A59">
            <w:r>
              <w:t>Preconditions:</w:t>
            </w:r>
          </w:p>
          <w:p w14:paraId="26CF1687" w14:textId="77777777" w:rsidR="006D4A59" w:rsidRDefault="006D4A59">
            <w:r>
              <w:t xml:space="preserve">         Authenticated User stay on the View profile screen.</w:t>
            </w:r>
          </w:p>
          <w:p w14:paraId="719FFF8C" w14:textId="77777777" w:rsidR="006D4A59" w:rsidRDefault="006D4A59">
            <w:r>
              <w:lastRenderedPageBreak/>
              <w:t>Post Conditions:</w:t>
            </w:r>
          </w:p>
          <w:p w14:paraId="221B9B24" w14:textId="77777777" w:rsidR="006D4A59" w:rsidRDefault="006D4A59">
            <w:r>
              <w:t xml:space="preserve">          Authenticated User must enter valid information.</w:t>
            </w:r>
          </w:p>
          <w:p w14:paraId="181B8288" w14:textId="77777777" w:rsidR="006D4A59" w:rsidRDefault="006D4A59"/>
          <w:p w14:paraId="726B55B3" w14:textId="77777777" w:rsidR="006D4A59" w:rsidRDefault="006D4A59">
            <w:r>
              <w:t>Main Success Scenario:</w:t>
            </w:r>
          </w:p>
          <w:p w14:paraId="1AC39A02" w14:textId="77777777" w:rsidR="006D4A59" w:rsidRDefault="006D4A59">
            <w:r>
              <w:t xml:space="preserve">         </w:t>
            </w:r>
          </w:p>
          <w:tbl>
            <w:tblPr>
              <w:tblW w:w="8555" w:type="dxa"/>
              <w:tblLook w:val="0400" w:firstRow="0" w:lastRow="0" w:firstColumn="0" w:lastColumn="0" w:noHBand="0" w:noVBand="1"/>
            </w:tblPr>
            <w:tblGrid>
              <w:gridCol w:w="949"/>
              <w:gridCol w:w="2773"/>
              <w:gridCol w:w="4833"/>
            </w:tblGrid>
            <w:tr w:rsidR="006D4A59" w14:paraId="57E40CEB"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5CF7FA71" w14:textId="77777777" w:rsidR="006D4A59" w:rsidRDefault="006D4A59">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304FB857" w14:textId="77777777" w:rsidR="006D4A59" w:rsidRDefault="006D4A59">
                  <w:pPr>
                    <w:pStyle w:val="TableStyleWCS"/>
                    <w:spacing w:line="276" w:lineRule="auto"/>
                    <w:rPr>
                      <w:rFonts w:eastAsia="Times New Roman"/>
                      <w:lang w:eastAsia="en-US"/>
                    </w:rPr>
                  </w:pPr>
                  <w:r>
                    <w:rPr>
                      <w:lang w:eastAsia="en-US"/>
                    </w:rPr>
                    <w:t>Actor Action</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7D5F9BAC" w14:textId="77777777" w:rsidR="006D4A59" w:rsidRDefault="006D4A59">
                  <w:pPr>
                    <w:pStyle w:val="TableStyleWCS"/>
                    <w:spacing w:line="276" w:lineRule="auto"/>
                    <w:rPr>
                      <w:rFonts w:eastAsia="Times New Roman"/>
                      <w:lang w:eastAsia="en-US"/>
                    </w:rPr>
                  </w:pPr>
                  <w:r>
                    <w:rPr>
                      <w:lang w:eastAsia="en-US"/>
                    </w:rPr>
                    <w:t>System Response</w:t>
                  </w:r>
                </w:p>
              </w:tc>
            </w:tr>
            <w:tr w:rsidR="006D4A59" w14:paraId="25A30D5B"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2D081E3" w14:textId="77777777" w:rsidR="006D4A59" w:rsidRDefault="006D4A59">
                  <w:pPr>
                    <w:pStyle w:val="TableStyleWCS"/>
                    <w:spacing w:line="276" w:lineRule="auto"/>
                    <w:rPr>
                      <w:rFonts w:eastAsia="Times New Roman"/>
                      <w:lang w:eastAsia="en-US"/>
                    </w:rPr>
                  </w:pPr>
                  <w:r>
                    <w:rPr>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13DE98" w14:textId="77777777" w:rsidR="006D4A59" w:rsidRDefault="006D4A59">
                  <w:pPr>
                    <w:pStyle w:val="TableStyleWCS"/>
                    <w:spacing w:line="276" w:lineRule="auto"/>
                    <w:rPr>
                      <w:lang w:eastAsia="en-US"/>
                    </w:rPr>
                  </w:pPr>
                  <w:r>
                    <w:rPr>
                      <w:lang w:eastAsia="en-US"/>
                    </w:rPr>
                    <w:t>Authenticated User enter new Username,Password Fullname ,Address , Email,Phone,Role .</w:t>
                  </w:r>
                </w:p>
                <w:p w14:paraId="394F5419" w14:textId="77777777" w:rsidR="006D4A59" w:rsidRDefault="006D4A59">
                  <w:pPr>
                    <w:pStyle w:val="TableStyleWCS"/>
                    <w:spacing w:line="276" w:lineRule="auto"/>
                    <w:rPr>
                      <w:rFonts w:eastAsia="Times New Roman"/>
                      <w:lang w:eastAsia="en-US"/>
                    </w:rPr>
                  </w:pPr>
                </w:p>
                <w:p w14:paraId="335A05B2" w14:textId="77777777" w:rsidR="006D4A59" w:rsidRDefault="006D4A59">
                  <w:pPr>
                    <w:pStyle w:val="TableStyleWCS"/>
                    <w:spacing w:line="276" w:lineRule="auto"/>
                    <w:rPr>
                      <w:rFonts w:eastAsia="Times New Roman"/>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994380" w14:textId="77777777" w:rsidR="006D4A59" w:rsidRDefault="006D4A59">
                  <w:pPr>
                    <w:tabs>
                      <w:tab w:val="left" w:pos="960"/>
                    </w:tabs>
                    <w:spacing w:after="0" w:line="256" w:lineRule="auto"/>
                    <w:ind w:left="720"/>
                    <w:contextualSpacing/>
                    <w:rPr>
                      <w:color w:val="000000"/>
                    </w:rPr>
                  </w:pPr>
                </w:p>
                <w:p w14:paraId="55BF4410" w14:textId="77777777" w:rsidR="006D4A59" w:rsidRDefault="006D4A59">
                  <w:pPr>
                    <w:tabs>
                      <w:tab w:val="left" w:pos="960"/>
                    </w:tabs>
                    <w:spacing w:after="0" w:line="256" w:lineRule="auto"/>
                    <w:ind w:left="720"/>
                    <w:contextualSpacing/>
                    <w:rPr>
                      <w:rFonts w:eastAsia="Noto Sans Symbols" w:cs="Noto Sans Symbols"/>
                      <w:sz w:val="22"/>
                      <w:szCs w:val="22"/>
                      <w:lang w:eastAsia="en-US"/>
                    </w:rPr>
                  </w:pPr>
                </w:p>
              </w:tc>
            </w:tr>
            <w:tr w:rsidR="006D4A59" w14:paraId="3F8E424B"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4412FA" w14:textId="77777777" w:rsidR="006D4A59" w:rsidRDefault="006D4A59">
                  <w:pPr>
                    <w:pStyle w:val="TableStyleWCS"/>
                    <w:spacing w:line="276" w:lineRule="auto"/>
                    <w:rPr>
                      <w:rFonts w:eastAsia="Times New Roman"/>
                      <w:lang w:eastAsia="en-US"/>
                    </w:rPr>
                  </w:pPr>
                  <w:r>
                    <w:rPr>
                      <w:lang w:eastAsia="en-US"/>
                    </w:rPr>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99067D" w14:textId="77777777" w:rsidR="006D4A59" w:rsidRDefault="006D4A59">
                  <w:pPr>
                    <w:pStyle w:val="TableStyleWCS"/>
                    <w:spacing w:line="276" w:lineRule="auto"/>
                    <w:rPr>
                      <w:lang w:eastAsia="en-US"/>
                    </w:rPr>
                  </w:pPr>
                  <w:r>
                    <w:rPr>
                      <w:lang w:eastAsia="en-US"/>
                    </w:rPr>
                    <w:t>Authenticated User click on button “Update ”.</w:t>
                  </w:r>
                </w:p>
                <w:p w14:paraId="729AEB68" w14:textId="77777777" w:rsidR="006D4A59" w:rsidRDefault="006D4A59">
                  <w:pPr>
                    <w:pStyle w:val="TableStyleWCS"/>
                    <w:spacing w:line="276" w:lineRule="auto"/>
                    <w:rPr>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C45FAAE" w14:textId="77777777" w:rsidR="006D4A59" w:rsidRDefault="006D4A59">
                  <w:pPr>
                    <w:pStyle w:val="TableStyleWCS"/>
                    <w:spacing w:line="276" w:lineRule="auto"/>
                    <w:rPr>
                      <w:lang w:eastAsia="en-US"/>
                    </w:rPr>
                  </w:pPr>
                  <w:r>
                    <w:rPr>
                      <w:lang w:eastAsia="en-US"/>
                    </w:rPr>
                    <w:t>The system update new Username, Password ,Fullname ,Address ,Email ,Phone,Role successfully.</w:t>
                  </w:r>
                </w:p>
                <w:p w14:paraId="63AEAF77" w14:textId="77777777" w:rsidR="006D4A59" w:rsidRDefault="006D4A59">
                  <w:pPr>
                    <w:pStyle w:val="TableStyleWCS"/>
                    <w:spacing w:line="276" w:lineRule="auto"/>
                    <w:rPr>
                      <w:lang w:eastAsia="en-US"/>
                    </w:rPr>
                  </w:pPr>
                  <w:r>
                    <w:rPr>
                      <w:lang w:eastAsia="en-US"/>
                    </w:rPr>
                    <w:t xml:space="preserve">  Exception[1,2,3,4,5,6,7,8]</w:t>
                  </w:r>
                </w:p>
              </w:tc>
            </w:tr>
          </w:tbl>
          <w:p w14:paraId="4F921DD3" w14:textId="77777777" w:rsidR="006D4A59" w:rsidRDefault="006D4A59"/>
          <w:p w14:paraId="338EF4AE" w14:textId="77777777" w:rsidR="006D4A59" w:rsidRDefault="006D4A59"/>
          <w:p w14:paraId="0E4D8690" w14:textId="77777777" w:rsidR="006D4A59" w:rsidRDefault="006D4A59">
            <w:r>
              <w:t>Exceptions:</w:t>
            </w:r>
          </w:p>
          <w:tbl>
            <w:tblPr>
              <w:tblW w:w="8429" w:type="dxa"/>
              <w:tblLook w:val="0400" w:firstRow="0" w:lastRow="0" w:firstColumn="0" w:lastColumn="0" w:noHBand="0" w:noVBand="1"/>
            </w:tblPr>
            <w:tblGrid>
              <w:gridCol w:w="949"/>
              <w:gridCol w:w="2773"/>
              <w:gridCol w:w="4707"/>
            </w:tblGrid>
            <w:tr w:rsidR="006D4A59" w14:paraId="432E2DA7"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4F300380" w14:textId="77777777" w:rsidR="006D4A59" w:rsidRDefault="006D4A59">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00032064" w14:textId="77777777" w:rsidR="006D4A59" w:rsidRDefault="006D4A59">
                  <w:pPr>
                    <w:pStyle w:val="TableStyleWCS"/>
                    <w:spacing w:line="276" w:lineRule="auto"/>
                    <w:rPr>
                      <w:rFonts w:eastAsia="Times New Roman"/>
                      <w:lang w:eastAsia="en-US"/>
                    </w:rPr>
                  </w:pPr>
                  <w:r>
                    <w:rPr>
                      <w:lang w:eastAsia="en-US"/>
                    </w:rPr>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12FE5C78" w14:textId="77777777" w:rsidR="006D4A59" w:rsidRDefault="006D4A59">
                  <w:pPr>
                    <w:pStyle w:val="TableStyleWCS"/>
                    <w:spacing w:line="276" w:lineRule="auto"/>
                    <w:rPr>
                      <w:rFonts w:eastAsia="Times New Roman"/>
                      <w:lang w:eastAsia="en-US"/>
                    </w:rPr>
                  </w:pPr>
                  <w:r>
                    <w:rPr>
                      <w:lang w:eastAsia="en-US"/>
                    </w:rPr>
                    <w:t>System Response</w:t>
                  </w:r>
                </w:p>
              </w:tc>
            </w:tr>
            <w:tr w:rsidR="006D4A59" w14:paraId="64904C43"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9A40F6" w14:textId="77777777" w:rsidR="006D4A59" w:rsidRDefault="006D4A59">
                  <w:pPr>
                    <w:pStyle w:val="TableStyleWCS"/>
                    <w:spacing w:line="276" w:lineRule="auto"/>
                    <w:rPr>
                      <w:rFonts w:eastAsia="Times New Roman"/>
                      <w:lang w:eastAsia="en-US"/>
                    </w:rPr>
                  </w:pPr>
                  <w:r>
                    <w:rPr>
                      <w:rFonts w:eastAsia="Times New Roman"/>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BB0512" w14:textId="77777777" w:rsidR="006D4A59" w:rsidRDefault="006D4A59">
                  <w:pPr>
                    <w:pStyle w:val="TableStyleWCS"/>
                    <w:spacing w:line="276" w:lineRule="auto"/>
                    <w:rPr>
                      <w:rFonts w:eastAsia="Times New Roman"/>
                      <w:lang w:eastAsia="en-US"/>
                    </w:rPr>
                  </w:pPr>
                  <w:r>
                    <w:rPr>
                      <w:lang w:eastAsia="en-US"/>
                    </w:rPr>
                    <w:t xml:space="preserve">Authenticated User </w:t>
                  </w:r>
                  <w:r>
                    <w:rPr>
                      <w:rFonts w:eastAsia="Times New Roman"/>
                      <w:lang w:eastAsia="en-US"/>
                    </w:rPr>
                    <w:t>input field is empty.</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BE45FF" w14:textId="77777777" w:rsidR="006D4A59" w:rsidRDefault="006D4A59">
                  <w:pPr>
                    <w:pStyle w:val="TableStyleWCS"/>
                    <w:spacing w:line="276" w:lineRule="auto"/>
                    <w:rPr>
                      <w:rFonts w:eastAsia="Noto Sans Symbols" w:cs="Noto Sans Symbols"/>
                      <w:lang w:eastAsia="en-US"/>
                    </w:rPr>
                  </w:pPr>
                  <w:r>
                    <w:rPr>
                      <w:rFonts w:eastAsia="Noto Sans Symbols" w:cs="Noto Sans Symbols"/>
                      <w:lang w:eastAsia="en-US"/>
                    </w:rPr>
                    <w:t>System show error message” This field is not allow empty”.</w:t>
                  </w:r>
                </w:p>
              </w:tc>
            </w:tr>
            <w:tr w:rsidR="006D4A59" w14:paraId="54489772" w14:textId="77777777">
              <w:trPr>
                <w:trHeight w:val="1081"/>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0ECA843A" w14:textId="77777777" w:rsidR="006D4A59" w:rsidRDefault="006D4A59">
                  <w:pPr>
                    <w:pStyle w:val="TableStyleWCS"/>
                    <w:spacing w:line="276" w:lineRule="auto"/>
                    <w:rPr>
                      <w:rFonts w:eastAsia="Times New Roman"/>
                      <w:lang w:eastAsia="en-US"/>
                    </w:rPr>
                  </w:pPr>
                  <w:r>
                    <w:rPr>
                      <w:rFonts w:eastAsia="Times New Roman"/>
                      <w:lang w:eastAsia="en-US"/>
                    </w:rPr>
                    <w:t>2.</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0A3F6F67" w14:textId="77777777" w:rsidR="006D4A59" w:rsidRDefault="006D4A59">
                  <w:pPr>
                    <w:pStyle w:val="TableStyleWCS"/>
                    <w:spacing w:line="276" w:lineRule="auto"/>
                    <w:rPr>
                      <w:rFonts w:eastAsia="Times New Roman"/>
                      <w:lang w:eastAsia="en-US"/>
                    </w:rPr>
                  </w:pPr>
                  <w:r>
                    <w:rPr>
                      <w:rFonts w:eastAsia="Times New Roman"/>
                      <w:lang w:eastAsia="en-US"/>
                    </w:rPr>
                    <w:t>Internet is not available.</w:t>
                  </w:r>
                </w:p>
              </w:tc>
              <w:tc>
                <w:tcPr>
                  <w:tcW w:w="4707"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3EA17D16" w14:textId="77777777" w:rsidR="006D4A59" w:rsidRDefault="006D4A59">
                  <w:pPr>
                    <w:pStyle w:val="TableStyleWCS"/>
                    <w:spacing w:line="276" w:lineRule="auto"/>
                    <w:rPr>
                      <w:rFonts w:eastAsia="Noto Sans Symbols" w:cs="Noto Sans Symbols"/>
                      <w:lang w:eastAsia="en-US"/>
                    </w:rPr>
                  </w:pPr>
                  <w:r>
                    <w:rPr>
                      <w:rFonts w:eastAsia="Noto Sans Symbols" w:cs="Noto Sans Symbols"/>
                      <w:lang w:eastAsia="en-US"/>
                    </w:rPr>
                    <w:t>System show error message”Internet was interrupted. Please try again.”</w:t>
                  </w:r>
                </w:p>
              </w:tc>
            </w:tr>
            <w:tr w:rsidR="006D4A59" w14:paraId="5D22AA6F" w14:textId="77777777">
              <w:trPr>
                <w:trHeight w:val="1081"/>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7FE6E42D" w14:textId="77777777" w:rsidR="006D4A59" w:rsidRDefault="006D4A59">
                  <w:pPr>
                    <w:pStyle w:val="TableStyleWCS"/>
                    <w:spacing w:line="276" w:lineRule="auto"/>
                    <w:rPr>
                      <w:rFonts w:eastAsia="Times New Roman"/>
                      <w:lang w:eastAsia="en-US"/>
                    </w:rPr>
                  </w:pPr>
                  <w:r>
                    <w:rPr>
                      <w:rFonts w:eastAsia="Times New Roman"/>
                      <w:lang w:eastAsia="en-US"/>
                    </w:rPr>
                    <w:t>3.</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57CC848A" w14:textId="77777777" w:rsidR="006D4A59" w:rsidRDefault="006D4A59">
                  <w:pPr>
                    <w:pStyle w:val="TableStyleWCS"/>
                    <w:spacing w:line="276" w:lineRule="auto"/>
                    <w:rPr>
                      <w:rFonts w:eastAsia="Times New Roman"/>
                      <w:lang w:eastAsia="en-US"/>
                    </w:rPr>
                  </w:pPr>
                  <w:r>
                    <w:rPr>
                      <w:rFonts w:eastAsia="Times New Roman"/>
                      <w:lang w:eastAsia="en-US"/>
                    </w:rPr>
                    <w:t>Phone number is wrong format.</w:t>
                  </w:r>
                </w:p>
              </w:tc>
              <w:tc>
                <w:tcPr>
                  <w:tcW w:w="4707"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5C057514" w14:textId="77777777" w:rsidR="006D4A59" w:rsidRDefault="006D4A59">
                  <w:pPr>
                    <w:pStyle w:val="TableStyleWCS"/>
                    <w:spacing w:line="276" w:lineRule="auto"/>
                    <w:rPr>
                      <w:rFonts w:eastAsia="Noto Sans Symbols" w:cs="Noto Sans Symbols"/>
                      <w:lang w:eastAsia="en-US"/>
                    </w:rPr>
                  </w:pPr>
                  <w:r>
                    <w:rPr>
                      <w:rFonts w:eastAsia="Noto Sans Symbols" w:cs="Noto Sans Symbols"/>
                      <w:lang w:eastAsia="en-US"/>
                    </w:rPr>
                    <w:t>System show error message “Phone number format is +84XXXXXXXXXX or</w:t>
                  </w:r>
                </w:p>
                <w:p w14:paraId="58695D07" w14:textId="77777777" w:rsidR="006D4A59" w:rsidRDefault="006D4A59">
                  <w:pPr>
                    <w:pStyle w:val="TableStyleWCS"/>
                    <w:spacing w:line="276" w:lineRule="auto"/>
                    <w:rPr>
                      <w:rFonts w:eastAsia="Noto Sans Symbols" w:cs="Noto Sans Symbols"/>
                      <w:lang w:eastAsia="en-US"/>
                    </w:rPr>
                  </w:pPr>
                  <w:r>
                    <w:rPr>
                      <w:rFonts w:eastAsia="Noto Sans Symbols" w:cs="Noto Sans Symbols"/>
                      <w:lang w:eastAsia="en-US"/>
                    </w:rPr>
                    <w:t>0XXXXXXXXX”.</w:t>
                  </w:r>
                </w:p>
              </w:tc>
            </w:tr>
            <w:tr w:rsidR="006D4A59" w14:paraId="35FE655A" w14:textId="77777777">
              <w:trPr>
                <w:trHeight w:val="1081"/>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15F15CD0" w14:textId="77777777" w:rsidR="006D4A59" w:rsidRDefault="006D4A59">
                  <w:pPr>
                    <w:pStyle w:val="TableStyleWCS"/>
                    <w:spacing w:line="276" w:lineRule="auto"/>
                    <w:rPr>
                      <w:rFonts w:eastAsia="Times New Roman"/>
                      <w:lang w:eastAsia="en-US"/>
                    </w:rPr>
                  </w:pPr>
                  <w:r>
                    <w:rPr>
                      <w:rFonts w:eastAsia="Times New Roman"/>
                      <w:lang w:eastAsia="en-US"/>
                    </w:rPr>
                    <w:lastRenderedPageBreak/>
                    <w:t xml:space="preserve">4. </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67824E09" w14:textId="77777777" w:rsidR="006D4A59" w:rsidRDefault="006D4A59">
                  <w:pPr>
                    <w:pStyle w:val="TableStyleWCS"/>
                    <w:spacing w:line="276" w:lineRule="auto"/>
                    <w:rPr>
                      <w:rFonts w:eastAsia="Times New Roman"/>
                      <w:lang w:eastAsia="en-US"/>
                    </w:rPr>
                  </w:pPr>
                  <w:r>
                    <w:rPr>
                      <w:rFonts w:eastAsia="Times New Roman"/>
                      <w:lang w:eastAsia="en-US"/>
                    </w:rPr>
                    <w:t>Length of Username is under 6 characters.</w:t>
                  </w:r>
                </w:p>
              </w:tc>
              <w:tc>
                <w:tcPr>
                  <w:tcW w:w="4707"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0CF88B23" w14:textId="77777777" w:rsidR="006D4A59" w:rsidRDefault="006D4A59">
                  <w:pPr>
                    <w:pStyle w:val="TableStyleWCS"/>
                    <w:spacing w:line="276" w:lineRule="auto"/>
                    <w:rPr>
                      <w:rFonts w:eastAsia="Noto Sans Symbols" w:cs="Noto Sans Symbols"/>
                      <w:lang w:eastAsia="en-US"/>
                    </w:rPr>
                  </w:pPr>
                  <w:r>
                    <w:rPr>
                      <w:rFonts w:eastAsia="Noto Sans Symbols" w:cs="Noto Sans Symbols"/>
                      <w:lang w:eastAsia="en-US"/>
                    </w:rPr>
                    <w:t xml:space="preserve"> System show error message “Length of Username must be 6-50 characters”.</w:t>
                  </w:r>
                </w:p>
              </w:tc>
            </w:tr>
            <w:tr w:rsidR="006D4A59" w14:paraId="5484B9E9" w14:textId="77777777">
              <w:trPr>
                <w:trHeight w:val="1081"/>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7B830AE7" w14:textId="77777777" w:rsidR="006D4A59" w:rsidRDefault="006D4A59">
                  <w:pPr>
                    <w:pStyle w:val="TableStyleWCS"/>
                    <w:spacing w:line="276" w:lineRule="auto"/>
                    <w:rPr>
                      <w:rFonts w:eastAsia="Times New Roman"/>
                      <w:lang w:eastAsia="en-US"/>
                    </w:rPr>
                  </w:pPr>
                  <w:r>
                    <w:rPr>
                      <w:rFonts w:eastAsia="Times New Roman"/>
                      <w:lang w:eastAsia="en-US"/>
                    </w:rPr>
                    <w:t>5.</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tcPr>
                <w:p w14:paraId="6D463E9F" w14:textId="77777777" w:rsidR="006D4A59" w:rsidRDefault="006D4A59">
                  <w:pPr>
                    <w:pStyle w:val="TableStyleWCS"/>
                    <w:spacing w:line="276" w:lineRule="auto"/>
                    <w:rPr>
                      <w:rFonts w:eastAsia="Times New Roman"/>
                      <w:lang w:eastAsia="en-US"/>
                    </w:rPr>
                  </w:pPr>
                  <w:r>
                    <w:rPr>
                      <w:rFonts w:eastAsia="Times New Roman"/>
                      <w:lang w:eastAsia="en-US"/>
                    </w:rPr>
                    <w:t>Length of Username is over 50 characters.</w:t>
                  </w:r>
                </w:p>
                <w:p w14:paraId="3ADD3998" w14:textId="77777777" w:rsidR="006D4A59" w:rsidRDefault="006D4A59">
                  <w:pPr>
                    <w:pStyle w:val="TableStyleWCS"/>
                    <w:spacing w:line="276" w:lineRule="auto"/>
                    <w:rPr>
                      <w:rFonts w:eastAsia="Times New Roman"/>
                      <w:lang w:eastAsia="en-US"/>
                    </w:rPr>
                  </w:pPr>
                </w:p>
              </w:tc>
              <w:tc>
                <w:tcPr>
                  <w:tcW w:w="4707"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53F76258" w14:textId="77777777" w:rsidR="006D4A59" w:rsidRDefault="006D4A59">
                  <w:pPr>
                    <w:pStyle w:val="TableStyleWCS"/>
                    <w:spacing w:line="276" w:lineRule="auto"/>
                    <w:rPr>
                      <w:rFonts w:eastAsia="Noto Sans Symbols" w:cs="Noto Sans Symbols"/>
                      <w:lang w:eastAsia="en-US"/>
                    </w:rPr>
                  </w:pPr>
                  <w:r>
                    <w:rPr>
                      <w:rFonts w:eastAsia="Noto Sans Symbols" w:cs="Noto Sans Symbols"/>
                      <w:lang w:eastAsia="en-US"/>
                    </w:rPr>
                    <w:t>System show error message “Length of Username must be 6-50 characters”.</w:t>
                  </w:r>
                </w:p>
              </w:tc>
            </w:tr>
            <w:tr w:rsidR="006D4A59" w14:paraId="6B3E988C" w14:textId="77777777">
              <w:trPr>
                <w:trHeight w:val="1081"/>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02DD07B9" w14:textId="77777777" w:rsidR="006D4A59" w:rsidRDefault="006D4A59">
                  <w:pPr>
                    <w:pStyle w:val="TableStyleWCS"/>
                    <w:spacing w:line="276" w:lineRule="auto"/>
                    <w:rPr>
                      <w:lang w:eastAsia="en-US"/>
                    </w:rPr>
                  </w:pPr>
                  <w:r>
                    <w:rPr>
                      <w:lang w:eastAsia="en-US"/>
                    </w:rPr>
                    <w:t>6</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747E0325" w14:textId="77777777" w:rsidR="006D4A59" w:rsidRDefault="006D4A59">
                  <w:pPr>
                    <w:pStyle w:val="TableStyleWCS"/>
                    <w:spacing w:line="276" w:lineRule="auto"/>
                    <w:rPr>
                      <w:rFonts w:eastAsia="Times New Roman"/>
                      <w:color w:val="000000"/>
                      <w:lang w:eastAsia="en-US"/>
                    </w:rPr>
                  </w:pPr>
                  <w:r>
                    <w:rPr>
                      <w:rFonts w:eastAsia="Times New Roman"/>
                      <w:color w:val="000000"/>
                      <w:lang w:eastAsia="en-US"/>
                    </w:rPr>
                    <w:t>Length of Password is under 8 characters</w:t>
                  </w:r>
                </w:p>
              </w:tc>
              <w:tc>
                <w:tcPr>
                  <w:tcW w:w="4707"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214B9277" w14:textId="77777777" w:rsidR="006D4A59" w:rsidRDefault="006D4A59">
                  <w:pPr>
                    <w:pStyle w:val="TableStyleWCS"/>
                    <w:spacing w:line="276" w:lineRule="auto"/>
                    <w:rPr>
                      <w:lang w:eastAsia="en-US"/>
                    </w:rPr>
                  </w:pPr>
                  <w:r>
                    <w:rPr>
                      <w:lang w:eastAsia="en-US"/>
                    </w:rPr>
                    <w:t>The system show error message “Length of Password must be 8 – 30 characters”.</w:t>
                  </w:r>
                </w:p>
              </w:tc>
            </w:tr>
            <w:tr w:rsidR="006D4A59" w14:paraId="09928641" w14:textId="77777777">
              <w:trPr>
                <w:trHeight w:val="1081"/>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5B6F3156" w14:textId="77777777" w:rsidR="006D4A59" w:rsidRDefault="006D4A59">
                  <w:pPr>
                    <w:pStyle w:val="TableStyleWCS"/>
                    <w:spacing w:line="276" w:lineRule="auto"/>
                    <w:rPr>
                      <w:lang w:eastAsia="en-US"/>
                    </w:rPr>
                  </w:pPr>
                  <w:r>
                    <w:rPr>
                      <w:lang w:eastAsia="en-US"/>
                    </w:rPr>
                    <w:t>7</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53C4A175" w14:textId="77777777" w:rsidR="006D4A59" w:rsidRDefault="006D4A59">
                  <w:pPr>
                    <w:pStyle w:val="TableStyleWCS"/>
                    <w:spacing w:line="276" w:lineRule="auto"/>
                    <w:rPr>
                      <w:rFonts w:eastAsia="Times New Roman"/>
                      <w:color w:val="000000"/>
                      <w:lang w:eastAsia="en-US"/>
                    </w:rPr>
                  </w:pPr>
                  <w:r>
                    <w:rPr>
                      <w:rFonts w:eastAsia="Times New Roman"/>
                      <w:color w:val="000000"/>
                      <w:lang w:eastAsia="en-US"/>
                    </w:rPr>
                    <w:t>Length of Password is over 30 characters</w:t>
                  </w:r>
                </w:p>
              </w:tc>
              <w:tc>
                <w:tcPr>
                  <w:tcW w:w="4707"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3972F0F4" w14:textId="77777777" w:rsidR="006D4A59" w:rsidRDefault="006D4A59">
                  <w:pPr>
                    <w:pStyle w:val="TableStyleWCS"/>
                    <w:spacing w:line="276" w:lineRule="auto"/>
                    <w:rPr>
                      <w:lang w:eastAsia="en-US"/>
                    </w:rPr>
                  </w:pPr>
                  <w:r>
                    <w:rPr>
                      <w:lang w:eastAsia="en-US"/>
                    </w:rPr>
                    <w:t xml:space="preserve">The system show error message “Length of </w:t>
                  </w:r>
                  <w:r>
                    <w:rPr>
                      <w:rFonts w:eastAsia="Times New Roman"/>
                      <w:color w:val="000000"/>
                      <w:lang w:eastAsia="en-US"/>
                    </w:rPr>
                    <w:t xml:space="preserve">Password </w:t>
                  </w:r>
                  <w:r>
                    <w:rPr>
                      <w:lang w:eastAsia="en-US"/>
                    </w:rPr>
                    <w:t>must be 8 – 30 characters”.</w:t>
                  </w:r>
                </w:p>
              </w:tc>
            </w:tr>
            <w:tr w:rsidR="006D4A59" w14:paraId="0468C4A4"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5351546" w14:textId="77777777" w:rsidR="006D4A59" w:rsidRDefault="006D4A59">
                  <w:pPr>
                    <w:pStyle w:val="TableStyleWCS"/>
                    <w:spacing w:line="276" w:lineRule="auto"/>
                    <w:rPr>
                      <w:lang w:eastAsia="en-US"/>
                    </w:rPr>
                  </w:pPr>
                  <w:r>
                    <w:rPr>
                      <w:lang w:eastAsia="en-US"/>
                    </w:rPr>
                    <w:t>8</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7DF7F7" w14:textId="77777777" w:rsidR="006D4A59" w:rsidRDefault="006D4A59">
                  <w:pPr>
                    <w:pStyle w:val="TableStyleWCS"/>
                    <w:spacing w:line="276" w:lineRule="auto"/>
                    <w:rPr>
                      <w:rFonts w:eastAsia="Times New Roman"/>
                      <w:color w:val="000000"/>
                      <w:lang w:eastAsia="en-US"/>
                    </w:rPr>
                  </w:pPr>
                  <w:r>
                    <w:rPr>
                      <w:rFonts w:eastAsia="Times New Roman"/>
                      <w:color w:val="000000"/>
                      <w:lang w:eastAsia="en-US"/>
                    </w:rPr>
                    <w:t>Password is included special character</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9EC142" w14:textId="77777777" w:rsidR="006D4A59" w:rsidRDefault="006D4A59">
                  <w:pPr>
                    <w:pStyle w:val="TableStyleWCS"/>
                    <w:spacing w:line="276" w:lineRule="auto"/>
                    <w:rPr>
                      <w:lang w:eastAsia="en-US"/>
                    </w:rPr>
                  </w:pPr>
                  <w:r>
                    <w:rPr>
                      <w:lang w:eastAsia="en-US"/>
                    </w:rPr>
                    <w:t>The system show error message “Password is included special characters”.</w:t>
                  </w:r>
                </w:p>
              </w:tc>
            </w:tr>
          </w:tbl>
          <w:p w14:paraId="424C7BE1" w14:textId="77777777" w:rsidR="006D4A59" w:rsidRDefault="006D4A59"/>
          <w:p w14:paraId="0B393857" w14:textId="77777777" w:rsidR="006D4A59" w:rsidRDefault="006D4A59">
            <w:r>
              <w:t>Relationships: N/A</w:t>
            </w:r>
          </w:p>
          <w:p w14:paraId="2D330DAA" w14:textId="77777777" w:rsidR="006D4A59" w:rsidRDefault="006D4A59">
            <w:r>
              <w:t>Business Rules:</w:t>
            </w:r>
          </w:p>
          <w:p w14:paraId="1AA0051B" w14:textId="77777777" w:rsidR="006D4A59" w:rsidRDefault="006D4A59">
            <w:pPr>
              <w:spacing w:after="200" w:line="276" w:lineRule="auto"/>
              <w:rPr>
                <w:sz w:val="22"/>
                <w:szCs w:val="22"/>
                <w:lang w:eastAsia="en-US"/>
              </w:rPr>
            </w:pPr>
            <w:r>
              <w:t xml:space="preserve">      Authenticated User must input all information.</w:t>
            </w:r>
          </w:p>
        </w:tc>
      </w:tr>
    </w:tbl>
    <w:p w14:paraId="28A1F2BB" w14:textId="38C1636D" w:rsidR="00797138" w:rsidRDefault="00DF7101" w:rsidP="00405A3A">
      <w:pPr>
        <w:pStyle w:val="Heading2"/>
      </w:pPr>
      <w:bookmarkStart w:id="29" w:name="_Toc77171484"/>
      <w:r>
        <w:lastRenderedPageBreak/>
        <w:t>&lt; Authenticated user</w:t>
      </w:r>
      <w:r w:rsidR="00AE5E39">
        <w:t xml:space="preserve"> </w:t>
      </w:r>
      <w:r>
        <w:t xml:space="preserve">&gt; </w:t>
      </w:r>
      <w:r w:rsidR="002D2F84">
        <w:t xml:space="preserve">Sign </w:t>
      </w:r>
      <w:r>
        <w:t>out</w:t>
      </w:r>
      <w:bookmarkEnd w:id="29"/>
    </w:p>
    <w:p w14:paraId="67E9B218" w14:textId="77777777" w:rsidR="00797138" w:rsidRDefault="00DF7101" w:rsidP="00803E41">
      <w:pPr>
        <w:jc w:val="center"/>
      </w:pPr>
      <w:r>
        <w:drawing>
          <wp:inline distT="0" distB="0" distL="0" distR="0" wp14:anchorId="68DAF6CC" wp14:editId="0EC94A18">
            <wp:extent cx="4130080" cy="2029558"/>
            <wp:effectExtent l="0" t="0" r="3810" b="889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4130080" cy="2029558"/>
                    </a:xfrm>
                    <a:prstGeom prst="rect">
                      <a:avLst/>
                    </a:prstGeom>
                    <a:ln/>
                  </pic:spPr>
                </pic:pic>
              </a:graphicData>
            </a:graphic>
          </wp:inline>
        </w:drawing>
      </w:r>
    </w:p>
    <w:p w14:paraId="0396DABF" w14:textId="0148DB0B" w:rsidR="00797138" w:rsidRDefault="009F7948" w:rsidP="00AE5E39">
      <w:pPr>
        <w:jc w:val="center"/>
      </w:pPr>
      <w:r>
        <w:lastRenderedPageBreak/>
        <w:t>Figure 3.</w:t>
      </w:r>
      <w:r w:rsidR="009A2333">
        <w:t>15</w:t>
      </w:r>
      <w:r w:rsidR="00DF7101">
        <w:t xml:space="preserve"> &lt;</w:t>
      </w:r>
      <w:r>
        <w:t xml:space="preserve"> </w:t>
      </w:r>
      <w:r w:rsidR="00DF7101">
        <w:t>Authenticated user</w:t>
      </w:r>
      <w:r>
        <w:t xml:space="preserve"> </w:t>
      </w:r>
      <w:r w:rsidR="00DF7101">
        <w:t xml:space="preserve">&gt; </w:t>
      </w:r>
      <w:r w:rsidR="006047DB">
        <w:t>Sign out</w:t>
      </w:r>
    </w:p>
    <w:p w14:paraId="49F402F0" w14:textId="77777777" w:rsidR="00503408" w:rsidRDefault="00503408" w:rsidP="00503408"/>
    <w:p w14:paraId="7F06D223" w14:textId="33164AC0" w:rsidR="00B818A3" w:rsidRDefault="00503408" w:rsidP="00B818A3">
      <w:r w:rsidRPr="00435690">
        <w:t>Use Case Specification</w:t>
      </w:r>
      <w:bookmarkStart w:id="30" w:name="_3rdcrjn" w:colFirst="0" w:colLast="0"/>
      <w:bookmarkStart w:id="31" w:name="_y0leq27ki5e7" w:colFirst="0" w:colLast="0"/>
      <w:bookmarkStart w:id="32" w:name="_w6qip9bscpls" w:colFirst="0" w:colLast="0"/>
      <w:bookmarkStart w:id="33" w:name="_Toc461102229"/>
      <w:bookmarkEnd w:id="30"/>
      <w:bookmarkEnd w:id="31"/>
      <w:bookmarkEnd w:id="32"/>
      <w:r w:rsidR="00B818A3" w:rsidRPr="00B818A3">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8" w:type="dxa"/>
          <w:left w:w="115" w:type="dxa"/>
          <w:bottom w:w="58" w:type="dxa"/>
          <w:right w:w="115" w:type="dxa"/>
        </w:tblCellMar>
        <w:tblLook w:val="01E0" w:firstRow="1" w:lastRow="1" w:firstColumn="1" w:lastColumn="1" w:noHBand="0" w:noVBand="0"/>
      </w:tblPr>
      <w:tblGrid>
        <w:gridCol w:w="2490"/>
        <w:gridCol w:w="2441"/>
        <w:gridCol w:w="1428"/>
        <w:gridCol w:w="743"/>
        <w:gridCol w:w="2088"/>
      </w:tblGrid>
      <w:tr w:rsidR="008376E0" w14:paraId="1974F09A" w14:textId="77777777" w:rsidTr="00B818A3">
        <w:tc>
          <w:tcPr>
            <w:tcW w:w="5000" w:type="pct"/>
            <w:gridSpan w:val="5"/>
            <w:tcBorders>
              <w:top w:val="single" w:sz="4" w:space="0" w:color="000000"/>
              <w:left w:val="single" w:sz="4" w:space="0" w:color="000000"/>
              <w:bottom w:val="single" w:sz="4" w:space="0" w:color="000000"/>
              <w:right w:val="single" w:sz="4" w:space="0" w:color="000000"/>
            </w:tcBorders>
            <w:shd w:val="clear" w:color="auto" w:fill="F3F3F3"/>
          </w:tcPr>
          <w:p w14:paraId="43B88938" w14:textId="3877B361" w:rsidR="008376E0" w:rsidRDefault="008376E0">
            <w:pPr>
              <w:spacing w:after="200" w:line="276" w:lineRule="auto"/>
              <w:rPr>
                <w:sz w:val="22"/>
                <w:szCs w:val="22"/>
                <w:lang w:eastAsia="en-US"/>
              </w:rPr>
            </w:pPr>
            <w:r>
              <w:t>USE CASE – sSs_UC_13</w:t>
            </w:r>
          </w:p>
        </w:tc>
      </w:tr>
      <w:tr w:rsidR="008376E0" w14:paraId="52E79AB8" w14:textId="77777777" w:rsidTr="008376E0">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363F13D2" w14:textId="77777777" w:rsidR="008376E0" w:rsidRDefault="008376E0">
            <w:pPr>
              <w:spacing w:after="200" w:line="276" w:lineRule="auto"/>
              <w:rPr>
                <w:sz w:val="22"/>
                <w:szCs w:val="22"/>
                <w:lang w:eastAsia="en-US"/>
              </w:rPr>
            </w:pPr>
            <w:r>
              <w:t>Use-case No.</w:t>
            </w:r>
          </w:p>
        </w:tc>
        <w:tc>
          <w:tcPr>
            <w:tcW w:w="1328" w:type="pct"/>
            <w:tcBorders>
              <w:top w:val="single" w:sz="4" w:space="0" w:color="000000"/>
              <w:left w:val="single" w:sz="4" w:space="0" w:color="000000"/>
              <w:bottom w:val="single" w:sz="4" w:space="0" w:color="000000"/>
              <w:right w:val="single" w:sz="4" w:space="0" w:color="000000"/>
            </w:tcBorders>
            <w:hideMark/>
          </w:tcPr>
          <w:p w14:paraId="2CE82AE5" w14:textId="18B6C622" w:rsidR="008376E0" w:rsidRDefault="008376E0">
            <w:pPr>
              <w:spacing w:after="200" w:line="276" w:lineRule="auto"/>
              <w:rPr>
                <w:sz w:val="22"/>
                <w:szCs w:val="22"/>
                <w:lang w:eastAsia="en-US"/>
              </w:rPr>
            </w:pPr>
            <w:r>
              <w:t>&lt;UC013&gt;</w:t>
            </w:r>
          </w:p>
        </w:tc>
        <w:tc>
          <w:tcPr>
            <w:tcW w:w="1181" w:type="pct"/>
            <w:gridSpan w:val="2"/>
            <w:tcBorders>
              <w:top w:val="single" w:sz="4" w:space="0" w:color="000000"/>
              <w:left w:val="single" w:sz="4" w:space="0" w:color="000000"/>
              <w:bottom w:val="single" w:sz="4" w:space="0" w:color="000000"/>
              <w:right w:val="single" w:sz="4" w:space="0" w:color="000000"/>
            </w:tcBorders>
            <w:shd w:val="clear" w:color="auto" w:fill="F3F3F3"/>
            <w:hideMark/>
          </w:tcPr>
          <w:p w14:paraId="61C2513B" w14:textId="77777777" w:rsidR="008376E0" w:rsidRDefault="008376E0">
            <w:pPr>
              <w:spacing w:after="200" w:line="276" w:lineRule="auto"/>
              <w:rPr>
                <w:sz w:val="22"/>
                <w:szCs w:val="22"/>
                <w:lang w:eastAsia="en-US"/>
              </w:rPr>
            </w:pPr>
            <w:r>
              <w:t>Use-case Version</w:t>
            </w:r>
          </w:p>
        </w:tc>
        <w:tc>
          <w:tcPr>
            <w:tcW w:w="1136" w:type="pct"/>
            <w:tcBorders>
              <w:top w:val="single" w:sz="4" w:space="0" w:color="000000"/>
              <w:left w:val="single" w:sz="4" w:space="0" w:color="000000"/>
              <w:bottom w:val="single" w:sz="4" w:space="0" w:color="000000"/>
              <w:right w:val="single" w:sz="4" w:space="0" w:color="000000"/>
            </w:tcBorders>
            <w:hideMark/>
          </w:tcPr>
          <w:p w14:paraId="76B32D8E" w14:textId="77777777" w:rsidR="008376E0" w:rsidRDefault="008376E0">
            <w:pPr>
              <w:spacing w:after="200" w:line="276" w:lineRule="auto"/>
              <w:rPr>
                <w:sz w:val="22"/>
                <w:szCs w:val="22"/>
                <w:lang w:eastAsia="en-US"/>
              </w:rPr>
            </w:pPr>
            <w:r>
              <w:t>1.0</w:t>
            </w:r>
          </w:p>
        </w:tc>
      </w:tr>
      <w:tr w:rsidR="008376E0" w14:paraId="3A36A2E7" w14:textId="77777777" w:rsidTr="008376E0">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1A2761AF" w14:textId="77777777" w:rsidR="008376E0" w:rsidRDefault="008376E0">
            <w:pPr>
              <w:spacing w:after="200" w:line="276" w:lineRule="auto"/>
              <w:rPr>
                <w:sz w:val="22"/>
                <w:szCs w:val="22"/>
                <w:lang w:eastAsia="en-US"/>
              </w:rPr>
            </w:pPr>
            <w:r>
              <w:t>Use-case Name</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73DB2C12" w14:textId="77777777" w:rsidR="008376E0" w:rsidRDefault="008376E0">
            <w:pPr>
              <w:spacing w:after="200" w:line="276" w:lineRule="auto"/>
              <w:rPr>
                <w:sz w:val="22"/>
                <w:szCs w:val="22"/>
                <w:lang w:eastAsia="en-US"/>
              </w:rPr>
            </w:pPr>
            <w:r>
              <w:t>Sign out</w:t>
            </w:r>
          </w:p>
        </w:tc>
      </w:tr>
      <w:tr w:rsidR="008376E0" w14:paraId="0589FF2B" w14:textId="77777777" w:rsidTr="008376E0">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5D145534" w14:textId="77777777" w:rsidR="008376E0" w:rsidRDefault="008376E0">
            <w:pPr>
              <w:spacing w:after="200" w:line="276" w:lineRule="auto"/>
              <w:rPr>
                <w:sz w:val="22"/>
                <w:szCs w:val="22"/>
                <w:lang w:eastAsia="en-US"/>
              </w:rPr>
            </w:pPr>
            <w:r>
              <w:t xml:space="preserve">Author </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70158B32" w14:textId="77777777" w:rsidR="008376E0" w:rsidRDefault="008376E0">
            <w:pPr>
              <w:spacing w:after="200" w:line="276" w:lineRule="auto"/>
              <w:rPr>
                <w:sz w:val="22"/>
                <w:szCs w:val="22"/>
                <w:lang w:eastAsia="en-US"/>
              </w:rPr>
            </w:pPr>
            <w:r>
              <w:t>Nguyen Le Anh Long</w:t>
            </w:r>
          </w:p>
        </w:tc>
      </w:tr>
      <w:tr w:rsidR="008376E0" w14:paraId="3847AA27" w14:textId="77777777" w:rsidTr="008376E0">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1A0ECDCB" w14:textId="77777777" w:rsidR="008376E0" w:rsidRDefault="008376E0">
            <w:pPr>
              <w:spacing w:after="200" w:line="276" w:lineRule="auto"/>
              <w:rPr>
                <w:sz w:val="22"/>
                <w:szCs w:val="22"/>
                <w:lang w:eastAsia="en-US"/>
              </w:rPr>
            </w:pPr>
            <w:r>
              <w:t>Date</w:t>
            </w:r>
          </w:p>
        </w:tc>
        <w:tc>
          <w:tcPr>
            <w:tcW w:w="1328" w:type="pct"/>
            <w:tcBorders>
              <w:top w:val="single" w:sz="4" w:space="0" w:color="000000"/>
              <w:left w:val="single" w:sz="4" w:space="0" w:color="000000"/>
              <w:bottom w:val="single" w:sz="4" w:space="0" w:color="000000"/>
              <w:right w:val="single" w:sz="4" w:space="0" w:color="000000"/>
            </w:tcBorders>
            <w:hideMark/>
          </w:tcPr>
          <w:p w14:paraId="44F9AEED" w14:textId="77777777" w:rsidR="008376E0" w:rsidRDefault="008376E0">
            <w:pPr>
              <w:spacing w:after="200" w:line="276" w:lineRule="auto"/>
              <w:rPr>
                <w:sz w:val="22"/>
                <w:szCs w:val="22"/>
                <w:lang w:eastAsia="en-US"/>
              </w:rPr>
            </w:pPr>
            <w:r>
              <w:t>7/03/2021</w:t>
            </w:r>
          </w:p>
        </w:tc>
        <w:tc>
          <w:tcPr>
            <w:tcW w:w="777" w:type="pct"/>
            <w:tcBorders>
              <w:top w:val="single" w:sz="4" w:space="0" w:color="000000"/>
              <w:left w:val="single" w:sz="4" w:space="0" w:color="000000"/>
              <w:bottom w:val="single" w:sz="4" w:space="0" w:color="000000"/>
              <w:right w:val="single" w:sz="4" w:space="0" w:color="000000"/>
            </w:tcBorders>
            <w:shd w:val="clear" w:color="auto" w:fill="F3F3F3"/>
            <w:hideMark/>
          </w:tcPr>
          <w:p w14:paraId="39B88D32" w14:textId="77777777" w:rsidR="008376E0" w:rsidRDefault="008376E0">
            <w:pPr>
              <w:spacing w:after="200" w:line="276" w:lineRule="auto"/>
              <w:rPr>
                <w:sz w:val="22"/>
                <w:szCs w:val="22"/>
                <w:lang w:eastAsia="en-US"/>
              </w:rPr>
            </w:pPr>
            <w:r>
              <w:t>Priority</w:t>
            </w:r>
          </w:p>
        </w:tc>
        <w:tc>
          <w:tcPr>
            <w:tcW w:w="1540" w:type="pct"/>
            <w:gridSpan w:val="2"/>
            <w:tcBorders>
              <w:top w:val="single" w:sz="4" w:space="0" w:color="000000"/>
              <w:left w:val="single" w:sz="4" w:space="0" w:color="000000"/>
              <w:bottom w:val="single" w:sz="4" w:space="0" w:color="000000"/>
              <w:right w:val="single" w:sz="4" w:space="0" w:color="000000"/>
            </w:tcBorders>
            <w:hideMark/>
          </w:tcPr>
          <w:p w14:paraId="780D7B7F" w14:textId="77777777" w:rsidR="008376E0" w:rsidRDefault="008376E0">
            <w:pPr>
              <w:spacing w:after="200" w:line="276" w:lineRule="auto"/>
              <w:rPr>
                <w:sz w:val="22"/>
                <w:szCs w:val="22"/>
                <w:lang w:eastAsia="en-US"/>
              </w:rPr>
            </w:pPr>
            <w:r>
              <w:t>Normal</w:t>
            </w:r>
          </w:p>
        </w:tc>
      </w:tr>
      <w:tr w:rsidR="008376E0" w14:paraId="5C2C85CF" w14:textId="77777777" w:rsidTr="00B818A3">
        <w:tc>
          <w:tcPr>
            <w:tcW w:w="5000" w:type="pct"/>
            <w:gridSpan w:val="5"/>
            <w:tcBorders>
              <w:top w:val="single" w:sz="4" w:space="0" w:color="000000"/>
              <w:left w:val="single" w:sz="4" w:space="0" w:color="000000"/>
              <w:bottom w:val="single" w:sz="4" w:space="0" w:color="000000"/>
              <w:right w:val="single" w:sz="4" w:space="0" w:color="000000"/>
            </w:tcBorders>
            <w:shd w:val="clear" w:color="auto" w:fill="FFFFFF"/>
          </w:tcPr>
          <w:p w14:paraId="30576D1D" w14:textId="77777777" w:rsidR="008376E0" w:rsidRDefault="008376E0">
            <w:r>
              <w:t>Actor:</w:t>
            </w:r>
          </w:p>
          <w:p w14:paraId="2501CE4C" w14:textId="77777777" w:rsidR="008376E0" w:rsidRDefault="008376E0">
            <w:r>
              <w:t xml:space="preserve">         Authenticated User </w:t>
            </w:r>
          </w:p>
          <w:p w14:paraId="51540E81" w14:textId="77777777" w:rsidR="008376E0" w:rsidRDefault="008376E0">
            <w:r>
              <w:t>Summary:</w:t>
            </w:r>
          </w:p>
          <w:p w14:paraId="20BD3CFD" w14:textId="77777777" w:rsidR="008376E0" w:rsidRDefault="008376E0">
            <w:r>
              <w:t xml:space="preserve">         This use case allows Authenticated User to Sign out.</w:t>
            </w:r>
          </w:p>
          <w:p w14:paraId="16D96C63" w14:textId="77777777" w:rsidR="008376E0" w:rsidRDefault="008376E0">
            <w:r>
              <w:t>Goal:</w:t>
            </w:r>
          </w:p>
          <w:p w14:paraId="2E1FC777" w14:textId="77777777" w:rsidR="008376E0" w:rsidRDefault="008376E0">
            <w:r>
              <w:tab/>
              <w:t xml:space="preserve"> Authenticated User can sign out in the system.</w:t>
            </w:r>
          </w:p>
          <w:p w14:paraId="1433EE3C" w14:textId="77777777" w:rsidR="008376E0" w:rsidRDefault="008376E0">
            <w:r>
              <w:t>Triggers</w:t>
            </w:r>
          </w:p>
          <w:p w14:paraId="27472AA5" w14:textId="77777777" w:rsidR="008376E0" w:rsidRDefault="008376E0">
            <w:r>
              <w:t xml:space="preserve">         Authenticated User click on button “Log out”.</w:t>
            </w:r>
            <w:r>
              <w:tab/>
            </w:r>
          </w:p>
          <w:p w14:paraId="703BD447" w14:textId="77777777" w:rsidR="008376E0" w:rsidRDefault="008376E0">
            <w:r>
              <w:t>Preconditions:</w:t>
            </w:r>
          </w:p>
          <w:p w14:paraId="424BADEA" w14:textId="77777777" w:rsidR="008376E0" w:rsidRDefault="008376E0">
            <w:r>
              <w:t xml:space="preserve">         Authenticated Users  stay on the screen.</w:t>
            </w:r>
          </w:p>
          <w:p w14:paraId="6C5BC93D" w14:textId="77777777" w:rsidR="008376E0" w:rsidRDefault="008376E0">
            <w:r>
              <w:t>Post Conditions:</w:t>
            </w:r>
          </w:p>
          <w:p w14:paraId="18442432" w14:textId="77777777" w:rsidR="008376E0" w:rsidRDefault="008376E0">
            <w:r>
              <w:t xml:space="preserve">         Success: Authenticated Users sign out  successfully.</w:t>
            </w:r>
          </w:p>
          <w:p w14:paraId="092D4F89" w14:textId="77777777" w:rsidR="008376E0" w:rsidRDefault="008376E0">
            <w:r>
              <w:t xml:space="preserve">         Fail: Show error messages.</w:t>
            </w:r>
          </w:p>
          <w:p w14:paraId="2A50E52E" w14:textId="77777777" w:rsidR="008376E0" w:rsidRDefault="008376E0"/>
          <w:p w14:paraId="7C74E834" w14:textId="77777777" w:rsidR="008376E0" w:rsidRDefault="008376E0"/>
          <w:p w14:paraId="2BFD1292" w14:textId="77777777" w:rsidR="008376E0" w:rsidRDefault="008376E0">
            <w:r>
              <w:t>Main Success Scenario:</w:t>
            </w:r>
          </w:p>
          <w:p w14:paraId="26BE324C" w14:textId="77777777" w:rsidR="008376E0" w:rsidRDefault="008376E0">
            <w:r>
              <w:t xml:space="preserve">         </w:t>
            </w:r>
          </w:p>
          <w:tbl>
            <w:tblPr>
              <w:tblW w:w="8555" w:type="dxa"/>
              <w:tblLook w:val="0400" w:firstRow="0" w:lastRow="0" w:firstColumn="0" w:lastColumn="0" w:noHBand="0" w:noVBand="1"/>
            </w:tblPr>
            <w:tblGrid>
              <w:gridCol w:w="949"/>
              <w:gridCol w:w="2773"/>
              <w:gridCol w:w="4833"/>
            </w:tblGrid>
            <w:tr w:rsidR="008376E0" w14:paraId="08306DE2"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699C5D7B" w14:textId="77777777" w:rsidR="008376E0" w:rsidRDefault="008376E0">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2EBB29A7" w14:textId="77777777" w:rsidR="008376E0" w:rsidRDefault="008376E0">
                  <w:pPr>
                    <w:pStyle w:val="TableStyleWCS"/>
                    <w:spacing w:line="276" w:lineRule="auto"/>
                    <w:rPr>
                      <w:rFonts w:eastAsia="Times New Roman"/>
                      <w:lang w:eastAsia="en-US"/>
                    </w:rPr>
                  </w:pPr>
                  <w:r>
                    <w:rPr>
                      <w:lang w:eastAsia="en-US"/>
                    </w:rPr>
                    <w:t>Actor Action</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5D39A9B5" w14:textId="77777777" w:rsidR="008376E0" w:rsidRDefault="008376E0">
                  <w:pPr>
                    <w:pStyle w:val="TableStyleWCS"/>
                    <w:spacing w:line="276" w:lineRule="auto"/>
                    <w:rPr>
                      <w:rFonts w:eastAsia="Times New Roman"/>
                      <w:lang w:eastAsia="en-US"/>
                    </w:rPr>
                  </w:pPr>
                  <w:r>
                    <w:rPr>
                      <w:lang w:eastAsia="en-US"/>
                    </w:rPr>
                    <w:t>System Response</w:t>
                  </w:r>
                </w:p>
              </w:tc>
            </w:tr>
            <w:tr w:rsidR="008376E0" w14:paraId="0C6878A4"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F42482" w14:textId="77777777" w:rsidR="008376E0" w:rsidRDefault="008376E0">
                  <w:pPr>
                    <w:pStyle w:val="TableStyleWCS"/>
                    <w:spacing w:line="276" w:lineRule="auto"/>
                    <w:rPr>
                      <w:rFonts w:eastAsia="Times New Roman"/>
                      <w:lang w:eastAsia="en-US"/>
                    </w:rPr>
                  </w:pPr>
                  <w:r>
                    <w:rPr>
                      <w:lang w:eastAsia="en-US"/>
                    </w:rPr>
                    <w:lastRenderedPageBreak/>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296BE9" w14:textId="77777777" w:rsidR="008376E0" w:rsidRDefault="008376E0">
                  <w:pPr>
                    <w:pStyle w:val="TableStyleWCS"/>
                    <w:spacing w:line="276" w:lineRule="auto"/>
                    <w:rPr>
                      <w:lang w:eastAsia="en-US"/>
                    </w:rPr>
                  </w:pPr>
                  <w:r>
                    <w:rPr>
                      <w:lang w:eastAsia="en-US"/>
                    </w:rPr>
                    <w:t>Authenticated User stay</w:t>
                  </w:r>
                </w:p>
                <w:p w14:paraId="011DBDF0" w14:textId="77777777" w:rsidR="008376E0" w:rsidRDefault="008376E0">
                  <w:pPr>
                    <w:pStyle w:val="TableStyleWCS"/>
                    <w:spacing w:line="276" w:lineRule="auto"/>
                    <w:rPr>
                      <w:rFonts w:eastAsia="Times New Roman"/>
                      <w:lang w:eastAsia="en-US"/>
                    </w:rPr>
                  </w:pPr>
                  <w:r>
                    <w:rPr>
                      <w:lang w:eastAsia="en-US"/>
                    </w:rPr>
                    <w:t>on the screen.</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0C5010" w14:textId="77777777" w:rsidR="008376E0" w:rsidRDefault="008376E0">
                  <w:pPr>
                    <w:tabs>
                      <w:tab w:val="left" w:pos="960"/>
                    </w:tabs>
                    <w:spacing w:after="0" w:line="256" w:lineRule="auto"/>
                    <w:ind w:left="720"/>
                    <w:contextualSpacing/>
                    <w:rPr>
                      <w:rFonts w:eastAsia="Noto Sans Symbols" w:cs="Noto Sans Symbols"/>
                      <w:sz w:val="22"/>
                      <w:szCs w:val="22"/>
                      <w:lang w:eastAsia="en-US"/>
                    </w:rPr>
                  </w:pPr>
                </w:p>
              </w:tc>
            </w:tr>
            <w:tr w:rsidR="008376E0" w14:paraId="2E30DB43"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E8F024" w14:textId="77777777" w:rsidR="008376E0" w:rsidRDefault="008376E0">
                  <w:pPr>
                    <w:pStyle w:val="TableStyleWCS"/>
                    <w:spacing w:line="276" w:lineRule="auto"/>
                    <w:rPr>
                      <w:rFonts w:eastAsia="Times New Roman"/>
                      <w:lang w:eastAsia="en-US"/>
                    </w:rPr>
                  </w:pPr>
                  <w:r>
                    <w:rPr>
                      <w:lang w:eastAsia="en-US"/>
                    </w:rPr>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515045" w14:textId="77777777" w:rsidR="008376E0" w:rsidRDefault="008376E0">
                  <w:pPr>
                    <w:pStyle w:val="TableStyleWCS"/>
                    <w:spacing w:line="276" w:lineRule="auto"/>
                    <w:rPr>
                      <w:lang w:eastAsia="en-US"/>
                    </w:rPr>
                  </w:pPr>
                  <w:r>
                    <w:rPr>
                      <w:lang w:eastAsia="en-US"/>
                    </w:rPr>
                    <w:t>Authenticated User click on button “Log out”.</w:t>
                  </w:r>
                </w:p>
                <w:p w14:paraId="6F8153EF" w14:textId="77777777" w:rsidR="008376E0" w:rsidRDefault="008376E0">
                  <w:pPr>
                    <w:pStyle w:val="TableStyleWCS"/>
                    <w:spacing w:line="276" w:lineRule="auto"/>
                    <w:rPr>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F7DF51B" w14:textId="77777777" w:rsidR="008376E0" w:rsidRDefault="008376E0">
                  <w:pPr>
                    <w:pStyle w:val="TableStyleWCS"/>
                    <w:spacing w:line="276" w:lineRule="auto"/>
                    <w:rPr>
                      <w:lang w:eastAsia="en-US"/>
                    </w:rPr>
                  </w:pPr>
                  <w:r>
                    <w:rPr>
                      <w:lang w:eastAsia="en-US"/>
                    </w:rPr>
                    <w:t xml:space="preserve">The system sign out  successfully.  </w:t>
                  </w:r>
                </w:p>
              </w:tc>
            </w:tr>
          </w:tbl>
          <w:p w14:paraId="235853A3" w14:textId="77777777" w:rsidR="008376E0" w:rsidRDefault="008376E0"/>
          <w:p w14:paraId="0E8D53D5" w14:textId="77777777" w:rsidR="008376E0" w:rsidRDefault="008376E0">
            <w:r>
              <w:t>Exceptions:</w:t>
            </w:r>
          </w:p>
          <w:tbl>
            <w:tblPr>
              <w:tblW w:w="8429" w:type="dxa"/>
              <w:tblLook w:val="0400" w:firstRow="0" w:lastRow="0" w:firstColumn="0" w:lastColumn="0" w:noHBand="0" w:noVBand="1"/>
            </w:tblPr>
            <w:tblGrid>
              <w:gridCol w:w="949"/>
              <w:gridCol w:w="2773"/>
              <w:gridCol w:w="4707"/>
            </w:tblGrid>
            <w:tr w:rsidR="008376E0" w14:paraId="71EC56FA"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5ED5CE05" w14:textId="77777777" w:rsidR="008376E0" w:rsidRDefault="008376E0">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4B4D8622" w14:textId="77777777" w:rsidR="008376E0" w:rsidRDefault="008376E0">
                  <w:pPr>
                    <w:pStyle w:val="TableStyleWCS"/>
                    <w:spacing w:line="276" w:lineRule="auto"/>
                    <w:rPr>
                      <w:rFonts w:eastAsia="Times New Roman"/>
                      <w:lang w:eastAsia="en-US"/>
                    </w:rPr>
                  </w:pPr>
                  <w:r>
                    <w:rPr>
                      <w:lang w:eastAsia="en-US"/>
                    </w:rPr>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781FAAE7" w14:textId="77777777" w:rsidR="008376E0" w:rsidRDefault="008376E0">
                  <w:pPr>
                    <w:pStyle w:val="TableStyleWCS"/>
                    <w:spacing w:line="276" w:lineRule="auto"/>
                    <w:rPr>
                      <w:rFonts w:eastAsia="Times New Roman"/>
                      <w:lang w:eastAsia="en-US"/>
                    </w:rPr>
                  </w:pPr>
                  <w:r>
                    <w:rPr>
                      <w:lang w:eastAsia="en-US"/>
                    </w:rPr>
                    <w:t>System Response</w:t>
                  </w:r>
                </w:p>
              </w:tc>
            </w:tr>
            <w:tr w:rsidR="008376E0" w14:paraId="01475816"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D1A6CA" w14:textId="77777777" w:rsidR="008376E0" w:rsidRDefault="008376E0">
                  <w:pPr>
                    <w:pStyle w:val="TableStyleWCS"/>
                    <w:spacing w:line="276" w:lineRule="auto"/>
                    <w:rPr>
                      <w:rFonts w:eastAsia="Times New Roman"/>
                      <w:lang w:eastAsia="en-US"/>
                    </w:rPr>
                  </w:pP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F85180" w14:textId="77777777" w:rsidR="008376E0" w:rsidRDefault="008376E0">
                  <w:pPr>
                    <w:pStyle w:val="TableStyleWCS"/>
                    <w:spacing w:line="276" w:lineRule="auto"/>
                    <w:rPr>
                      <w:rFonts w:eastAsia="Times New Roman"/>
                      <w:lang w:eastAsia="en-US"/>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5B653B" w14:textId="77777777" w:rsidR="008376E0" w:rsidRDefault="008376E0">
                  <w:pPr>
                    <w:pStyle w:val="TableStyleWCS"/>
                    <w:spacing w:line="276" w:lineRule="auto"/>
                    <w:rPr>
                      <w:rFonts w:eastAsia="Noto Sans Symbols" w:cs="Noto Sans Symbols"/>
                      <w:lang w:eastAsia="en-US"/>
                    </w:rPr>
                  </w:pPr>
                </w:p>
              </w:tc>
            </w:tr>
          </w:tbl>
          <w:p w14:paraId="290AFAB1" w14:textId="77777777" w:rsidR="008376E0" w:rsidRDefault="008376E0"/>
          <w:p w14:paraId="254022B5" w14:textId="77777777" w:rsidR="008376E0" w:rsidRDefault="008376E0">
            <w:r>
              <w:t>Relationships: N/A</w:t>
            </w:r>
          </w:p>
          <w:p w14:paraId="288046E5" w14:textId="77777777" w:rsidR="008376E0" w:rsidRDefault="008376E0">
            <w:pPr>
              <w:spacing w:after="200" w:line="276" w:lineRule="auto"/>
              <w:rPr>
                <w:sz w:val="22"/>
                <w:szCs w:val="22"/>
                <w:lang w:eastAsia="en-US"/>
              </w:rPr>
            </w:pPr>
            <w:r>
              <w:t>Business Rules:</w:t>
            </w:r>
          </w:p>
        </w:tc>
      </w:tr>
    </w:tbl>
    <w:p w14:paraId="5C152016" w14:textId="0B84A2FC" w:rsidR="0052259B" w:rsidRDefault="0052259B" w:rsidP="00405A3A">
      <w:pPr>
        <w:pStyle w:val="Heading2"/>
      </w:pPr>
      <w:bookmarkStart w:id="34" w:name="_Toc77171485"/>
      <w:r>
        <w:lastRenderedPageBreak/>
        <w:t xml:space="preserve">&lt; </w:t>
      </w:r>
      <w:r w:rsidR="00E07248">
        <w:t>Deliveryman</w:t>
      </w:r>
      <w:r>
        <w:t xml:space="preserve"> &gt;</w:t>
      </w:r>
      <w:bookmarkEnd w:id="33"/>
      <w:r>
        <w:t xml:space="preserve"> Overview Use Case</w:t>
      </w:r>
      <w:bookmarkEnd w:id="34"/>
    </w:p>
    <w:p w14:paraId="317CC409" w14:textId="77777777" w:rsidR="0052259B" w:rsidRPr="003A09D5" w:rsidRDefault="0052259B" w:rsidP="0052259B">
      <w:r>
        <w:drawing>
          <wp:inline distT="0" distB="0" distL="0" distR="0" wp14:anchorId="305BBCA9" wp14:editId="4A615C76">
            <wp:extent cx="5715000" cy="111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15000" cy="1111250"/>
                    </a:xfrm>
                    <a:prstGeom prst="rect">
                      <a:avLst/>
                    </a:prstGeom>
                  </pic:spPr>
                </pic:pic>
              </a:graphicData>
            </a:graphic>
          </wp:inline>
        </w:drawing>
      </w:r>
    </w:p>
    <w:p w14:paraId="1A795128" w14:textId="4F5F9E20" w:rsidR="0052259B" w:rsidRDefault="0052259B" w:rsidP="005A580D">
      <w:pPr>
        <w:jc w:val="center"/>
      </w:pPr>
      <w:r>
        <w:t>Figure 3</w:t>
      </w:r>
      <w:r w:rsidR="005C75A7">
        <w:t>.</w:t>
      </w:r>
      <w:r w:rsidR="00B271FF">
        <w:t>16</w:t>
      </w:r>
      <w:r>
        <w:t xml:space="preserve"> &lt; </w:t>
      </w:r>
      <w:r w:rsidR="00E07248">
        <w:t>Deliveryman</w:t>
      </w:r>
      <w:r>
        <w:t xml:space="preserve"> &gt; Overview </w:t>
      </w:r>
      <w:r w:rsidR="00C00CA2">
        <w:t>u</w:t>
      </w:r>
      <w:r>
        <w:t xml:space="preserve">se </w:t>
      </w:r>
      <w:r w:rsidR="00C00CA2">
        <w:t>c</w:t>
      </w:r>
      <w:r>
        <w:t>ase</w:t>
      </w:r>
    </w:p>
    <w:p w14:paraId="3B2B34BD" w14:textId="5D148B00" w:rsidR="0052259B" w:rsidRPr="00355794" w:rsidRDefault="0052259B" w:rsidP="00405A3A">
      <w:pPr>
        <w:pStyle w:val="Heading2"/>
      </w:pPr>
      <w:bookmarkStart w:id="35" w:name="_Toc77171486"/>
      <w:r>
        <w:lastRenderedPageBreak/>
        <w:t xml:space="preserve">&lt; </w:t>
      </w:r>
      <w:r w:rsidR="00E07248">
        <w:t>Deliveryman</w:t>
      </w:r>
      <w:r>
        <w:t xml:space="preserve"> &gt; View list order</w:t>
      </w:r>
      <w:bookmarkEnd w:id="35"/>
    </w:p>
    <w:p w14:paraId="0392FBE6" w14:textId="77777777" w:rsidR="0052259B" w:rsidRPr="003A09D5" w:rsidRDefault="0052259B" w:rsidP="00803E41">
      <w:pPr>
        <w:jc w:val="center"/>
      </w:pPr>
      <w:r>
        <w:drawing>
          <wp:inline distT="0" distB="0" distL="0" distR="0" wp14:anchorId="1424F622" wp14:editId="690332F7">
            <wp:extent cx="4008120" cy="1729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08120" cy="1729740"/>
                    </a:xfrm>
                    <a:prstGeom prst="rect">
                      <a:avLst/>
                    </a:prstGeom>
                  </pic:spPr>
                </pic:pic>
              </a:graphicData>
            </a:graphic>
          </wp:inline>
        </w:drawing>
      </w:r>
    </w:p>
    <w:p w14:paraId="38D653BD" w14:textId="4F829719" w:rsidR="0052259B" w:rsidRDefault="0052259B" w:rsidP="005A580D">
      <w:pPr>
        <w:jc w:val="center"/>
      </w:pPr>
      <w:r>
        <w:t>Figure 3</w:t>
      </w:r>
      <w:r w:rsidR="005C75A7">
        <w:t>.</w:t>
      </w:r>
      <w:r w:rsidR="00B271FF">
        <w:t>17</w:t>
      </w:r>
      <w:r>
        <w:t xml:space="preserve"> &lt; </w:t>
      </w:r>
      <w:r w:rsidR="00E07248">
        <w:t>Deliveryman</w:t>
      </w:r>
      <w:r>
        <w:t xml:space="preserve"> &gt; View list order</w:t>
      </w:r>
    </w:p>
    <w:p w14:paraId="11574172" w14:textId="77777777" w:rsidR="0052259B" w:rsidRPr="0016093D" w:rsidRDefault="0052259B" w:rsidP="0052259B"/>
    <w:p w14:paraId="5B766657" w14:textId="77777777" w:rsidR="0052259B" w:rsidRPr="00435690" w:rsidRDefault="0052259B" w:rsidP="0052259B">
      <w:r w:rsidRPr="00435690">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92"/>
        <w:gridCol w:w="2442"/>
        <w:gridCol w:w="1429"/>
        <w:gridCol w:w="732"/>
        <w:gridCol w:w="2095"/>
      </w:tblGrid>
      <w:tr w:rsidR="0052259B" w:rsidRPr="00305956" w14:paraId="2541460E" w14:textId="77777777" w:rsidTr="001A3A6F">
        <w:tc>
          <w:tcPr>
            <w:tcW w:w="5000" w:type="pct"/>
            <w:gridSpan w:val="5"/>
            <w:shd w:val="clear" w:color="auto" w:fill="F3F3F3"/>
          </w:tcPr>
          <w:p w14:paraId="5DCD3A45" w14:textId="78E2DA53" w:rsidR="0052259B" w:rsidRPr="00305956" w:rsidRDefault="00B512F4" w:rsidP="00B512F4">
            <w:pPr>
              <w:tabs>
                <w:tab w:val="left" w:pos="3814"/>
              </w:tabs>
            </w:pPr>
            <w:r>
              <w:t>USE CASE – sSs_UC_14</w:t>
            </w:r>
          </w:p>
        </w:tc>
      </w:tr>
      <w:tr w:rsidR="0052259B" w:rsidRPr="00305956" w14:paraId="0A603FDC" w14:textId="77777777" w:rsidTr="001A3A6F">
        <w:tc>
          <w:tcPr>
            <w:tcW w:w="1391" w:type="pct"/>
            <w:shd w:val="clear" w:color="auto" w:fill="F3F3F3"/>
          </w:tcPr>
          <w:p w14:paraId="54294A85" w14:textId="77777777" w:rsidR="0052259B" w:rsidRPr="00305956" w:rsidRDefault="0052259B" w:rsidP="001A3A6F">
            <w:r w:rsidRPr="00305956">
              <w:t>Use-case No.</w:t>
            </w:r>
          </w:p>
        </w:tc>
        <w:tc>
          <w:tcPr>
            <w:tcW w:w="1364" w:type="pct"/>
          </w:tcPr>
          <w:p w14:paraId="4F1CBC70" w14:textId="7111BBEC" w:rsidR="0052259B" w:rsidRPr="00305956" w:rsidRDefault="00B512F4" w:rsidP="001A3A6F">
            <w:r>
              <w:t>&lt;UC014</w:t>
            </w:r>
            <w:r w:rsidR="0052259B" w:rsidRPr="00305956">
              <w:t>&gt;</w:t>
            </w:r>
          </w:p>
        </w:tc>
        <w:tc>
          <w:tcPr>
            <w:tcW w:w="1059" w:type="pct"/>
            <w:gridSpan w:val="2"/>
            <w:shd w:val="clear" w:color="auto" w:fill="F3F3F3"/>
          </w:tcPr>
          <w:p w14:paraId="1C75F2A6" w14:textId="77777777" w:rsidR="0052259B" w:rsidRPr="00305956" w:rsidRDefault="0052259B" w:rsidP="001A3A6F">
            <w:r w:rsidRPr="00305956">
              <w:t>Use-case Version</w:t>
            </w:r>
          </w:p>
        </w:tc>
        <w:tc>
          <w:tcPr>
            <w:tcW w:w="1186" w:type="pct"/>
          </w:tcPr>
          <w:p w14:paraId="73EA9B99" w14:textId="77777777" w:rsidR="0052259B" w:rsidRPr="00305956" w:rsidRDefault="0052259B" w:rsidP="001A3A6F">
            <w:r>
              <w:t>1.0</w:t>
            </w:r>
          </w:p>
        </w:tc>
      </w:tr>
      <w:tr w:rsidR="0052259B" w:rsidRPr="00305956" w14:paraId="466F4BD7" w14:textId="77777777" w:rsidTr="001A3A6F">
        <w:tc>
          <w:tcPr>
            <w:tcW w:w="1391" w:type="pct"/>
            <w:shd w:val="clear" w:color="auto" w:fill="F3F3F3"/>
          </w:tcPr>
          <w:p w14:paraId="297E9764" w14:textId="77777777" w:rsidR="0052259B" w:rsidRPr="00305956" w:rsidRDefault="0052259B" w:rsidP="001A3A6F">
            <w:r w:rsidRPr="00305956">
              <w:t>Use-case Name</w:t>
            </w:r>
          </w:p>
        </w:tc>
        <w:tc>
          <w:tcPr>
            <w:tcW w:w="3609" w:type="pct"/>
            <w:gridSpan w:val="4"/>
          </w:tcPr>
          <w:p w14:paraId="7882A134" w14:textId="77777777" w:rsidR="0052259B" w:rsidRPr="00305956" w:rsidRDefault="0052259B" w:rsidP="001A3A6F">
            <w:r>
              <w:t>View list order</w:t>
            </w:r>
          </w:p>
        </w:tc>
      </w:tr>
      <w:tr w:rsidR="0052259B" w:rsidRPr="00305956" w14:paraId="45A27819" w14:textId="77777777" w:rsidTr="001A3A6F">
        <w:tc>
          <w:tcPr>
            <w:tcW w:w="1391" w:type="pct"/>
            <w:shd w:val="clear" w:color="auto" w:fill="F3F3F3"/>
          </w:tcPr>
          <w:p w14:paraId="36BD4C00" w14:textId="77777777" w:rsidR="0052259B" w:rsidRPr="00305956" w:rsidRDefault="0052259B" w:rsidP="001A3A6F">
            <w:r w:rsidRPr="00305956">
              <w:t xml:space="preserve">Author </w:t>
            </w:r>
          </w:p>
        </w:tc>
        <w:tc>
          <w:tcPr>
            <w:tcW w:w="3609" w:type="pct"/>
            <w:gridSpan w:val="4"/>
          </w:tcPr>
          <w:p w14:paraId="17196E20" w14:textId="77777777" w:rsidR="0052259B" w:rsidRPr="00305956" w:rsidRDefault="0052259B" w:rsidP="001A3A6F">
            <w:r>
              <w:t>Le Tien Dat</w:t>
            </w:r>
          </w:p>
        </w:tc>
      </w:tr>
      <w:tr w:rsidR="0052259B" w:rsidRPr="00305956" w14:paraId="2467EA56" w14:textId="77777777" w:rsidTr="001A3A6F">
        <w:tc>
          <w:tcPr>
            <w:tcW w:w="1391" w:type="pct"/>
            <w:shd w:val="clear" w:color="auto" w:fill="F3F3F3"/>
          </w:tcPr>
          <w:p w14:paraId="04E632F3" w14:textId="77777777" w:rsidR="0052259B" w:rsidRPr="00305956" w:rsidRDefault="0052259B" w:rsidP="001A3A6F">
            <w:r w:rsidRPr="00305956">
              <w:t>Date</w:t>
            </w:r>
          </w:p>
        </w:tc>
        <w:tc>
          <w:tcPr>
            <w:tcW w:w="1364" w:type="pct"/>
          </w:tcPr>
          <w:p w14:paraId="0E3D3BEB" w14:textId="77777777" w:rsidR="0052259B" w:rsidRPr="00305956" w:rsidRDefault="0052259B" w:rsidP="001A3A6F">
            <w:r>
              <w:t>04/07/2021</w:t>
            </w:r>
          </w:p>
        </w:tc>
        <w:tc>
          <w:tcPr>
            <w:tcW w:w="637" w:type="pct"/>
            <w:shd w:val="clear" w:color="auto" w:fill="F3F3F3"/>
          </w:tcPr>
          <w:p w14:paraId="5E305D38" w14:textId="77777777" w:rsidR="0052259B" w:rsidRPr="00305956" w:rsidRDefault="0052259B" w:rsidP="001A3A6F">
            <w:r w:rsidRPr="00305956">
              <w:t>Priority</w:t>
            </w:r>
          </w:p>
        </w:tc>
        <w:tc>
          <w:tcPr>
            <w:tcW w:w="1608" w:type="pct"/>
            <w:gridSpan w:val="2"/>
          </w:tcPr>
          <w:p w14:paraId="007505B0" w14:textId="77777777" w:rsidR="0052259B" w:rsidRPr="00305956" w:rsidRDefault="0052259B" w:rsidP="001A3A6F">
            <w:r>
              <w:t>Normal</w:t>
            </w:r>
          </w:p>
        </w:tc>
      </w:tr>
      <w:tr w:rsidR="0052259B" w:rsidRPr="00305956" w14:paraId="3451E2F6" w14:textId="77777777" w:rsidTr="001A3A6F">
        <w:tc>
          <w:tcPr>
            <w:tcW w:w="5000" w:type="pct"/>
            <w:gridSpan w:val="5"/>
            <w:shd w:val="clear" w:color="auto" w:fill="FFFFFF"/>
          </w:tcPr>
          <w:p w14:paraId="41959DF7" w14:textId="77777777" w:rsidR="0052259B" w:rsidRPr="00305956" w:rsidRDefault="0052259B" w:rsidP="001A3A6F">
            <w:r w:rsidRPr="00305956">
              <w:t>Actor:</w:t>
            </w:r>
          </w:p>
          <w:p w14:paraId="23D9DEF7" w14:textId="69E452B6" w:rsidR="0052259B" w:rsidRPr="00305956" w:rsidRDefault="0052259B" w:rsidP="001A3A6F">
            <w:r>
              <w:t xml:space="preserve">         </w:t>
            </w:r>
            <w:r w:rsidR="00E07248">
              <w:t>Deliveryman</w:t>
            </w:r>
          </w:p>
          <w:p w14:paraId="784B7DCC" w14:textId="77777777" w:rsidR="0052259B" w:rsidRPr="00305956" w:rsidRDefault="0052259B" w:rsidP="001A3A6F">
            <w:r w:rsidRPr="00305956">
              <w:t>Summary:</w:t>
            </w:r>
          </w:p>
          <w:p w14:paraId="0325F3AC" w14:textId="5221572C" w:rsidR="0052259B" w:rsidRPr="00305956" w:rsidRDefault="0052259B" w:rsidP="001A3A6F">
            <w:r>
              <w:t xml:space="preserve">         This use case allows </w:t>
            </w:r>
            <w:r w:rsidR="00E07248">
              <w:t>Deliveryman</w:t>
            </w:r>
            <w:r>
              <w:t xml:space="preserve"> to view list order.</w:t>
            </w:r>
          </w:p>
          <w:p w14:paraId="6201CB00" w14:textId="77777777" w:rsidR="0052259B" w:rsidRDefault="0052259B" w:rsidP="001A3A6F">
            <w:r w:rsidRPr="00305956">
              <w:t>Goal:</w:t>
            </w:r>
          </w:p>
          <w:p w14:paraId="79D59DB5" w14:textId="581FB8AA" w:rsidR="0052259B" w:rsidRPr="00305956" w:rsidRDefault="0052259B" w:rsidP="001A3A6F">
            <w:r>
              <w:t xml:space="preserve">         </w:t>
            </w:r>
            <w:r w:rsidR="00E07248">
              <w:t>Deliveryman</w:t>
            </w:r>
            <w:r>
              <w:t xml:space="preserve"> can view list order.</w:t>
            </w:r>
          </w:p>
          <w:p w14:paraId="13103061" w14:textId="77777777" w:rsidR="0052259B" w:rsidRPr="00305956" w:rsidRDefault="0052259B" w:rsidP="001A3A6F">
            <w:r w:rsidRPr="00305956">
              <w:t>Triggers</w:t>
            </w:r>
          </w:p>
          <w:p w14:paraId="6F1CA405" w14:textId="0FECF28C" w:rsidR="0052259B" w:rsidRPr="00305956" w:rsidRDefault="0052259B" w:rsidP="001A3A6F">
            <w:r>
              <w:t xml:space="preserve">    </w:t>
            </w:r>
            <w:r w:rsidRPr="00305956">
              <w:t xml:space="preserve">     </w:t>
            </w:r>
            <w:r w:rsidR="00E07248">
              <w:t>Deliveryman</w:t>
            </w:r>
            <w:r>
              <w:t xml:space="preserve"> clicks “List order”.</w:t>
            </w:r>
            <w:r w:rsidRPr="00305956">
              <w:tab/>
            </w:r>
          </w:p>
          <w:p w14:paraId="38CD4928" w14:textId="77777777" w:rsidR="0052259B" w:rsidRPr="00305956" w:rsidRDefault="0052259B" w:rsidP="001A3A6F">
            <w:r w:rsidRPr="00305956">
              <w:t>Preconditions:</w:t>
            </w:r>
          </w:p>
          <w:p w14:paraId="367C4864" w14:textId="7206821F" w:rsidR="0052259B" w:rsidRPr="00305956" w:rsidRDefault="0052259B" w:rsidP="001A3A6F">
            <w:r>
              <w:t xml:space="preserve">        </w:t>
            </w:r>
            <w:r w:rsidRPr="00305956">
              <w:t xml:space="preserve"> </w:t>
            </w:r>
            <w:r w:rsidR="00E07248">
              <w:t>Deliveryman</w:t>
            </w:r>
            <w:r>
              <w:t xml:space="preserve"> is on “List order” screen.</w:t>
            </w:r>
          </w:p>
          <w:p w14:paraId="58F1FB65" w14:textId="77777777" w:rsidR="0052259B" w:rsidRPr="00305956" w:rsidRDefault="0052259B" w:rsidP="001A3A6F">
            <w:r w:rsidRPr="00305956">
              <w:t>Post Conditions:</w:t>
            </w:r>
          </w:p>
          <w:p w14:paraId="56462E14" w14:textId="5FD70419" w:rsidR="0052259B" w:rsidRPr="00305956" w:rsidRDefault="0052259B" w:rsidP="001A3A6F">
            <w:r>
              <w:t xml:space="preserve">       </w:t>
            </w:r>
            <w:r w:rsidRPr="00305956">
              <w:t xml:space="preserve">  </w:t>
            </w:r>
            <w:r>
              <w:t xml:space="preserve">Success: </w:t>
            </w:r>
            <w:r w:rsidR="00E07248">
              <w:t>Deliveryman</w:t>
            </w:r>
            <w:r>
              <w:t xml:space="preserve"> views list order successfully.</w:t>
            </w:r>
          </w:p>
          <w:p w14:paraId="5D628DAE" w14:textId="77777777" w:rsidR="0052259B" w:rsidRPr="00305956" w:rsidRDefault="0052259B" w:rsidP="001A3A6F">
            <w:r w:rsidRPr="00305956">
              <w:lastRenderedPageBreak/>
              <w:t>Main Success Scenario:</w:t>
            </w:r>
            <w:r>
              <w:t xml:space="preserve">      </w:t>
            </w:r>
          </w:p>
          <w:tbl>
            <w:tblPr>
              <w:tblW w:w="8429" w:type="dxa"/>
              <w:tblLook w:val="0400" w:firstRow="0" w:lastRow="0" w:firstColumn="0" w:lastColumn="0" w:noHBand="0" w:noVBand="1"/>
            </w:tblPr>
            <w:tblGrid>
              <w:gridCol w:w="949"/>
              <w:gridCol w:w="2773"/>
              <w:gridCol w:w="4707"/>
            </w:tblGrid>
            <w:tr w:rsidR="0052259B" w:rsidRPr="00E06C00" w14:paraId="004F04BC" w14:textId="77777777" w:rsidTr="001A3A6F">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28E232F0" w14:textId="77777777" w:rsidR="0052259B" w:rsidRPr="00E06C00" w:rsidRDefault="0052259B" w:rsidP="001A3A6F">
                  <w:pPr>
                    <w:pStyle w:val="TableStyleWCS"/>
                    <w:rPr>
                      <w:rFonts w:eastAsia="Times New Roman"/>
                    </w:rPr>
                  </w:pPr>
                  <w:r w:rsidRPr="00E06C00">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8C8FC27" w14:textId="77777777" w:rsidR="0052259B" w:rsidRPr="00E06C00" w:rsidRDefault="0052259B" w:rsidP="001A3A6F">
                  <w:pPr>
                    <w:pStyle w:val="TableStyleWCS"/>
                    <w:rPr>
                      <w:rFonts w:eastAsia="Times New Roman"/>
                    </w:rPr>
                  </w:pPr>
                  <w:r w:rsidRPr="00E06C00">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217E2B47" w14:textId="77777777" w:rsidR="0052259B" w:rsidRPr="00E06C00" w:rsidRDefault="0052259B" w:rsidP="001A3A6F">
                  <w:pPr>
                    <w:pStyle w:val="TableStyleWCS"/>
                    <w:rPr>
                      <w:rFonts w:eastAsia="Times New Roman"/>
                    </w:rPr>
                  </w:pPr>
                  <w:r w:rsidRPr="00E06C00">
                    <w:t>System Response</w:t>
                  </w:r>
                </w:p>
              </w:tc>
            </w:tr>
            <w:tr w:rsidR="0052259B" w:rsidRPr="00E06C00" w14:paraId="0C0556C9" w14:textId="77777777" w:rsidTr="001A3A6F">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754DC7" w14:textId="77777777" w:rsidR="0052259B" w:rsidRPr="00E06C00" w:rsidRDefault="0052259B" w:rsidP="001A3A6F">
                  <w:pPr>
                    <w:pStyle w:val="TableStyleWCS"/>
                    <w:rPr>
                      <w:rFonts w:eastAsia="Times New Roman"/>
                    </w:rPr>
                  </w:pPr>
                  <w: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35AEF4" w14:textId="658F91BA" w:rsidR="0052259B" w:rsidRPr="00E06C00" w:rsidRDefault="00E07248" w:rsidP="001A3A6F">
                  <w:pPr>
                    <w:pStyle w:val="TableStyleWCS"/>
                  </w:pPr>
                  <w:r>
                    <w:t>Deliveryman</w:t>
                  </w:r>
                  <w:r w:rsidR="0052259B">
                    <w:t xml:space="preserve"> clicks on “List order”</w:t>
                  </w:r>
                </w:p>
                <w:p w14:paraId="3B857878" w14:textId="77777777" w:rsidR="0052259B" w:rsidRPr="00E06C00" w:rsidRDefault="0052259B" w:rsidP="001A3A6F">
                  <w:pPr>
                    <w:pStyle w:val="TableStyleWCS"/>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6B656B" w14:textId="77777777" w:rsidR="0052259B" w:rsidRDefault="0052259B" w:rsidP="001A3A6F">
                  <w:pPr>
                    <w:pStyle w:val="TableStyleWCS"/>
                  </w:pPr>
                  <w:r>
                    <w:t>+ The system shows</w:t>
                  </w:r>
                  <w:r w:rsidRPr="00E06C00">
                    <w:t xml:space="preserve"> </w:t>
                  </w:r>
                  <w:r>
                    <w:t>a table in which each row includes the information, as followed:</w:t>
                  </w:r>
                </w:p>
                <w:p w14:paraId="551E7AD5" w14:textId="77777777" w:rsidR="0052259B" w:rsidRDefault="0052259B" w:rsidP="001A3A6F">
                  <w:pPr>
                    <w:pStyle w:val="TableStyleWCS"/>
                  </w:pPr>
                  <w:r w:rsidRPr="00E21F70">
                    <w:t>-</w:t>
                  </w:r>
                  <w:r>
                    <w:t xml:space="preserve"> orderID:  </w:t>
                  </w:r>
                </w:p>
                <w:p w14:paraId="0D5B29BB" w14:textId="77777777" w:rsidR="0052259B" w:rsidRDefault="0052259B" w:rsidP="001A3A6F">
                  <w:pPr>
                    <w:pStyle w:val="TableStyleWCS"/>
                  </w:pPr>
                  <w:r>
                    <w:t>- customerName:</w:t>
                  </w:r>
                </w:p>
                <w:p w14:paraId="7D5C9112" w14:textId="77777777" w:rsidR="0052259B" w:rsidRDefault="0052259B" w:rsidP="001A3A6F">
                  <w:pPr>
                    <w:pStyle w:val="TableStyleWCS"/>
                  </w:pPr>
                  <w:r>
                    <w:t>- dateOrder:</w:t>
                  </w:r>
                </w:p>
                <w:p w14:paraId="63364AD6" w14:textId="77777777" w:rsidR="0052259B" w:rsidRDefault="0052259B" w:rsidP="001A3A6F">
                  <w:pPr>
                    <w:pStyle w:val="TableStyleWCS"/>
                  </w:pPr>
                  <w:r>
                    <w:t>- total:</w:t>
                  </w:r>
                </w:p>
                <w:p w14:paraId="34E1D1C7" w14:textId="77777777" w:rsidR="0052259B" w:rsidRDefault="0052259B" w:rsidP="001A3A6F">
                  <w:pPr>
                    <w:pStyle w:val="TableStyleWCS"/>
                  </w:pPr>
                  <w:r>
                    <w:t>- statusName:</w:t>
                  </w:r>
                </w:p>
                <w:p w14:paraId="5639978F" w14:textId="77777777" w:rsidR="0052259B" w:rsidRDefault="0052259B" w:rsidP="001A3A6F">
                  <w:pPr>
                    <w:pStyle w:val="TableStyleWCS"/>
                  </w:pPr>
                  <w:r>
                    <w:t>- vendorName:</w:t>
                  </w:r>
                </w:p>
                <w:p w14:paraId="7A7821BC" w14:textId="77777777" w:rsidR="0052259B" w:rsidRDefault="0052259B" w:rsidP="001A3A6F">
                  <w:pPr>
                    <w:pStyle w:val="TableStyleWCS"/>
                  </w:pPr>
                  <w:r>
                    <w:t>“View more” hyperlink at the end of each row.</w:t>
                  </w:r>
                </w:p>
                <w:p w14:paraId="6DB332DD" w14:textId="77777777" w:rsidR="0052259B" w:rsidRDefault="0052259B" w:rsidP="001A3A6F">
                  <w:pPr>
                    <w:pStyle w:val="TableStyleWCS"/>
                  </w:pPr>
                  <w:r>
                    <w:t>“Back” button</w:t>
                  </w:r>
                </w:p>
                <w:p w14:paraId="0EB33502" w14:textId="37A2B605" w:rsidR="0052259B" w:rsidRPr="00E06C00" w:rsidRDefault="00CE7CB6" w:rsidP="001A3A6F">
                  <w:pPr>
                    <w:pStyle w:val="TableStyleWCS"/>
                  </w:pPr>
                  <w:r>
                    <w:t>Exception[1</w:t>
                  </w:r>
                  <w:r w:rsidR="0052259B">
                    <w:t>]</w:t>
                  </w:r>
                </w:p>
              </w:tc>
            </w:tr>
          </w:tbl>
          <w:p w14:paraId="43DF1451" w14:textId="77777777" w:rsidR="0052259B" w:rsidRPr="00305956" w:rsidRDefault="0052259B" w:rsidP="001A3A6F">
            <w:r>
              <w:t>Alternative:</w:t>
            </w:r>
          </w:p>
          <w:p w14:paraId="4481D044" w14:textId="431F9F7D" w:rsidR="00BA78F9" w:rsidRDefault="00BA78F9" w:rsidP="00BA78F9">
            <w:r>
              <w:t xml:space="preserve">         - None.</w:t>
            </w:r>
          </w:p>
          <w:p w14:paraId="6A03D337" w14:textId="77777777" w:rsidR="0052259B" w:rsidRDefault="0052259B" w:rsidP="001A3A6F">
            <w:r w:rsidRPr="00305956">
              <w:t>Exceptions:</w:t>
            </w:r>
          </w:p>
          <w:tbl>
            <w:tblPr>
              <w:tblW w:w="8429" w:type="dxa"/>
              <w:tblLook w:val="0400" w:firstRow="0" w:lastRow="0" w:firstColumn="0" w:lastColumn="0" w:noHBand="0" w:noVBand="1"/>
            </w:tblPr>
            <w:tblGrid>
              <w:gridCol w:w="949"/>
              <w:gridCol w:w="2773"/>
              <w:gridCol w:w="4707"/>
            </w:tblGrid>
            <w:tr w:rsidR="00CE7CB6" w:rsidRPr="00E06C00" w14:paraId="4476392D" w14:textId="77777777" w:rsidTr="00C56EB1">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1970B84" w14:textId="77777777" w:rsidR="00CE7CB6" w:rsidRPr="00E06C00" w:rsidRDefault="00CE7CB6" w:rsidP="00C56EB1">
                  <w:pPr>
                    <w:pStyle w:val="TableStyleWCS"/>
                    <w:rPr>
                      <w:rFonts w:eastAsia="Times New Roman"/>
                    </w:rPr>
                  </w:pPr>
                  <w:r>
                    <w:t>No</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AA1AFED" w14:textId="77777777" w:rsidR="00CE7CB6" w:rsidRPr="00E06C00" w:rsidRDefault="00CE7CB6" w:rsidP="00C56EB1">
                  <w:pPr>
                    <w:pStyle w:val="TableStyleWCS"/>
                    <w:rPr>
                      <w:rFonts w:eastAsia="Times New Roman"/>
                    </w:rPr>
                  </w:pPr>
                  <w:r w:rsidRPr="00E06C00">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7E7034C" w14:textId="77777777" w:rsidR="00CE7CB6" w:rsidRPr="00E06C00" w:rsidRDefault="00CE7CB6" w:rsidP="00C56EB1">
                  <w:pPr>
                    <w:pStyle w:val="TableStyleWCS"/>
                    <w:rPr>
                      <w:rFonts w:eastAsia="Times New Roman"/>
                    </w:rPr>
                  </w:pPr>
                  <w:r w:rsidRPr="00E06C00">
                    <w:t>System Response</w:t>
                  </w:r>
                </w:p>
              </w:tc>
            </w:tr>
            <w:tr w:rsidR="00CE7CB6" w:rsidRPr="003E3C85" w14:paraId="44174B45" w14:textId="77777777" w:rsidTr="00C56EB1">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7C4087" w14:textId="77777777" w:rsidR="00CE7CB6" w:rsidRPr="003E3C85" w:rsidRDefault="00CE7CB6" w:rsidP="00C56EB1">
                  <w:pPr>
                    <w:pStyle w:val="TableStyleWCS"/>
                  </w:pPr>
                  <w:r w:rsidRPr="00E06C00">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C431F7" w14:textId="0C08A776" w:rsidR="00CE7CB6" w:rsidRPr="00E06C00" w:rsidRDefault="00124AE8" w:rsidP="00C56EB1">
                  <w:pPr>
                    <w:pStyle w:val="TableStyleWCS"/>
                  </w:pPr>
                  <w:r w:rsidRPr="00124AE8">
                    <w:t>List order is empty</w:t>
                  </w:r>
                  <w:r>
                    <w:t>.</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BDB009" w14:textId="2356804E" w:rsidR="00CE7CB6" w:rsidRPr="003E3C85" w:rsidRDefault="00CE7CB6" w:rsidP="00CE7CB6">
                  <w:pPr>
                    <w:pStyle w:val="TableStyleWCS"/>
                  </w:pPr>
                  <w:r w:rsidRPr="00E06C00">
                    <w:t xml:space="preserve">The system </w:t>
                  </w:r>
                  <w:r>
                    <w:t>shows a message “List Order not found!”.</w:t>
                  </w:r>
                </w:p>
              </w:tc>
            </w:tr>
          </w:tbl>
          <w:p w14:paraId="1448BEF3" w14:textId="77777777" w:rsidR="0052259B" w:rsidRDefault="0052259B" w:rsidP="001A3A6F">
            <w:r>
              <w:t>Relationships:</w:t>
            </w:r>
          </w:p>
          <w:p w14:paraId="7EC354BB" w14:textId="77777777" w:rsidR="00BA78F9" w:rsidRDefault="00BA78F9" w:rsidP="00BA78F9">
            <w:r>
              <w:t xml:space="preserve">         - None.</w:t>
            </w:r>
          </w:p>
          <w:p w14:paraId="2B47C28D" w14:textId="77777777" w:rsidR="0052259B" w:rsidRDefault="0052259B" w:rsidP="001A3A6F">
            <w:r w:rsidRPr="00305956">
              <w:t>Business Rules:</w:t>
            </w:r>
          </w:p>
          <w:p w14:paraId="7AFF6EFD" w14:textId="1F137120" w:rsidR="0052259B" w:rsidRPr="00305956" w:rsidRDefault="00BA78F9" w:rsidP="00BA78F9">
            <w:r>
              <w:t xml:space="preserve">         - None.</w:t>
            </w:r>
          </w:p>
        </w:tc>
      </w:tr>
    </w:tbl>
    <w:p w14:paraId="01AC845D" w14:textId="6F9696A4" w:rsidR="0052259B" w:rsidRDefault="0052259B" w:rsidP="00405A3A">
      <w:pPr>
        <w:pStyle w:val="Heading2"/>
      </w:pPr>
      <w:bookmarkStart w:id="36" w:name="_Toc77171487"/>
      <w:r>
        <w:lastRenderedPageBreak/>
        <w:t xml:space="preserve">&lt; </w:t>
      </w:r>
      <w:r w:rsidR="00E07248">
        <w:t>Deliveryman</w:t>
      </w:r>
      <w:r>
        <w:t xml:space="preserve"> &gt; View an order</w:t>
      </w:r>
      <w:bookmarkEnd w:id="36"/>
    </w:p>
    <w:p w14:paraId="525E95C3" w14:textId="77777777" w:rsidR="0052259B" w:rsidRPr="006415BA" w:rsidRDefault="0052259B" w:rsidP="00803E41">
      <w:pPr>
        <w:jc w:val="center"/>
      </w:pPr>
      <w:r>
        <w:drawing>
          <wp:inline distT="0" distB="0" distL="0" distR="0" wp14:anchorId="3AC72BE9" wp14:editId="05EC5EFE">
            <wp:extent cx="5715000" cy="144706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15000" cy="1447067"/>
                    </a:xfrm>
                    <a:prstGeom prst="rect">
                      <a:avLst/>
                    </a:prstGeom>
                  </pic:spPr>
                </pic:pic>
              </a:graphicData>
            </a:graphic>
          </wp:inline>
        </w:drawing>
      </w:r>
    </w:p>
    <w:p w14:paraId="11A4399B" w14:textId="3DD6CBD6" w:rsidR="0052259B" w:rsidRDefault="00744CA5" w:rsidP="00503408">
      <w:pPr>
        <w:jc w:val="center"/>
      </w:pPr>
      <w:r>
        <w:lastRenderedPageBreak/>
        <w:t xml:space="preserve">Figure </w:t>
      </w:r>
      <w:r w:rsidR="005C75A7">
        <w:t>3.</w:t>
      </w:r>
      <w:r w:rsidR="009A2333">
        <w:t>1</w:t>
      </w:r>
      <w:r w:rsidR="00B271FF">
        <w:t>8</w:t>
      </w:r>
      <w:r w:rsidR="0052259B">
        <w:t xml:space="preserve"> &lt; </w:t>
      </w:r>
      <w:r w:rsidR="00E07248">
        <w:t>Deliveryman</w:t>
      </w:r>
      <w:r w:rsidR="0052259B">
        <w:t xml:space="preserve"> &gt; View an order</w:t>
      </w:r>
    </w:p>
    <w:p w14:paraId="644298AB" w14:textId="77777777" w:rsidR="0052259B" w:rsidRPr="0016093D" w:rsidRDefault="0052259B" w:rsidP="0052259B"/>
    <w:p w14:paraId="69E7BC26" w14:textId="77777777" w:rsidR="0052259B" w:rsidRPr="00435690" w:rsidRDefault="0052259B" w:rsidP="0052259B">
      <w:r w:rsidRPr="00435690">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92"/>
        <w:gridCol w:w="2442"/>
        <w:gridCol w:w="1429"/>
        <w:gridCol w:w="732"/>
        <w:gridCol w:w="2095"/>
      </w:tblGrid>
      <w:tr w:rsidR="0052259B" w:rsidRPr="00305956" w14:paraId="1E4BDC97" w14:textId="77777777" w:rsidTr="001A3A6F">
        <w:tc>
          <w:tcPr>
            <w:tcW w:w="5000" w:type="pct"/>
            <w:gridSpan w:val="5"/>
            <w:shd w:val="clear" w:color="auto" w:fill="F3F3F3"/>
          </w:tcPr>
          <w:p w14:paraId="6108810E" w14:textId="74C0FA71" w:rsidR="0052259B" w:rsidRPr="00305956" w:rsidRDefault="002E035E" w:rsidP="00557EC6">
            <w:r>
              <w:t>USE CASE – sSs_UC_15</w:t>
            </w:r>
          </w:p>
        </w:tc>
      </w:tr>
      <w:tr w:rsidR="0052259B" w:rsidRPr="00305956" w14:paraId="61D5AA9A" w14:textId="77777777" w:rsidTr="001A3A6F">
        <w:tc>
          <w:tcPr>
            <w:tcW w:w="1391" w:type="pct"/>
            <w:shd w:val="clear" w:color="auto" w:fill="F3F3F3"/>
          </w:tcPr>
          <w:p w14:paraId="5F5A52E9" w14:textId="77777777" w:rsidR="0052259B" w:rsidRPr="00305956" w:rsidRDefault="0052259B" w:rsidP="001A3A6F">
            <w:r w:rsidRPr="00305956">
              <w:t>Use-case No.</w:t>
            </w:r>
          </w:p>
        </w:tc>
        <w:tc>
          <w:tcPr>
            <w:tcW w:w="1364" w:type="pct"/>
          </w:tcPr>
          <w:p w14:paraId="272BAE7B" w14:textId="292C9D04" w:rsidR="0052259B" w:rsidRPr="00305956" w:rsidRDefault="002E035E" w:rsidP="00557EC6">
            <w:r>
              <w:t>&lt;UC015</w:t>
            </w:r>
            <w:r w:rsidR="0052259B" w:rsidRPr="00305956">
              <w:t>&gt;</w:t>
            </w:r>
          </w:p>
        </w:tc>
        <w:tc>
          <w:tcPr>
            <w:tcW w:w="1059" w:type="pct"/>
            <w:gridSpan w:val="2"/>
            <w:shd w:val="clear" w:color="auto" w:fill="F3F3F3"/>
          </w:tcPr>
          <w:p w14:paraId="51D1657F" w14:textId="77777777" w:rsidR="0052259B" w:rsidRPr="00305956" w:rsidRDefault="0052259B" w:rsidP="001A3A6F">
            <w:r w:rsidRPr="00305956">
              <w:t>Use-case Version</w:t>
            </w:r>
          </w:p>
        </w:tc>
        <w:tc>
          <w:tcPr>
            <w:tcW w:w="1186" w:type="pct"/>
          </w:tcPr>
          <w:p w14:paraId="692F978B" w14:textId="77777777" w:rsidR="0052259B" w:rsidRPr="00305956" w:rsidRDefault="0052259B" w:rsidP="001A3A6F">
            <w:r>
              <w:t>1.0</w:t>
            </w:r>
          </w:p>
        </w:tc>
      </w:tr>
      <w:tr w:rsidR="0052259B" w:rsidRPr="00305956" w14:paraId="04E13450" w14:textId="77777777" w:rsidTr="001A3A6F">
        <w:tc>
          <w:tcPr>
            <w:tcW w:w="1391" w:type="pct"/>
            <w:shd w:val="clear" w:color="auto" w:fill="F3F3F3"/>
          </w:tcPr>
          <w:p w14:paraId="5CFEC07E" w14:textId="77777777" w:rsidR="0052259B" w:rsidRPr="00305956" w:rsidRDefault="0052259B" w:rsidP="001A3A6F">
            <w:r w:rsidRPr="00305956">
              <w:t>Use-case Name</w:t>
            </w:r>
          </w:p>
        </w:tc>
        <w:tc>
          <w:tcPr>
            <w:tcW w:w="3609" w:type="pct"/>
            <w:gridSpan w:val="4"/>
          </w:tcPr>
          <w:p w14:paraId="342B86DA" w14:textId="77777777" w:rsidR="0052259B" w:rsidRPr="00305956" w:rsidRDefault="0052259B" w:rsidP="001A3A6F">
            <w:r>
              <w:t>View an order</w:t>
            </w:r>
          </w:p>
        </w:tc>
      </w:tr>
      <w:tr w:rsidR="0052259B" w:rsidRPr="00305956" w14:paraId="12EE963A" w14:textId="77777777" w:rsidTr="001A3A6F">
        <w:tc>
          <w:tcPr>
            <w:tcW w:w="1391" w:type="pct"/>
            <w:shd w:val="clear" w:color="auto" w:fill="F3F3F3"/>
          </w:tcPr>
          <w:p w14:paraId="4EA08FBE" w14:textId="77777777" w:rsidR="0052259B" w:rsidRPr="00305956" w:rsidRDefault="0052259B" w:rsidP="001A3A6F">
            <w:r w:rsidRPr="00305956">
              <w:t xml:space="preserve">Author </w:t>
            </w:r>
          </w:p>
        </w:tc>
        <w:tc>
          <w:tcPr>
            <w:tcW w:w="3609" w:type="pct"/>
            <w:gridSpan w:val="4"/>
          </w:tcPr>
          <w:p w14:paraId="00B74C16" w14:textId="77777777" w:rsidR="0052259B" w:rsidRPr="00305956" w:rsidRDefault="0052259B" w:rsidP="001A3A6F">
            <w:r>
              <w:t>Le Tien Dat</w:t>
            </w:r>
          </w:p>
        </w:tc>
      </w:tr>
      <w:tr w:rsidR="0052259B" w:rsidRPr="00305956" w14:paraId="676D03CA" w14:textId="77777777" w:rsidTr="001A3A6F">
        <w:tc>
          <w:tcPr>
            <w:tcW w:w="1391" w:type="pct"/>
            <w:shd w:val="clear" w:color="auto" w:fill="F3F3F3"/>
          </w:tcPr>
          <w:p w14:paraId="6605E551" w14:textId="77777777" w:rsidR="0052259B" w:rsidRPr="00305956" w:rsidRDefault="0052259B" w:rsidP="001A3A6F">
            <w:r w:rsidRPr="00305956">
              <w:t>Date</w:t>
            </w:r>
          </w:p>
        </w:tc>
        <w:tc>
          <w:tcPr>
            <w:tcW w:w="1364" w:type="pct"/>
          </w:tcPr>
          <w:p w14:paraId="0B3B4D40" w14:textId="77777777" w:rsidR="0052259B" w:rsidRPr="00305956" w:rsidRDefault="0052259B" w:rsidP="001A3A6F">
            <w:r>
              <w:t>04/07/2021</w:t>
            </w:r>
          </w:p>
        </w:tc>
        <w:tc>
          <w:tcPr>
            <w:tcW w:w="637" w:type="pct"/>
            <w:shd w:val="clear" w:color="auto" w:fill="F3F3F3"/>
          </w:tcPr>
          <w:p w14:paraId="7D0F52EF" w14:textId="77777777" w:rsidR="0052259B" w:rsidRPr="00305956" w:rsidRDefault="0052259B" w:rsidP="001A3A6F">
            <w:r w:rsidRPr="00305956">
              <w:t>Priority</w:t>
            </w:r>
          </w:p>
        </w:tc>
        <w:tc>
          <w:tcPr>
            <w:tcW w:w="1608" w:type="pct"/>
            <w:gridSpan w:val="2"/>
          </w:tcPr>
          <w:p w14:paraId="4FED8DFD" w14:textId="77777777" w:rsidR="0052259B" w:rsidRPr="00305956" w:rsidRDefault="0052259B" w:rsidP="001A3A6F">
            <w:r>
              <w:t>Normal</w:t>
            </w:r>
          </w:p>
        </w:tc>
      </w:tr>
      <w:tr w:rsidR="0052259B" w:rsidRPr="00305956" w14:paraId="7CC8D35A" w14:textId="77777777" w:rsidTr="001A3A6F">
        <w:tc>
          <w:tcPr>
            <w:tcW w:w="5000" w:type="pct"/>
            <w:gridSpan w:val="5"/>
            <w:shd w:val="clear" w:color="auto" w:fill="FFFFFF"/>
          </w:tcPr>
          <w:p w14:paraId="5C375744" w14:textId="77777777" w:rsidR="0052259B" w:rsidRPr="00305956" w:rsidRDefault="0052259B" w:rsidP="001A3A6F">
            <w:r w:rsidRPr="00305956">
              <w:t>Actor:</w:t>
            </w:r>
          </w:p>
          <w:p w14:paraId="521BA158" w14:textId="3CAF9E3B" w:rsidR="0052259B" w:rsidRPr="00305956" w:rsidRDefault="0052259B" w:rsidP="001A3A6F">
            <w:r>
              <w:t xml:space="preserve">         </w:t>
            </w:r>
            <w:r w:rsidR="00E07248">
              <w:t>Deliveryman</w:t>
            </w:r>
          </w:p>
          <w:p w14:paraId="09099E6A" w14:textId="77777777" w:rsidR="0052259B" w:rsidRPr="00305956" w:rsidRDefault="0052259B" w:rsidP="001A3A6F">
            <w:r w:rsidRPr="00305956">
              <w:t>Summary:</w:t>
            </w:r>
          </w:p>
          <w:p w14:paraId="510EFC22" w14:textId="5A012784" w:rsidR="0052259B" w:rsidRPr="00305956" w:rsidRDefault="0052259B" w:rsidP="001A3A6F">
            <w:r>
              <w:t xml:space="preserve">         This use case allows </w:t>
            </w:r>
            <w:r w:rsidR="00E07248">
              <w:t>Deliveryman</w:t>
            </w:r>
            <w:r>
              <w:t xml:space="preserve"> to view an order.</w:t>
            </w:r>
          </w:p>
          <w:p w14:paraId="46EB83F6" w14:textId="77777777" w:rsidR="0052259B" w:rsidRPr="00305956" w:rsidRDefault="0052259B" w:rsidP="001A3A6F">
            <w:r w:rsidRPr="00305956">
              <w:t>Goal:</w:t>
            </w:r>
          </w:p>
          <w:p w14:paraId="54324583" w14:textId="6AB2A405" w:rsidR="0052259B" w:rsidRPr="00305956" w:rsidRDefault="0052259B" w:rsidP="001A3A6F">
            <w:r>
              <w:t xml:space="preserve">         </w:t>
            </w:r>
            <w:r w:rsidR="00E07248">
              <w:t>Deliveryman</w:t>
            </w:r>
            <w:r>
              <w:t xml:space="preserve"> can view an order.</w:t>
            </w:r>
          </w:p>
          <w:p w14:paraId="27A1A7EE" w14:textId="77777777" w:rsidR="0052259B" w:rsidRPr="00305956" w:rsidRDefault="0052259B" w:rsidP="001A3A6F">
            <w:r w:rsidRPr="00305956">
              <w:t>Triggers</w:t>
            </w:r>
          </w:p>
          <w:p w14:paraId="7FB41A2B" w14:textId="7DB822EF" w:rsidR="0052259B" w:rsidRPr="00305956" w:rsidRDefault="0052259B" w:rsidP="001A3A6F">
            <w:r>
              <w:t xml:space="preserve">    </w:t>
            </w:r>
            <w:r w:rsidRPr="00305956">
              <w:t xml:space="preserve">     </w:t>
            </w:r>
            <w:r w:rsidR="00E07248">
              <w:t>Deliveryman</w:t>
            </w:r>
            <w:r>
              <w:t xml:space="preserve"> clicks “View more” on “View list order” screen.</w:t>
            </w:r>
            <w:r w:rsidRPr="00305956">
              <w:tab/>
            </w:r>
          </w:p>
          <w:p w14:paraId="3B5CD31D" w14:textId="77777777" w:rsidR="0052259B" w:rsidRPr="00305956" w:rsidRDefault="0052259B" w:rsidP="001A3A6F">
            <w:r w:rsidRPr="00305956">
              <w:t>Preconditions:</w:t>
            </w:r>
          </w:p>
          <w:p w14:paraId="731BE429" w14:textId="406832AF" w:rsidR="0052259B" w:rsidRPr="00305956" w:rsidRDefault="0052259B" w:rsidP="001A3A6F">
            <w:r>
              <w:t xml:space="preserve">        </w:t>
            </w:r>
            <w:r w:rsidRPr="00305956">
              <w:t xml:space="preserve"> </w:t>
            </w:r>
            <w:r w:rsidR="00E07248">
              <w:t>Deliveryman</w:t>
            </w:r>
            <w:r>
              <w:t xml:space="preserve"> is on “An order” screen.</w:t>
            </w:r>
          </w:p>
          <w:p w14:paraId="100CF6ED" w14:textId="77777777" w:rsidR="0052259B" w:rsidRPr="00305956" w:rsidRDefault="0052259B" w:rsidP="001A3A6F">
            <w:r w:rsidRPr="00305956">
              <w:t>Post Conditions:</w:t>
            </w:r>
          </w:p>
          <w:p w14:paraId="5C69A9A7" w14:textId="13EDA542" w:rsidR="0052259B" w:rsidRDefault="0052259B" w:rsidP="001A3A6F">
            <w:r>
              <w:t xml:space="preserve">       </w:t>
            </w:r>
            <w:r w:rsidRPr="00305956">
              <w:t xml:space="preserve">  </w:t>
            </w:r>
            <w:r>
              <w:t xml:space="preserve">Success: </w:t>
            </w:r>
            <w:r w:rsidR="00E07248">
              <w:t>Deliveryman</w:t>
            </w:r>
            <w:r>
              <w:t xml:space="preserve"> view an order successfully.</w:t>
            </w:r>
          </w:p>
          <w:p w14:paraId="5C9E576A" w14:textId="77777777" w:rsidR="0052259B" w:rsidRPr="00305956" w:rsidRDefault="0052259B" w:rsidP="001A3A6F">
            <w:r w:rsidRPr="00305956">
              <w:t>Main Success Scenario:</w:t>
            </w:r>
            <w:r>
              <w:t xml:space="preserve">   </w:t>
            </w:r>
          </w:p>
          <w:tbl>
            <w:tblPr>
              <w:tblW w:w="8429" w:type="dxa"/>
              <w:tblLook w:val="0400" w:firstRow="0" w:lastRow="0" w:firstColumn="0" w:lastColumn="0" w:noHBand="0" w:noVBand="1"/>
            </w:tblPr>
            <w:tblGrid>
              <w:gridCol w:w="949"/>
              <w:gridCol w:w="2773"/>
              <w:gridCol w:w="4707"/>
            </w:tblGrid>
            <w:tr w:rsidR="0052259B" w:rsidRPr="00E06C00" w14:paraId="3CEB6D05" w14:textId="77777777" w:rsidTr="001A3A6F">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18C5EFD" w14:textId="77777777" w:rsidR="0052259B" w:rsidRPr="00E06C00" w:rsidRDefault="0052259B" w:rsidP="001A3A6F">
                  <w:pPr>
                    <w:pStyle w:val="TableStyleWCS"/>
                    <w:rPr>
                      <w:rFonts w:eastAsia="Times New Roman"/>
                    </w:rPr>
                  </w:pPr>
                  <w:r w:rsidRPr="00E06C00">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124F5D0" w14:textId="77777777" w:rsidR="0052259B" w:rsidRPr="00E06C00" w:rsidRDefault="0052259B" w:rsidP="001A3A6F">
                  <w:pPr>
                    <w:pStyle w:val="TableStyleWCS"/>
                    <w:rPr>
                      <w:rFonts w:eastAsia="Times New Roman"/>
                    </w:rPr>
                  </w:pPr>
                  <w:r w:rsidRPr="00E06C00">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1F7079A" w14:textId="77777777" w:rsidR="0052259B" w:rsidRPr="00E06C00" w:rsidRDefault="0052259B" w:rsidP="001A3A6F">
                  <w:pPr>
                    <w:pStyle w:val="TableStyleWCS"/>
                    <w:rPr>
                      <w:rFonts w:eastAsia="Times New Roman"/>
                    </w:rPr>
                  </w:pPr>
                  <w:r w:rsidRPr="00E06C00">
                    <w:t>System Response</w:t>
                  </w:r>
                </w:p>
              </w:tc>
            </w:tr>
            <w:tr w:rsidR="0052259B" w:rsidRPr="00E06C00" w14:paraId="3268E49C" w14:textId="77777777" w:rsidTr="001A3A6F">
              <w:trPr>
                <w:trHeight w:val="807"/>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C23CFF" w14:textId="77777777" w:rsidR="0052259B" w:rsidRPr="00E06C00" w:rsidRDefault="0052259B" w:rsidP="001A3A6F">
                  <w:pPr>
                    <w:pStyle w:val="TableStyleWCS"/>
                    <w:rPr>
                      <w:rFonts w:eastAsia="Times New Roman"/>
                    </w:rPr>
                  </w:pPr>
                  <w: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AAD6DB" w14:textId="00D1140F" w:rsidR="0052259B" w:rsidRPr="00E06C00" w:rsidRDefault="00E07248" w:rsidP="001A3A6F">
                  <w:pPr>
                    <w:pStyle w:val="TableStyleWCS"/>
                  </w:pPr>
                  <w:r>
                    <w:t>Deliveryman</w:t>
                  </w:r>
                  <w:r w:rsidR="0052259B">
                    <w:t xml:space="preserve"> clicks on hyperlink “View more”</w:t>
                  </w:r>
                </w:p>
                <w:p w14:paraId="71016FB0" w14:textId="77777777" w:rsidR="0052259B" w:rsidRPr="00E06C00" w:rsidRDefault="0052259B" w:rsidP="001A3A6F">
                  <w:pPr>
                    <w:pStyle w:val="TableStyleWCS"/>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26B4F0" w14:textId="77777777" w:rsidR="0052259B" w:rsidRDefault="0052259B" w:rsidP="001A3A6F">
                  <w:pPr>
                    <w:pStyle w:val="TableStyleWCS"/>
                  </w:pPr>
                  <w:r>
                    <w:t>The system shows a list:</w:t>
                  </w:r>
                </w:p>
                <w:p w14:paraId="6AF83AB8" w14:textId="77777777" w:rsidR="0052259B" w:rsidRDefault="0052259B" w:rsidP="001A3A6F">
                  <w:pPr>
                    <w:pStyle w:val="TableStyleWCS"/>
                  </w:pPr>
                  <w:r w:rsidRPr="00E21F70">
                    <w:t>-</w:t>
                  </w:r>
                  <w:r>
                    <w:t xml:space="preserve"> orderID: </w:t>
                  </w:r>
                </w:p>
                <w:p w14:paraId="4FF19563" w14:textId="77777777" w:rsidR="0052259B" w:rsidRDefault="0052259B" w:rsidP="001A3A6F">
                  <w:pPr>
                    <w:pStyle w:val="TableStyleWCS"/>
                  </w:pPr>
                  <w:r>
                    <w:t>- customerName:</w:t>
                  </w:r>
                </w:p>
                <w:p w14:paraId="01FCCA37" w14:textId="77777777" w:rsidR="0052259B" w:rsidRDefault="0052259B" w:rsidP="001A3A6F">
                  <w:pPr>
                    <w:pStyle w:val="TableStyleWCS"/>
                  </w:pPr>
                  <w:r>
                    <w:t>- dateOrder:</w:t>
                  </w:r>
                </w:p>
                <w:p w14:paraId="59E64BE3" w14:textId="77777777" w:rsidR="0052259B" w:rsidRDefault="0052259B" w:rsidP="001A3A6F">
                  <w:pPr>
                    <w:pStyle w:val="TableStyleWCS"/>
                  </w:pPr>
                  <w:r>
                    <w:t>- total:</w:t>
                  </w:r>
                </w:p>
                <w:p w14:paraId="72FA2E3D" w14:textId="77777777" w:rsidR="0052259B" w:rsidRDefault="0052259B" w:rsidP="001A3A6F">
                  <w:pPr>
                    <w:pStyle w:val="TableStyleWCS"/>
                  </w:pPr>
                  <w:r>
                    <w:t>- statusName:</w:t>
                  </w:r>
                </w:p>
                <w:p w14:paraId="02CCC4CA" w14:textId="77777777" w:rsidR="0052259B" w:rsidRDefault="0052259B" w:rsidP="001A3A6F">
                  <w:pPr>
                    <w:pStyle w:val="TableStyleWCS"/>
                  </w:pPr>
                  <w:r>
                    <w:t>- vendorName:</w:t>
                  </w:r>
                </w:p>
                <w:p w14:paraId="04A618C8" w14:textId="77777777" w:rsidR="0052259B" w:rsidRDefault="0052259B" w:rsidP="001A3A6F">
                  <w:pPr>
                    <w:pStyle w:val="TableStyleWCS"/>
                  </w:pPr>
                  <w:r>
                    <w:t>- price:</w:t>
                  </w:r>
                </w:p>
                <w:p w14:paraId="73116841" w14:textId="77777777" w:rsidR="0052259B" w:rsidRDefault="0052259B" w:rsidP="001A3A6F">
                  <w:pPr>
                    <w:pStyle w:val="TableStyleWCS"/>
                  </w:pPr>
                  <w:r>
                    <w:lastRenderedPageBreak/>
                    <w:t>- quantity:</w:t>
                  </w:r>
                </w:p>
                <w:p w14:paraId="7DD96DE7" w14:textId="77777777" w:rsidR="0052259B" w:rsidRDefault="0052259B" w:rsidP="001A3A6F">
                  <w:pPr>
                    <w:pStyle w:val="TableStyleWCS"/>
                  </w:pPr>
                  <w:r>
                    <w:t>- shoesName:</w:t>
                  </w:r>
                </w:p>
                <w:p w14:paraId="195A21FE" w14:textId="77777777" w:rsidR="0052259B" w:rsidRDefault="0052259B" w:rsidP="001A3A6F">
                  <w:pPr>
                    <w:pStyle w:val="TableStyleWCS"/>
                  </w:pPr>
                  <w:r>
                    <w:t>- address:</w:t>
                  </w:r>
                </w:p>
                <w:p w14:paraId="4394D05B" w14:textId="3F0A1A3C" w:rsidR="00110BF7" w:rsidRDefault="0052259B" w:rsidP="001A3A6F">
                  <w:pPr>
                    <w:pStyle w:val="TableStyleWCS"/>
                  </w:pPr>
                  <w:r>
                    <w:t>- phone:</w:t>
                  </w:r>
                </w:p>
                <w:p w14:paraId="19EEF1EC" w14:textId="77777777" w:rsidR="0052259B" w:rsidRDefault="0052259B" w:rsidP="001A3A6F">
                  <w:pPr>
                    <w:pStyle w:val="TableStyleWCS"/>
                  </w:pPr>
                  <w:r>
                    <w:t>“Change status” button</w:t>
                  </w:r>
                </w:p>
                <w:p w14:paraId="30A7DA27" w14:textId="721FF54C" w:rsidR="0052259B" w:rsidRPr="00E06C00" w:rsidRDefault="0052259B" w:rsidP="001A3A6F">
                  <w:pPr>
                    <w:pStyle w:val="TableStyleWCS"/>
                  </w:pPr>
                  <w:r>
                    <w:t>“Back” button</w:t>
                  </w:r>
                </w:p>
              </w:tc>
            </w:tr>
          </w:tbl>
          <w:p w14:paraId="7D16F15C" w14:textId="6DFF4E8D" w:rsidR="0052259B" w:rsidRPr="00305956" w:rsidRDefault="00F13A9F" w:rsidP="001A3A6F">
            <w:r>
              <w:lastRenderedPageBreak/>
              <w:t>Alternative</w:t>
            </w:r>
            <w:r w:rsidR="0052259B" w:rsidRPr="00305956">
              <w:t>:</w:t>
            </w:r>
          </w:p>
          <w:p w14:paraId="2985F8CF" w14:textId="77777777" w:rsidR="00F13A9F" w:rsidRDefault="00F13A9F" w:rsidP="00F13A9F">
            <w:r>
              <w:t xml:space="preserve">         - None.</w:t>
            </w:r>
          </w:p>
          <w:p w14:paraId="7E3F46B4" w14:textId="77777777" w:rsidR="0052259B" w:rsidRDefault="0052259B" w:rsidP="001A3A6F">
            <w:r w:rsidRPr="00305956">
              <w:t>Exceptions:</w:t>
            </w:r>
          </w:p>
          <w:p w14:paraId="16A60C0C" w14:textId="77777777" w:rsidR="00F13A9F" w:rsidRDefault="00F13A9F" w:rsidP="00F13A9F">
            <w:r>
              <w:t xml:space="preserve">         - None.</w:t>
            </w:r>
          </w:p>
          <w:p w14:paraId="790C17C0" w14:textId="77777777" w:rsidR="0052259B" w:rsidRDefault="0052259B" w:rsidP="001A3A6F">
            <w:r w:rsidRPr="00305956">
              <w:t xml:space="preserve">Relationships: </w:t>
            </w:r>
          </w:p>
          <w:p w14:paraId="7B28F7C8" w14:textId="77777777" w:rsidR="00F13A9F" w:rsidRDefault="00F13A9F" w:rsidP="00F13A9F">
            <w:r>
              <w:t xml:space="preserve">         - None.</w:t>
            </w:r>
          </w:p>
          <w:p w14:paraId="4DEC98C3" w14:textId="77777777" w:rsidR="0052259B" w:rsidRDefault="0052259B" w:rsidP="001A3A6F">
            <w:r w:rsidRPr="00305956">
              <w:t>Business Rules:</w:t>
            </w:r>
          </w:p>
          <w:p w14:paraId="08AD55FF" w14:textId="314E725C" w:rsidR="0052259B" w:rsidRPr="00305956" w:rsidRDefault="00F13A9F" w:rsidP="00F13A9F">
            <w:r>
              <w:t xml:space="preserve">         - None.</w:t>
            </w:r>
          </w:p>
        </w:tc>
      </w:tr>
    </w:tbl>
    <w:p w14:paraId="54795178" w14:textId="23012A95" w:rsidR="0052259B" w:rsidRDefault="0052259B" w:rsidP="00405A3A">
      <w:pPr>
        <w:pStyle w:val="Heading2"/>
      </w:pPr>
      <w:bookmarkStart w:id="37" w:name="_Toc77171488"/>
      <w:r>
        <w:lastRenderedPageBreak/>
        <w:t>&lt;</w:t>
      </w:r>
      <w:r w:rsidR="00775E19">
        <w:t xml:space="preserve"> </w:t>
      </w:r>
      <w:r w:rsidR="00DC1EF3">
        <w:t>Deliveryman</w:t>
      </w:r>
      <w:r w:rsidR="00775E19">
        <w:t xml:space="preserve"> </w:t>
      </w:r>
      <w:r>
        <w:t>&gt; Change status</w:t>
      </w:r>
      <w:bookmarkEnd w:id="37"/>
    </w:p>
    <w:p w14:paraId="4D3756F6" w14:textId="77777777" w:rsidR="0052259B" w:rsidRPr="006D28C7" w:rsidRDefault="0052259B" w:rsidP="00803E41">
      <w:pPr>
        <w:jc w:val="center"/>
      </w:pPr>
      <w:r>
        <w:drawing>
          <wp:inline distT="0" distB="0" distL="0" distR="0" wp14:anchorId="5804E57A" wp14:editId="4EE463CB">
            <wp:extent cx="5715000" cy="110209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15000" cy="1102091"/>
                    </a:xfrm>
                    <a:prstGeom prst="rect">
                      <a:avLst/>
                    </a:prstGeom>
                  </pic:spPr>
                </pic:pic>
              </a:graphicData>
            </a:graphic>
          </wp:inline>
        </w:drawing>
      </w:r>
    </w:p>
    <w:p w14:paraId="5F100A8F" w14:textId="6A964C7C" w:rsidR="0052259B" w:rsidRDefault="00416C4D" w:rsidP="00E52A55">
      <w:pPr>
        <w:jc w:val="center"/>
      </w:pPr>
      <w:r>
        <w:t xml:space="preserve">Figure </w:t>
      </w:r>
      <w:r w:rsidR="00C21646">
        <w:t>3.1</w:t>
      </w:r>
      <w:r w:rsidR="00B271FF">
        <w:t>9</w:t>
      </w:r>
      <w:r w:rsidR="0052259B">
        <w:t xml:space="preserve"> &lt; </w:t>
      </w:r>
      <w:r w:rsidR="00DC1EF3">
        <w:t>Deliveryman</w:t>
      </w:r>
      <w:r w:rsidR="0052259B">
        <w:t xml:space="preserve"> &gt; Change status</w:t>
      </w:r>
    </w:p>
    <w:p w14:paraId="0571FF12" w14:textId="77777777" w:rsidR="0052259B" w:rsidRPr="0016093D" w:rsidRDefault="0052259B" w:rsidP="0052259B"/>
    <w:p w14:paraId="01531755" w14:textId="77777777" w:rsidR="0052259B" w:rsidRPr="00435690" w:rsidRDefault="0052259B" w:rsidP="0052259B">
      <w:r w:rsidRPr="00435690">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92"/>
        <w:gridCol w:w="2442"/>
        <w:gridCol w:w="1429"/>
        <w:gridCol w:w="732"/>
        <w:gridCol w:w="2095"/>
      </w:tblGrid>
      <w:tr w:rsidR="0052259B" w:rsidRPr="00305956" w14:paraId="13FAA287" w14:textId="77777777" w:rsidTr="001A3A6F">
        <w:tc>
          <w:tcPr>
            <w:tcW w:w="5000" w:type="pct"/>
            <w:gridSpan w:val="5"/>
            <w:shd w:val="clear" w:color="auto" w:fill="F3F3F3"/>
          </w:tcPr>
          <w:p w14:paraId="50136AF2" w14:textId="7F1825FB" w:rsidR="0052259B" w:rsidRPr="00305956" w:rsidRDefault="00A64939" w:rsidP="00536FED">
            <w:r>
              <w:t>USE CASE – sSs_UC_16</w:t>
            </w:r>
          </w:p>
        </w:tc>
      </w:tr>
      <w:tr w:rsidR="0052259B" w:rsidRPr="00305956" w14:paraId="76AC2216" w14:textId="77777777" w:rsidTr="001A3A6F">
        <w:tc>
          <w:tcPr>
            <w:tcW w:w="1391" w:type="pct"/>
            <w:shd w:val="clear" w:color="auto" w:fill="F3F3F3"/>
          </w:tcPr>
          <w:p w14:paraId="1139DC01" w14:textId="77777777" w:rsidR="0052259B" w:rsidRPr="00305956" w:rsidRDefault="0052259B" w:rsidP="001A3A6F">
            <w:r w:rsidRPr="00305956">
              <w:t>Use-case No.</w:t>
            </w:r>
          </w:p>
        </w:tc>
        <w:tc>
          <w:tcPr>
            <w:tcW w:w="1364" w:type="pct"/>
          </w:tcPr>
          <w:p w14:paraId="73B9C65C" w14:textId="175E6683" w:rsidR="0052259B" w:rsidRPr="00305956" w:rsidRDefault="00A64939" w:rsidP="001A3A6F">
            <w:r>
              <w:t>&lt;UC016</w:t>
            </w:r>
            <w:r w:rsidR="0052259B" w:rsidRPr="00305956">
              <w:t>&gt;</w:t>
            </w:r>
          </w:p>
        </w:tc>
        <w:tc>
          <w:tcPr>
            <w:tcW w:w="1059" w:type="pct"/>
            <w:gridSpan w:val="2"/>
            <w:shd w:val="clear" w:color="auto" w:fill="F3F3F3"/>
          </w:tcPr>
          <w:p w14:paraId="38FBB9DF" w14:textId="77777777" w:rsidR="0052259B" w:rsidRPr="00305956" w:rsidRDefault="0052259B" w:rsidP="001A3A6F">
            <w:r w:rsidRPr="00305956">
              <w:t>Use-case Version</w:t>
            </w:r>
          </w:p>
        </w:tc>
        <w:tc>
          <w:tcPr>
            <w:tcW w:w="1186" w:type="pct"/>
          </w:tcPr>
          <w:p w14:paraId="2C1682FE" w14:textId="77777777" w:rsidR="0052259B" w:rsidRPr="00305956" w:rsidRDefault="0052259B" w:rsidP="001A3A6F">
            <w:r>
              <w:t>1.0</w:t>
            </w:r>
          </w:p>
        </w:tc>
      </w:tr>
      <w:tr w:rsidR="0052259B" w:rsidRPr="00305956" w14:paraId="6A9E028F" w14:textId="77777777" w:rsidTr="001A3A6F">
        <w:tc>
          <w:tcPr>
            <w:tcW w:w="1391" w:type="pct"/>
            <w:shd w:val="clear" w:color="auto" w:fill="F3F3F3"/>
          </w:tcPr>
          <w:p w14:paraId="44A4A1B3" w14:textId="77777777" w:rsidR="0052259B" w:rsidRPr="00305956" w:rsidRDefault="0052259B" w:rsidP="001A3A6F">
            <w:r w:rsidRPr="00305956">
              <w:t>Use-case Name</w:t>
            </w:r>
          </w:p>
        </w:tc>
        <w:tc>
          <w:tcPr>
            <w:tcW w:w="3609" w:type="pct"/>
            <w:gridSpan w:val="4"/>
          </w:tcPr>
          <w:p w14:paraId="7ADC25AB" w14:textId="77777777" w:rsidR="0052259B" w:rsidRPr="00305956" w:rsidRDefault="0052259B" w:rsidP="001A3A6F">
            <w:r>
              <w:t>Change status</w:t>
            </w:r>
          </w:p>
        </w:tc>
      </w:tr>
      <w:tr w:rsidR="0052259B" w:rsidRPr="00305956" w14:paraId="6708860E" w14:textId="77777777" w:rsidTr="001A3A6F">
        <w:tc>
          <w:tcPr>
            <w:tcW w:w="1391" w:type="pct"/>
            <w:shd w:val="clear" w:color="auto" w:fill="F3F3F3"/>
          </w:tcPr>
          <w:p w14:paraId="4AD52873" w14:textId="77777777" w:rsidR="0052259B" w:rsidRPr="00305956" w:rsidRDefault="0052259B" w:rsidP="001A3A6F">
            <w:r w:rsidRPr="00305956">
              <w:t xml:space="preserve">Author </w:t>
            </w:r>
          </w:p>
        </w:tc>
        <w:tc>
          <w:tcPr>
            <w:tcW w:w="3609" w:type="pct"/>
            <w:gridSpan w:val="4"/>
          </w:tcPr>
          <w:p w14:paraId="6E7DB152" w14:textId="77777777" w:rsidR="0052259B" w:rsidRPr="00305956" w:rsidRDefault="0052259B" w:rsidP="001A3A6F">
            <w:r>
              <w:t>Le Tien Dat</w:t>
            </w:r>
          </w:p>
        </w:tc>
      </w:tr>
      <w:tr w:rsidR="0052259B" w:rsidRPr="00305956" w14:paraId="4A300CD1" w14:textId="77777777" w:rsidTr="001A3A6F">
        <w:tc>
          <w:tcPr>
            <w:tcW w:w="1391" w:type="pct"/>
            <w:shd w:val="clear" w:color="auto" w:fill="F3F3F3"/>
          </w:tcPr>
          <w:p w14:paraId="4D0BBD3F" w14:textId="77777777" w:rsidR="0052259B" w:rsidRPr="00305956" w:rsidRDefault="0052259B" w:rsidP="001A3A6F">
            <w:r w:rsidRPr="00305956">
              <w:t>Date</w:t>
            </w:r>
          </w:p>
        </w:tc>
        <w:tc>
          <w:tcPr>
            <w:tcW w:w="1364" w:type="pct"/>
          </w:tcPr>
          <w:p w14:paraId="566804E2" w14:textId="77777777" w:rsidR="0052259B" w:rsidRPr="00305956" w:rsidRDefault="0052259B" w:rsidP="001A3A6F">
            <w:r>
              <w:t>04/07/2021</w:t>
            </w:r>
          </w:p>
        </w:tc>
        <w:tc>
          <w:tcPr>
            <w:tcW w:w="637" w:type="pct"/>
            <w:shd w:val="clear" w:color="auto" w:fill="F3F3F3"/>
          </w:tcPr>
          <w:p w14:paraId="6F903AA0" w14:textId="77777777" w:rsidR="0052259B" w:rsidRPr="00305956" w:rsidRDefault="0052259B" w:rsidP="001A3A6F">
            <w:r w:rsidRPr="00305956">
              <w:t>Priority</w:t>
            </w:r>
          </w:p>
        </w:tc>
        <w:tc>
          <w:tcPr>
            <w:tcW w:w="1608" w:type="pct"/>
            <w:gridSpan w:val="2"/>
          </w:tcPr>
          <w:p w14:paraId="0B25F4E1" w14:textId="77777777" w:rsidR="0052259B" w:rsidRPr="00305956" w:rsidRDefault="0052259B" w:rsidP="001A3A6F">
            <w:r>
              <w:t>Normal</w:t>
            </w:r>
          </w:p>
        </w:tc>
      </w:tr>
      <w:tr w:rsidR="0052259B" w:rsidRPr="00305956" w14:paraId="4E683C30" w14:textId="77777777" w:rsidTr="001A3A6F">
        <w:tc>
          <w:tcPr>
            <w:tcW w:w="5000" w:type="pct"/>
            <w:gridSpan w:val="5"/>
            <w:shd w:val="clear" w:color="auto" w:fill="FFFFFF"/>
          </w:tcPr>
          <w:p w14:paraId="306886CB" w14:textId="77777777" w:rsidR="0052259B" w:rsidRPr="00305956" w:rsidRDefault="0052259B" w:rsidP="001A3A6F">
            <w:r w:rsidRPr="00305956">
              <w:lastRenderedPageBreak/>
              <w:t>Actor:</w:t>
            </w:r>
          </w:p>
          <w:p w14:paraId="3507DD8F" w14:textId="4A260DEF" w:rsidR="0052259B" w:rsidRPr="00305956" w:rsidRDefault="0052259B" w:rsidP="001A3A6F">
            <w:r>
              <w:t xml:space="preserve">         </w:t>
            </w:r>
            <w:r w:rsidR="00DC1EF3">
              <w:t>Deliveryman</w:t>
            </w:r>
          </w:p>
          <w:p w14:paraId="09CB7931" w14:textId="77777777" w:rsidR="0052259B" w:rsidRPr="00305956" w:rsidRDefault="0052259B" w:rsidP="001A3A6F">
            <w:r w:rsidRPr="00305956">
              <w:t>Summary:</w:t>
            </w:r>
          </w:p>
          <w:p w14:paraId="5DF4EFCA" w14:textId="75285207" w:rsidR="0052259B" w:rsidRPr="00305956" w:rsidRDefault="0052259B" w:rsidP="001A3A6F">
            <w:r>
              <w:t xml:space="preserve">         This use case allows </w:t>
            </w:r>
            <w:r w:rsidR="00DC1EF3">
              <w:t>Deliveryman</w:t>
            </w:r>
            <w:r w:rsidR="002B3769">
              <w:t xml:space="preserve"> </w:t>
            </w:r>
            <w:r>
              <w:t>to change status of the order.</w:t>
            </w:r>
          </w:p>
          <w:p w14:paraId="18A011EB" w14:textId="77777777" w:rsidR="0052259B" w:rsidRPr="00305956" w:rsidRDefault="0052259B" w:rsidP="001A3A6F">
            <w:r w:rsidRPr="00305956">
              <w:t>Goal:</w:t>
            </w:r>
          </w:p>
          <w:p w14:paraId="4FDC2FAC" w14:textId="5E82040E" w:rsidR="0052259B" w:rsidRPr="00305956" w:rsidRDefault="0052259B" w:rsidP="001A3A6F">
            <w:r>
              <w:t xml:space="preserve">         </w:t>
            </w:r>
            <w:r w:rsidR="00DC1EF3">
              <w:t>Deliveryman</w:t>
            </w:r>
            <w:r w:rsidR="000718F4">
              <w:t xml:space="preserve"> </w:t>
            </w:r>
            <w:r>
              <w:t>can change status of the order.</w:t>
            </w:r>
          </w:p>
          <w:p w14:paraId="4D1DC861" w14:textId="77777777" w:rsidR="0052259B" w:rsidRPr="00305956" w:rsidRDefault="0052259B" w:rsidP="001A3A6F">
            <w:r w:rsidRPr="00305956">
              <w:t>Triggers</w:t>
            </w:r>
          </w:p>
          <w:p w14:paraId="0A9D047D" w14:textId="1A315A3E" w:rsidR="0052259B" w:rsidRPr="00305956" w:rsidRDefault="0052259B" w:rsidP="001A3A6F">
            <w:r>
              <w:t xml:space="preserve">    </w:t>
            </w:r>
            <w:r w:rsidRPr="00305956">
              <w:t xml:space="preserve">     </w:t>
            </w:r>
            <w:r w:rsidR="00DC1EF3">
              <w:t>Deliveryman</w:t>
            </w:r>
            <w:r w:rsidR="000718F4">
              <w:t xml:space="preserve"> </w:t>
            </w:r>
            <w:r>
              <w:t>clicks “Change status” on “View an order” screen.</w:t>
            </w:r>
            <w:r w:rsidRPr="00305956">
              <w:tab/>
            </w:r>
          </w:p>
          <w:p w14:paraId="44C1DB51" w14:textId="77777777" w:rsidR="0052259B" w:rsidRPr="00305956" w:rsidRDefault="0052259B" w:rsidP="001A3A6F">
            <w:r w:rsidRPr="00305956">
              <w:t>Preconditions:</w:t>
            </w:r>
          </w:p>
          <w:p w14:paraId="5C079D32" w14:textId="72C16B4D" w:rsidR="0052259B" w:rsidRPr="00305956" w:rsidRDefault="0052259B" w:rsidP="001A3A6F">
            <w:r>
              <w:t xml:space="preserve">        </w:t>
            </w:r>
            <w:r w:rsidRPr="00305956">
              <w:t xml:space="preserve"> </w:t>
            </w:r>
            <w:r w:rsidR="00DC1EF3">
              <w:t>Deliveryman</w:t>
            </w:r>
            <w:r>
              <w:t xml:space="preserve"> is on “Change status” screen.</w:t>
            </w:r>
          </w:p>
          <w:p w14:paraId="2B268126" w14:textId="77777777" w:rsidR="0052259B" w:rsidRPr="00305956" w:rsidRDefault="0052259B" w:rsidP="001A3A6F">
            <w:r w:rsidRPr="00305956">
              <w:t>Post Conditions:</w:t>
            </w:r>
          </w:p>
          <w:p w14:paraId="7F355D8D" w14:textId="6A604BA3" w:rsidR="0052259B" w:rsidRDefault="0052259B" w:rsidP="001A3A6F">
            <w:r>
              <w:t xml:space="preserve">       </w:t>
            </w:r>
            <w:r w:rsidRPr="00305956">
              <w:t xml:space="preserve">  </w:t>
            </w:r>
            <w:r>
              <w:t xml:space="preserve">Success: </w:t>
            </w:r>
            <w:r w:rsidR="00DC1EF3">
              <w:t>Deliveryman</w:t>
            </w:r>
            <w:r>
              <w:t xml:space="preserve"> views an order successfully.</w:t>
            </w:r>
          </w:p>
          <w:p w14:paraId="3D52E6C1" w14:textId="77777777" w:rsidR="0052259B" w:rsidRPr="00305956" w:rsidRDefault="0052259B" w:rsidP="001A3A6F">
            <w:r w:rsidRPr="00305956">
              <w:t>Main Success Scenario:</w:t>
            </w:r>
          </w:p>
          <w:tbl>
            <w:tblPr>
              <w:tblW w:w="8429" w:type="dxa"/>
              <w:tblLook w:val="0400" w:firstRow="0" w:lastRow="0" w:firstColumn="0" w:lastColumn="0" w:noHBand="0" w:noVBand="1"/>
            </w:tblPr>
            <w:tblGrid>
              <w:gridCol w:w="949"/>
              <w:gridCol w:w="2773"/>
              <w:gridCol w:w="4707"/>
            </w:tblGrid>
            <w:tr w:rsidR="0052259B" w:rsidRPr="00E06C00" w14:paraId="0B46F404" w14:textId="77777777" w:rsidTr="001A3A6F">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06B4FC2" w14:textId="77777777" w:rsidR="0052259B" w:rsidRPr="00E06C00" w:rsidRDefault="0052259B" w:rsidP="001A3A6F">
                  <w:pPr>
                    <w:pStyle w:val="TableStyleWCS"/>
                    <w:rPr>
                      <w:rFonts w:eastAsia="Times New Roman"/>
                    </w:rPr>
                  </w:pPr>
                  <w:r w:rsidRPr="00E06C00">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FDF908F" w14:textId="77777777" w:rsidR="0052259B" w:rsidRPr="00E06C00" w:rsidRDefault="0052259B" w:rsidP="001A3A6F">
                  <w:pPr>
                    <w:pStyle w:val="TableStyleWCS"/>
                    <w:rPr>
                      <w:rFonts w:eastAsia="Times New Roman"/>
                    </w:rPr>
                  </w:pPr>
                  <w:r w:rsidRPr="00E06C00">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EB97193" w14:textId="77777777" w:rsidR="0052259B" w:rsidRPr="00E06C00" w:rsidRDefault="0052259B" w:rsidP="001A3A6F">
                  <w:pPr>
                    <w:pStyle w:val="TableStyleWCS"/>
                    <w:rPr>
                      <w:rFonts w:eastAsia="Times New Roman"/>
                    </w:rPr>
                  </w:pPr>
                  <w:r w:rsidRPr="00E06C00">
                    <w:t>System Response</w:t>
                  </w:r>
                </w:p>
              </w:tc>
            </w:tr>
            <w:tr w:rsidR="0052259B" w:rsidRPr="00E06C00" w14:paraId="6221A1BD" w14:textId="77777777" w:rsidTr="005445E4">
              <w:trPr>
                <w:trHeight w:val="1590"/>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C0BE83D" w14:textId="77777777" w:rsidR="0052259B" w:rsidRPr="00E06C00" w:rsidRDefault="0052259B" w:rsidP="001A3A6F">
                  <w:pPr>
                    <w:pStyle w:val="TableStyleWCS"/>
                    <w:rPr>
                      <w:rFonts w:eastAsia="Times New Roman"/>
                    </w:rPr>
                  </w:pPr>
                  <w: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D93B23" w14:textId="139F893B" w:rsidR="0052259B" w:rsidRPr="00E06C00" w:rsidRDefault="00DC1EF3" w:rsidP="001A3A6F">
                  <w:pPr>
                    <w:pStyle w:val="TableStyleWCS"/>
                  </w:pPr>
                  <w:r>
                    <w:t>Deliveryman</w:t>
                  </w:r>
                  <w:r w:rsidR="0052259B">
                    <w:t xml:space="preserve"> clicks on button “Change status”</w:t>
                  </w:r>
                </w:p>
                <w:p w14:paraId="3BBE726D" w14:textId="77777777" w:rsidR="0052259B" w:rsidRPr="00E06C00" w:rsidRDefault="0052259B" w:rsidP="001A3A6F">
                  <w:pPr>
                    <w:pStyle w:val="TableStyleWCS"/>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3888BB" w14:textId="77777777" w:rsidR="0052259B" w:rsidRDefault="0052259B" w:rsidP="001A3A6F">
                  <w:pPr>
                    <w:pStyle w:val="TableStyleWCS"/>
                  </w:pPr>
                  <w:r>
                    <w:t>The system shows</w:t>
                  </w:r>
                  <w:r w:rsidRPr="00E06C00">
                    <w:t xml:space="preserve"> </w:t>
                  </w:r>
                  <w:r>
                    <w:t>a list:</w:t>
                  </w:r>
                </w:p>
                <w:p w14:paraId="57E22C33" w14:textId="47506224" w:rsidR="0052259B" w:rsidRDefault="002631BB" w:rsidP="001A3A6F">
                  <w:pPr>
                    <w:pStyle w:val="TableStyleWCS"/>
                  </w:pPr>
                  <w:r>
                    <w:rPr>
                      <w:noProof/>
                    </w:rPr>
                    <w:t>Status: “</w:t>
                  </w:r>
                  <w:r w:rsidR="00605BA1" w:rsidRPr="00605BA1">
                    <w:t>Received</w:t>
                  </w:r>
                  <w:r>
                    <w:t>” or “Checked” or</w:t>
                  </w:r>
                  <w:r w:rsidR="0052259B">
                    <w:t xml:space="preserve"> </w:t>
                  </w:r>
                  <w:r>
                    <w:t>“</w:t>
                  </w:r>
                  <w:r w:rsidR="00544C80">
                    <w:t>D</w:t>
                  </w:r>
                  <w:r w:rsidR="00544C80" w:rsidRPr="00544C80">
                    <w:t>elivering</w:t>
                  </w:r>
                  <w:r>
                    <w:t>” or “</w:t>
                  </w:r>
                  <w:r w:rsidR="00605BA1" w:rsidRPr="00605BA1">
                    <w:t>Delivered</w:t>
                  </w:r>
                  <w:r w:rsidR="0052259B">
                    <w:t xml:space="preserve"> (</w:t>
                  </w:r>
                  <w:r w:rsidR="00605BA1">
                    <w:t>Success, Fail</w:t>
                  </w:r>
                  <w:r>
                    <w:t>)”</w:t>
                  </w:r>
                </w:p>
                <w:p w14:paraId="1AC67832" w14:textId="005C2A4E" w:rsidR="0052259B" w:rsidRDefault="0052259B" w:rsidP="001A3A6F">
                  <w:pPr>
                    <w:pStyle w:val="TableStyleWCS"/>
                  </w:pPr>
                  <w:r>
                    <w:t>“</w:t>
                  </w:r>
                  <w:r w:rsidR="008E5A1F">
                    <w:t>Next step</w:t>
                  </w:r>
                  <w:r>
                    <w:t>” button</w:t>
                  </w:r>
                </w:p>
                <w:p w14:paraId="4F7BF98E" w14:textId="45FF3D51" w:rsidR="0052259B" w:rsidRPr="00E06C00" w:rsidRDefault="0052259B" w:rsidP="005445E4">
                  <w:pPr>
                    <w:pStyle w:val="TableStyleWCS"/>
                  </w:pPr>
                  <w:r>
                    <w:t>“Back” button</w:t>
                  </w:r>
                </w:p>
              </w:tc>
            </w:tr>
            <w:tr w:rsidR="005445E4" w:rsidRPr="00E06C00" w14:paraId="231F0266" w14:textId="77777777" w:rsidTr="005445E4">
              <w:trPr>
                <w:trHeight w:val="131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950B4F" w14:textId="6A1F479F" w:rsidR="005445E4" w:rsidRDefault="005445E4" w:rsidP="001A3A6F">
                  <w:pPr>
                    <w:pStyle w:val="TableStyleWCS"/>
                  </w:pPr>
                  <w:r>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37E29F" w14:textId="633DA86E" w:rsidR="005445E4" w:rsidRPr="00B84FD5" w:rsidRDefault="005445E4" w:rsidP="003B4201">
                  <w:pPr>
                    <w:pStyle w:val="TableStyleWCS"/>
                  </w:pPr>
                  <w:r>
                    <w:t>Deliveryman clicks on button “</w:t>
                  </w:r>
                  <w:r w:rsidR="00B84FD5">
                    <w:t>Next step</w:t>
                  </w:r>
                  <w:r>
                    <w:t>”</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A3D486" w14:textId="6128A06F" w:rsidR="00B84FD5" w:rsidRDefault="00B84FD5" w:rsidP="00B84FD5">
                  <w:pPr>
                    <w:pStyle w:val="TableStyleWCS"/>
                  </w:pPr>
                  <w:r>
                    <w:t xml:space="preserve">The systen </w:t>
                  </w:r>
                  <w:r w:rsidRPr="00B84FD5">
                    <w:t>increase</w:t>
                  </w:r>
                  <w:r>
                    <w:t xml:space="preserve"> statusID</w:t>
                  </w:r>
                </w:p>
                <w:p w14:paraId="357A9D42" w14:textId="77777777" w:rsidR="00B84FD5" w:rsidRDefault="005445E4" w:rsidP="00B84FD5">
                  <w:pPr>
                    <w:pStyle w:val="TableStyleWCS"/>
                  </w:pPr>
                  <w:r>
                    <w:t>The system sends a message “Change status successfully!”</w:t>
                  </w:r>
                </w:p>
                <w:p w14:paraId="75042971" w14:textId="77777777" w:rsidR="005445E4" w:rsidRDefault="00B84FD5" w:rsidP="00B84FD5">
                  <w:pPr>
                    <w:pStyle w:val="TableStyleWCS"/>
                  </w:pPr>
                  <w:r>
                    <w:t>The systen</w:t>
                  </w:r>
                  <w:r w:rsidR="005445E4">
                    <w:t xml:space="preserve"> back to “View an order” screen.</w:t>
                  </w:r>
                </w:p>
                <w:p w14:paraId="6F0B6498" w14:textId="6C89FAEE" w:rsidR="00F2425C" w:rsidRDefault="00F2425C" w:rsidP="00B84FD5">
                  <w:pPr>
                    <w:pStyle w:val="TableStyleWCS"/>
                  </w:pPr>
                  <w:r>
                    <w:t>Exception[1]</w:t>
                  </w:r>
                </w:p>
              </w:tc>
            </w:tr>
          </w:tbl>
          <w:p w14:paraId="3F46B1BE" w14:textId="77777777" w:rsidR="0052259B" w:rsidRDefault="0052259B" w:rsidP="001A3A6F">
            <w:r>
              <w:t>Alternative</w:t>
            </w:r>
            <w:r w:rsidRPr="00305956">
              <w:t>:</w:t>
            </w:r>
          </w:p>
          <w:p w14:paraId="2992B99C" w14:textId="7CE752A9" w:rsidR="00C71A39" w:rsidRPr="00305956" w:rsidRDefault="00C71A39" w:rsidP="001A3A6F">
            <w:r>
              <w:t xml:space="preserve">         - None.</w:t>
            </w:r>
          </w:p>
          <w:p w14:paraId="4D0B91ED" w14:textId="12651821" w:rsidR="005445E4" w:rsidRDefault="0052259B" w:rsidP="005445E4">
            <w:r w:rsidRPr="00305956">
              <w:t>Exceptions:</w:t>
            </w:r>
          </w:p>
          <w:tbl>
            <w:tblPr>
              <w:tblW w:w="8429" w:type="dxa"/>
              <w:tblLook w:val="0400" w:firstRow="0" w:lastRow="0" w:firstColumn="0" w:lastColumn="0" w:noHBand="0" w:noVBand="1"/>
            </w:tblPr>
            <w:tblGrid>
              <w:gridCol w:w="949"/>
              <w:gridCol w:w="2773"/>
              <w:gridCol w:w="4707"/>
            </w:tblGrid>
            <w:tr w:rsidR="005445E4" w:rsidRPr="00E06C00" w14:paraId="6A8D3F32" w14:textId="77777777" w:rsidTr="00F500D2">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5F92B63" w14:textId="77777777" w:rsidR="005445E4" w:rsidRPr="00E06C00" w:rsidRDefault="005445E4" w:rsidP="00F500D2">
                  <w:pPr>
                    <w:pStyle w:val="TableStyleWCS"/>
                    <w:rPr>
                      <w:rFonts w:eastAsia="Times New Roman"/>
                    </w:rPr>
                  </w:pPr>
                  <w:r w:rsidRPr="00E06C00">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302387A" w14:textId="77777777" w:rsidR="005445E4" w:rsidRPr="00E06C00" w:rsidRDefault="005445E4" w:rsidP="00F500D2">
                  <w:pPr>
                    <w:pStyle w:val="TableStyleWCS"/>
                    <w:rPr>
                      <w:rFonts w:eastAsia="Times New Roman"/>
                    </w:rPr>
                  </w:pPr>
                  <w:r w:rsidRPr="00E06C00">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73D6D0C" w14:textId="77777777" w:rsidR="005445E4" w:rsidRPr="00E06C00" w:rsidRDefault="005445E4" w:rsidP="00F500D2">
                  <w:pPr>
                    <w:pStyle w:val="TableStyleWCS"/>
                    <w:rPr>
                      <w:rFonts w:eastAsia="Times New Roman"/>
                    </w:rPr>
                  </w:pPr>
                  <w:r w:rsidRPr="00E06C00">
                    <w:t>System Response</w:t>
                  </w:r>
                </w:p>
              </w:tc>
            </w:tr>
            <w:tr w:rsidR="005445E4" w:rsidRPr="00E06C00" w14:paraId="1EDA7FA1" w14:textId="77777777" w:rsidTr="00F500D2">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BE5933" w14:textId="77777777" w:rsidR="005445E4" w:rsidRPr="00E06C00" w:rsidRDefault="005445E4" w:rsidP="00F500D2">
                  <w:pPr>
                    <w:pStyle w:val="TableStyleWCS"/>
                    <w:rPr>
                      <w:rFonts w:eastAsia="Times New Roman"/>
                    </w:rPr>
                  </w:pPr>
                  <w: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584F99" w14:textId="385003BC" w:rsidR="005445E4" w:rsidRPr="00E06C00" w:rsidRDefault="003B4201" w:rsidP="003B4201">
                  <w:pPr>
                    <w:pStyle w:val="TableStyleWCS"/>
                  </w:pPr>
                  <w:r>
                    <w:t>StatusID equal “1”</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0D78A8" w14:textId="460259D9" w:rsidR="005445E4" w:rsidRPr="00E06C00" w:rsidRDefault="005445E4" w:rsidP="00F500D2">
                  <w:pPr>
                    <w:pStyle w:val="TableStyleWCS"/>
                  </w:pPr>
                  <w:r>
                    <w:t xml:space="preserve">The system </w:t>
                  </w:r>
                  <w:r w:rsidR="003B4201">
                    <w:t>sends message “</w:t>
                  </w:r>
                  <w:r w:rsidR="003B4201" w:rsidRPr="003B4201">
                    <w:t>Not under your authority</w:t>
                  </w:r>
                  <w:r w:rsidR="003B4201">
                    <w:t>, please wait for the moderator!”</w:t>
                  </w:r>
                </w:p>
              </w:tc>
            </w:tr>
          </w:tbl>
          <w:p w14:paraId="173A8302" w14:textId="77777777" w:rsidR="0052259B" w:rsidRDefault="0052259B" w:rsidP="001A3A6F">
            <w:r w:rsidRPr="00305956">
              <w:t xml:space="preserve">Relationships: </w:t>
            </w:r>
          </w:p>
          <w:p w14:paraId="3AC09BD9" w14:textId="77777777" w:rsidR="0052259B" w:rsidRPr="00305956" w:rsidRDefault="0052259B" w:rsidP="001A3A6F">
            <w:r>
              <w:t xml:space="preserve">         - Change status extend from view an order.</w:t>
            </w:r>
          </w:p>
          <w:p w14:paraId="0858AF76" w14:textId="77777777" w:rsidR="0052259B" w:rsidRDefault="0052259B" w:rsidP="0008639E">
            <w:r w:rsidRPr="00305956">
              <w:lastRenderedPageBreak/>
              <w:t>Business Rules:</w:t>
            </w:r>
          </w:p>
          <w:p w14:paraId="2F864DED" w14:textId="4D4FFFFB" w:rsidR="0008639E" w:rsidRPr="00305956" w:rsidRDefault="0008639E" w:rsidP="0008639E">
            <w:r>
              <w:t xml:space="preserve">         - None.</w:t>
            </w:r>
          </w:p>
        </w:tc>
      </w:tr>
    </w:tbl>
    <w:p w14:paraId="0FD9D508" w14:textId="7EFEDAA0" w:rsidR="0052259B" w:rsidRDefault="0052259B" w:rsidP="00405A3A">
      <w:pPr>
        <w:pStyle w:val="Heading2"/>
      </w:pPr>
      <w:bookmarkStart w:id="38" w:name="_Toc77171489"/>
      <w:r>
        <w:lastRenderedPageBreak/>
        <w:t>&lt; Moderator &gt; Overview Use Case</w:t>
      </w:r>
      <w:bookmarkEnd w:id="38"/>
    </w:p>
    <w:p w14:paraId="32CE5459" w14:textId="77777777" w:rsidR="0052259B" w:rsidRPr="005D4943" w:rsidRDefault="0052259B" w:rsidP="00803E41">
      <w:pPr>
        <w:jc w:val="center"/>
      </w:pPr>
      <w:r>
        <w:drawing>
          <wp:inline distT="0" distB="0" distL="0" distR="0" wp14:anchorId="2AD540DC" wp14:editId="5225F0CB">
            <wp:extent cx="5715000" cy="13005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15000" cy="1300529"/>
                    </a:xfrm>
                    <a:prstGeom prst="rect">
                      <a:avLst/>
                    </a:prstGeom>
                  </pic:spPr>
                </pic:pic>
              </a:graphicData>
            </a:graphic>
          </wp:inline>
        </w:drawing>
      </w:r>
    </w:p>
    <w:p w14:paraId="308695E7" w14:textId="2578B58C" w:rsidR="0052259B" w:rsidRPr="00F47C07" w:rsidRDefault="00E52A55" w:rsidP="00E52A55">
      <w:pPr>
        <w:jc w:val="center"/>
      </w:pPr>
      <w:r>
        <w:t xml:space="preserve">Figure </w:t>
      </w:r>
      <w:r w:rsidR="00B271FF">
        <w:t>3.20</w:t>
      </w:r>
      <w:r w:rsidR="009A2333">
        <w:t xml:space="preserve"> </w:t>
      </w:r>
      <w:r w:rsidR="0052259B">
        <w:t xml:space="preserve">&lt; Moderator &gt; Overview </w:t>
      </w:r>
      <w:r w:rsidR="00811D9C">
        <w:t>u</w:t>
      </w:r>
      <w:r w:rsidR="0052259B">
        <w:t xml:space="preserve">se </w:t>
      </w:r>
      <w:r w:rsidR="00811D9C">
        <w:t>c</w:t>
      </w:r>
      <w:r w:rsidR="0052259B">
        <w:t>ase</w:t>
      </w:r>
    </w:p>
    <w:p w14:paraId="363181E8" w14:textId="75D7F978" w:rsidR="0052259B" w:rsidRDefault="0052259B" w:rsidP="00405A3A">
      <w:pPr>
        <w:pStyle w:val="Heading2"/>
      </w:pPr>
      <w:bookmarkStart w:id="39" w:name="_Toc77171490"/>
      <w:r>
        <w:t>&lt; Moderator &gt; Check shoes</w:t>
      </w:r>
      <w:bookmarkEnd w:id="39"/>
    </w:p>
    <w:p w14:paraId="24516398" w14:textId="77777777" w:rsidR="0052259B" w:rsidRPr="005D4943" w:rsidRDefault="0052259B" w:rsidP="00803E41">
      <w:pPr>
        <w:jc w:val="center"/>
      </w:pPr>
      <w:r>
        <w:drawing>
          <wp:inline distT="0" distB="0" distL="0" distR="0" wp14:anchorId="1493706B" wp14:editId="774C7616">
            <wp:extent cx="5715000" cy="13005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15000" cy="1300529"/>
                    </a:xfrm>
                    <a:prstGeom prst="rect">
                      <a:avLst/>
                    </a:prstGeom>
                  </pic:spPr>
                </pic:pic>
              </a:graphicData>
            </a:graphic>
          </wp:inline>
        </w:drawing>
      </w:r>
    </w:p>
    <w:p w14:paraId="61668E8A" w14:textId="0B7CBD50" w:rsidR="0052259B" w:rsidRDefault="00E52A55" w:rsidP="005817F8">
      <w:pPr>
        <w:jc w:val="center"/>
      </w:pPr>
      <w:r>
        <w:t xml:space="preserve">Figure </w:t>
      </w:r>
      <w:r w:rsidR="00B937DF">
        <w:t>3.</w:t>
      </w:r>
      <w:r w:rsidR="009A2333">
        <w:t>2</w:t>
      </w:r>
      <w:r w:rsidR="00B271FF">
        <w:t xml:space="preserve">1 </w:t>
      </w:r>
      <w:r w:rsidR="0052259B">
        <w:t>&lt; Moderator &gt; Check shoes</w:t>
      </w:r>
    </w:p>
    <w:p w14:paraId="3677398C" w14:textId="77777777" w:rsidR="0052259B" w:rsidRPr="0016093D" w:rsidRDefault="0052259B" w:rsidP="0052259B"/>
    <w:p w14:paraId="16E77B8A" w14:textId="77777777" w:rsidR="0052259B" w:rsidRPr="00435690" w:rsidRDefault="0052259B" w:rsidP="0052259B">
      <w:r w:rsidRPr="00435690">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92"/>
        <w:gridCol w:w="2442"/>
        <w:gridCol w:w="1429"/>
        <w:gridCol w:w="732"/>
        <w:gridCol w:w="2095"/>
      </w:tblGrid>
      <w:tr w:rsidR="0052259B" w:rsidRPr="00305956" w14:paraId="6EE3BE18" w14:textId="77777777" w:rsidTr="001A3A6F">
        <w:tc>
          <w:tcPr>
            <w:tcW w:w="5000" w:type="pct"/>
            <w:gridSpan w:val="5"/>
            <w:shd w:val="clear" w:color="auto" w:fill="F3F3F3"/>
          </w:tcPr>
          <w:p w14:paraId="1F788DC7" w14:textId="5E79CE49" w:rsidR="0052259B" w:rsidRPr="00305956" w:rsidRDefault="008B7A86" w:rsidP="00A8604B">
            <w:r>
              <w:t>USE CASE – sSs_UC_17</w:t>
            </w:r>
          </w:p>
        </w:tc>
      </w:tr>
      <w:tr w:rsidR="0052259B" w:rsidRPr="00305956" w14:paraId="6CE6336D" w14:textId="77777777" w:rsidTr="001A3A6F">
        <w:tc>
          <w:tcPr>
            <w:tcW w:w="1391" w:type="pct"/>
            <w:shd w:val="clear" w:color="auto" w:fill="F3F3F3"/>
          </w:tcPr>
          <w:p w14:paraId="32007E67" w14:textId="77777777" w:rsidR="0052259B" w:rsidRPr="00305956" w:rsidRDefault="0052259B" w:rsidP="001A3A6F">
            <w:r w:rsidRPr="00305956">
              <w:t>Use-case No.</w:t>
            </w:r>
          </w:p>
        </w:tc>
        <w:tc>
          <w:tcPr>
            <w:tcW w:w="1364" w:type="pct"/>
          </w:tcPr>
          <w:p w14:paraId="57FE0D9C" w14:textId="6CA05AF6" w:rsidR="0052259B" w:rsidRPr="00305956" w:rsidRDefault="0052259B" w:rsidP="00FD53A5">
            <w:r>
              <w:t>&lt;UC00</w:t>
            </w:r>
            <w:r w:rsidR="008B7A86">
              <w:t>17</w:t>
            </w:r>
            <w:r w:rsidRPr="00305956">
              <w:t>&gt;</w:t>
            </w:r>
          </w:p>
        </w:tc>
        <w:tc>
          <w:tcPr>
            <w:tcW w:w="1059" w:type="pct"/>
            <w:gridSpan w:val="2"/>
            <w:shd w:val="clear" w:color="auto" w:fill="F3F3F3"/>
          </w:tcPr>
          <w:p w14:paraId="485CEB7E" w14:textId="77777777" w:rsidR="0052259B" w:rsidRPr="00305956" w:rsidRDefault="0052259B" w:rsidP="001A3A6F">
            <w:r w:rsidRPr="00305956">
              <w:t>Use-case Version</w:t>
            </w:r>
          </w:p>
        </w:tc>
        <w:tc>
          <w:tcPr>
            <w:tcW w:w="1186" w:type="pct"/>
          </w:tcPr>
          <w:p w14:paraId="2FC3281A" w14:textId="77777777" w:rsidR="0052259B" w:rsidRPr="00305956" w:rsidRDefault="0052259B" w:rsidP="001A3A6F">
            <w:r>
              <w:t>1.0</w:t>
            </w:r>
          </w:p>
        </w:tc>
      </w:tr>
      <w:tr w:rsidR="0052259B" w:rsidRPr="00305956" w14:paraId="218C822A" w14:textId="77777777" w:rsidTr="001A3A6F">
        <w:tc>
          <w:tcPr>
            <w:tcW w:w="1391" w:type="pct"/>
            <w:shd w:val="clear" w:color="auto" w:fill="F3F3F3"/>
          </w:tcPr>
          <w:p w14:paraId="564FCF76" w14:textId="77777777" w:rsidR="0052259B" w:rsidRPr="00305956" w:rsidRDefault="0052259B" w:rsidP="001A3A6F">
            <w:r w:rsidRPr="00305956">
              <w:t>Use-case Name</w:t>
            </w:r>
          </w:p>
        </w:tc>
        <w:tc>
          <w:tcPr>
            <w:tcW w:w="3609" w:type="pct"/>
            <w:gridSpan w:val="4"/>
          </w:tcPr>
          <w:p w14:paraId="4ED6CD3D" w14:textId="77777777" w:rsidR="0052259B" w:rsidRPr="00305956" w:rsidRDefault="0052259B" w:rsidP="001A3A6F">
            <w:r>
              <w:t>Check shoes</w:t>
            </w:r>
          </w:p>
        </w:tc>
      </w:tr>
      <w:tr w:rsidR="0052259B" w:rsidRPr="00305956" w14:paraId="3B4E3CD0" w14:textId="77777777" w:rsidTr="001A3A6F">
        <w:tc>
          <w:tcPr>
            <w:tcW w:w="1391" w:type="pct"/>
            <w:shd w:val="clear" w:color="auto" w:fill="F3F3F3"/>
          </w:tcPr>
          <w:p w14:paraId="266A5967" w14:textId="77777777" w:rsidR="0052259B" w:rsidRPr="00305956" w:rsidRDefault="0052259B" w:rsidP="001A3A6F">
            <w:r w:rsidRPr="00305956">
              <w:t xml:space="preserve">Author </w:t>
            </w:r>
          </w:p>
        </w:tc>
        <w:tc>
          <w:tcPr>
            <w:tcW w:w="3609" w:type="pct"/>
            <w:gridSpan w:val="4"/>
          </w:tcPr>
          <w:p w14:paraId="58F49D95" w14:textId="77777777" w:rsidR="0052259B" w:rsidRPr="00305956" w:rsidRDefault="0052259B" w:rsidP="001A3A6F">
            <w:r>
              <w:t>Le Tien Dat</w:t>
            </w:r>
          </w:p>
        </w:tc>
      </w:tr>
      <w:tr w:rsidR="0052259B" w:rsidRPr="00305956" w14:paraId="18DB5B4E" w14:textId="77777777" w:rsidTr="001A3A6F">
        <w:tc>
          <w:tcPr>
            <w:tcW w:w="1391" w:type="pct"/>
            <w:shd w:val="clear" w:color="auto" w:fill="F3F3F3"/>
          </w:tcPr>
          <w:p w14:paraId="437FCFAE" w14:textId="77777777" w:rsidR="0052259B" w:rsidRPr="00305956" w:rsidRDefault="0052259B" w:rsidP="001A3A6F">
            <w:r w:rsidRPr="00305956">
              <w:t>Date</w:t>
            </w:r>
          </w:p>
        </w:tc>
        <w:tc>
          <w:tcPr>
            <w:tcW w:w="1364" w:type="pct"/>
          </w:tcPr>
          <w:p w14:paraId="194F1111" w14:textId="77777777" w:rsidR="0052259B" w:rsidRPr="00305956" w:rsidRDefault="0052259B" w:rsidP="001A3A6F">
            <w:r>
              <w:t>04/07/2021</w:t>
            </w:r>
          </w:p>
        </w:tc>
        <w:tc>
          <w:tcPr>
            <w:tcW w:w="637" w:type="pct"/>
            <w:shd w:val="clear" w:color="auto" w:fill="F3F3F3"/>
          </w:tcPr>
          <w:p w14:paraId="094E7E43" w14:textId="77777777" w:rsidR="0052259B" w:rsidRPr="00305956" w:rsidRDefault="0052259B" w:rsidP="001A3A6F">
            <w:r w:rsidRPr="00305956">
              <w:t>Priority</w:t>
            </w:r>
          </w:p>
        </w:tc>
        <w:tc>
          <w:tcPr>
            <w:tcW w:w="1608" w:type="pct"/>
            <w:gridSpan w:val="2"/>
          </w:tcPr>
          <w:p w14:paraId="234E95F3" w14:textId="77777777" w:rsidR="0052259B" w:rsidRPr="00305956" w:rsidRDefault="0052259B" w:rsidP="001A3A6F">
            <w:r>
              <w:t>Normal</w:t>
            </w:r>
          </w:p>
        </w:tc>
      </w:tr>
      <w:tr w:rsidR="0052259B" w:rsidRPr="00305956" w14:paraId="559FA6A9" w14:textId="77777777" w:rsidTr="001A3A6F">
        <w:tc>
          <w:tcPr>
            <w:tcW w:w="5000" w:type="pct"/>
            <w:gridSpan w:val="5"/>
            <w:shd w:val="clear" w:color="auto" w:fill="FFFFFF"/>
          </w:tcPr>
          <w:p w14:paraId="324A7283" w14:textId="77777777" w:rsidR="0052259B" w:rsidRPr="00305956" w:rsidRDefault="0052259B" w:rsidP="001A3A6F">
            <w:r w:rsidRPr="00305956">
              <w:t>Actor:</w:t>
            </w:r>
          </w:p>
          <w:p w14:paraId="6D17E7C0" w14:textId="77777777" w:rsidR="0052259B" w:rsidRPr="00305956" w:rsidRDefault="0052259B" w:rsidP="001A3A6F">
            <w:r>
              <w:lastRenderedPageBreak/>
              <w:t xml:space="preserve">         Moderator</w:t>
            </w:r>
          </w:p>
          <w:p w14:paraId="49229AA0" w14:textId="77777777" w:rsidR="0052259B" w:rsidRPr="00305956" w:rsidRDefault="0052259B" w:rsidP="001A3A6F">
            <w:r w:rsidRPr="00305956">
              <w:t>Summary:</w:t>
            </w:r>
          </w:p>
          <w:p w14:paraId="4F92B8ED" w14:textId="77777777" w:rsidR="0052259B" w:rsidRPr="00305956" w:rsidRDefault="0052259B" w:rsidP="001A3A6F">
            <w:r>
              <w:t xml:space="preserve">         This use case allows Moderator to check shoes and change status of the order.</w:t>
            </w:r>
          </w:p>
          <w:p w14:paraId="4ACD3CE8" w14:textId="77777777" w:rsidR="0052259B" w:rsidRDefault="0052259B" w:rsidP="001A3A6F">
            <w:r w:rsidRPr="00305956">
              <w:t>Goal:</w:t>
            </w:r>
          </w:p>
          <w:p w14:paraId="3EA65DD5" w14:textId="77777777" w:rsidR="0052259B" w:rsidRPr="00305956" w:rsidRDefault="0052259B" w:rsidP="001A3A6F">
            <w:r>
              <w:t xml:space="preserve">         Moderator can check shoes and change status of the order.</w:t>
            </w:r>
          </w:p>
          <w:p w14:paraId="0F6A8E25" w14:textId="77777777" w:rsidR="0052259B" w:rsidRPr="00305956" w:rsidRDefault="0052259B" w:rsidP="001A3A6F">
            <w:r w:rsidRPr="00305956">
              <w:t>Triggers</w:t>
            </w:r>
          </w:p>
          <w:p w14:paraId="05DBEC26" w14:textId="77777777" w:rsidR="0052259B" w:rsidRPr="00305956" w:rsidRDefault="0052259B" w:rsidP="001A3A6F">
            <w:r>
              <w:t xml:space="preserve">    </w:t>
            </w:r>
            <w:r w:rsidRPr="00305956">
              <w:t xml:space="preserve">     </w:t>
            </w:r>
            <w:r>
              <w:t>Moderator clicks “Check shoes”.</w:t>
            </w:r>
            <w:r w:rsidRPr="00305956">
              <w:tab/>
            </w:r>
          </w:p>
          <w:p w14:paraId="60FF24F3" w14:textId="77777777" w:rsidR="0052259B" w:rsidRPr="00305956" w:rsidRDefault="0052259B" w:rsidP="001A3A6F">
            <w:r w:rsidRPr="00305956">
              <w:t>Preconditions:</w:t>
            </w:r>
          </w:p>
          <w:p w14:paraId="3739727E" w14:textId="77777777" w:rsidR="0052259B" w:rsidRPr="00305956" w:rsidRDefault="0052259B" w:rsidP="001A3A6F">
            <w:r>
              <w:t xml:space="preserve">        </w:t>
            </w:r>
            <w:r w:rsidRPr="00305956">
              <w:t xml:space="preserve"> </w:t>
            </w:r>
            <w:r>
              <w:t>Moderator is on “Check shoes” screen.</w:t>
            </w:r>
          </w:p>
          <w:p w14:paraId="31EA1B0C" w14:textId="77777777" w:rsidR="0052259B" w:rsidRPr="00305956" w:rsidRDefault="0052259B" w:rsidP="001A3A6F">
            <w:r w:rsidRPr="00305956">
              <w:t>Post Conditions:</w:t>
            </w:r>
          </w:p>
          <w:p w14:paraId="7D1C7BF0" w14:textId="77777777" w:rsidR="0052259B" w:rsidRPr="00305956" w:rsidRDefault="0052259B" w:rsidP="001A3A6F">
            <w:r>
              <w:t xml:space="preserve">       </w:t>
            </w:r>
            <w:r w:rsidRPr="00305956">
              <w:t xml:space="preserve">  </w:t>
            </w:r>
            <w:r>
              <w:t>Success: Moderator checks shoes successfully.</w:t>
            </w:r>
          </w:p>
          <w:p w14:paraId="48CBAB8F" w14:textId="77777777" w:rsidR="0052259B" w:rsidRPr="00305956" w:rsidRDefault="0052259B" w:rsidP="001A3A6F">
            <w:r w:rsidRPr="00305956">
              <w:t>Main Success Scenario:</w:t>
            </w:r>
          </w:p>
          <w:tbl>
            <w:tblPr>
              <w:tblW w:w="8429" w:type="dxa"/>
              <w:tblLook w:val="0400" w:firstRow="0" w:lastRow="0" w:firstColumn="0" w:lastColumn="0" w:noHBand="0" w:noVBand="1"/>
            </w:tblPr>
            <w:tblGrid>
              <w:gridCol w:w="949"/>
              <w:gridCol w:w="2773"/>
              <w:gridCol w:w="4707"/>
            </w:tblGrid>
            <w:tr w:rsidR="0052259B" w:rsidRPr="00E06C00" w14:paraId="26636ECD" w14:textId="77777777" w:rsidTr="001A3A6F">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8817314" w14:textId="77777777" w:rsidR="0052259B" w:rsidRPr="00E06C00" w:rsidRDefault="0052259B" w:rsidP="001A3A6F">
                  <w:pPr>
                    <w:pStyle w:val="TableStyleWCS"/>
                    <w:rPr>
                      <w:rFonts w:eastAsia="Times New Roman"/>
                    </w:rPr>
                  </w:pPr>
                  <w:r w:rsidRPr="00E06C00">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29288FD9" w14:textId="77777777" w:rsidR="0052259B" w:rsidRPr="00E06C00" w:rsidRDefault="0052259B" w:rsidP="001A3A6F">
                  <w:pPr>
                    <w:pStyle w:val="TableStyleWCS"/>
                    <w:rPr>
                      <w:rFonts w:eastAsia="Times New Roman"/>
                    </w:rPr>
                  </w:pPr>
                  <w:r w:rsidRPr="00E06C00">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423398C" w14:textId="77777777" w:rsidR="0052259B" w:rsidRPr="00E06C00" w:rsidRDefault="0052259B" w:rsidP="001A3A6F">
                  <w:pPr>
                    <w:pStyle w:val="TableStyleWCS"/>
                    <w:rPr>
                      <w:rFonts w:eastAsia="Times New Roman"/>
                    </w:rPr>
                  </w:pPr>
                  <w:r w:rsidRPr="00E06C00">
                    <w:t>System Response</w:t>
                  </w:r>
                </w:p>
              </w:tc>
            </w:tr>
            <w:tr w:rsidR="0052259B" w:rsidRPr="00E06C00" w14:paraId="11C2005F" w14:textId="77777777" w:rsidTr="001A3A6F">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9E7820" w14:textId="77777777" w:rsidR="0052259B" w:rsidRPr="00E06C00" w:rsidRDefault="0052259B" w:rsidP="001A3A6F">
                  <w:pPr>
                    <w:pStyle w:val="TableStyleWCS"/>
                    <w:rPr>
                      <w:rFonts w:eastAsia="Times New Roman"/>
                    </w:rPr>
                  </w:pPr>
                  <w: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7352AC" w14:textId="77777777" w:rsidR="0052259B" w:rsidRPr="00E06C00" w:rsidRDefault="0052259B" w:rsidP="001A3A6F">
                  <w:pPr>
                    <w:pStyle w:val="TableStyleWCS"/>
                  </w:pPr>
                  <w:r>
                    <w:t>Moderator clicks on “Check shoes”</w:t>
                  </w:r>
                </w:p>
                <w:p w14:paraId="1C374B4E" w14:textId="77777777" w:rsidR="0052259B" w:rsidRPr="00E06C00" w:rsidRDefault="0052259B" w:rsidP="001A3A6F">
                  <w:pPr>
                    <w:pStyle w:val="TableStyleWCS"/>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50B95E" w14:textId="77777777" w:rsidR="0052259B" w:rsidRDefault="0052259B" w:rsidP="001A3A6F">
                  <w:pPr>
                    <w:pStyle w:val="TableStyleWCS"/>
                  </w:pPr>
                  <w:r>
                    <w:t>+ The system shows</w:t>
                  </w:r>
                  <w:r w:rsidRPr="00E06C00">
                    <w:t xml:space="preserve"> </w:t>
                  </w:r>
                  <w:r>
                    <w:t>a table in which each row includes the information, as followed:</w:t>
                  </w:r>
                </w:p>
                <w:p w14:paraId="03E41050" w14:textId="77777777" w:rsidR="0052259B" w:rsidRDefault="0052259B" w:rsidP="001A3A6F">
                  <w:pPr>
                    <w:pStyle w:val="TableStyleWCS"/>
                  </w:pPr>
                  <w:r w:rsidRPr="00E21F70">
                    <w:t>-</w:t>
                  </w:r>
                  <w:r>
                    <w:t xml:space="preserve"> orderID: </w:t>
                  </w:r>
                </w:p>
                <w:p w14:paraId="5F527346" w14:textId="77777777" w:rsidR="0052259B" w:rsidRDefault="0052259B" w:rsidP="001A3A6F">
                  <w:pPr>
                    <w:pStyle w:val="TableStyleWCS"/>
                  </w:pPr>
                  <w:r>
                    <w:t>- dateOrder:</w:t>
                  </w:r>
                </w:p>
                <w:p w14:paraId="791D36B1" w14:textId="77777777" w:rsidR="0052259B" w:rsidRDefault="0052259B" w:rsidP="001A3A6F">
                  <w:pPr>
                    <w:pStyle w:val="TableStyleWCS"/>
                  </w:pPr>
                  <w:r>
                    <w:t>- statusName:</w:t>
                  </w:r>
                </w:p>
                <w:p w14:paraId="70C82493" w14:textId="77777777" w:rsidR="0052259B" w:rsidRDefault="0052259B" w:rsidP="001A3A6F">
                  <w:pPr>
                    <w:pStyle w:val="TableStyleWCS"/>
                  </w:pPr>
                  <w:r>
                    <w:t>- vendorName:</w:t>
                  </w:r>
                </w:p>
                <w:p w14:paraId="49301A68" w14:textId="77777777" w:rsidR="0052259B" w:rsidRDefault="0052259B" w:rsidP="001A3A6F">
                  <w:pPr>
                    <w:pStyle w:val="TableStyleWCS"/>
                  </w:pPr>
                  <w:r>
                    <w:t>- customerName:</w:t>
                  </w:r>
                </w:p>
                <w:p w14:paraId="1B29710A" w14:textId="1FE24727" w:rsidR="00734516" w:rsidRDefault="00734516" w:rsidP="001A3A6F">
                  <w:pPr>
                    <w:pStyle w:val="TableStyleWCS"/>
                  </w:pPr>
                  <w:r>
                    <w:t>- image:</w:t>
                  </w:r>
                </w:p>
                <w:p w14:paraId="5571DD20" w14:textId="77777777" w:rsidR="0052259B" w:rsidRDefault="0052259B" w:rsidP="001A3A6F">
                  <w:pPr>
                    <w:pStyle w:val="TableStyleWCS"/>
                  </w:pPr>
                  <w:r>
                    <w:t>- shoesName:</w:t>
                  </w:r>
                </w:p>
                <w:p w14:paraId="26C0ECCC" w14:textId="77777777" w:rsidR="00286780" w:rsidRDefault="00286780" w:rsidP="00286780">
                  <w:pPr>
                    <w:pStyle w:val="TableStyleWCS"/>
                  </w:pPr>
                  <w:r>
                    <w:t>“Real” button at the end of each row.</w:t>
                  </w:r>
                </w:p>
                <w:p w14:paraId="52492600" w14:textId="4DE99082" w:rsidR="00286780" w:rsidRDefault="00286780" w:rsidP="00286780">
                  <w:pPr>
                    <w:pStyle w:val="TableStyleWCS"/>
                  </w:pPr>
                  <w:r>
                    <w:t>“Fake” button at the end of each row.</w:t>
                  </w:r>
                </w:p>
                <w:p w14:paraId="451D13CC" w14:textId="77777777" w:rsidR="0052259B" w:rsidRDefault="0052259B" w:rsidP="0097382E">
                  <w:pPr>
                    <w:pStyle w:val="TableStyleWCS"/>
                  </w:pPr>
                  <w:r>
                    <w:t>Alternative[1]</w:t>
                  </w:r>
                </w:p>
                <w:p w14:paraId="1DD50F8B" w14:textId="123AE785" w:rsidR="00390EA2" w:rsidRPr="00E06C00" w:rsidRDefault="00390EA2" w:rsidP="0097382E">
                  <w:pPr>
                    <w:pStyle w:val="TableStyleWCS"/>
                  </w:pPr>
                  <w:r>
                    <w:t>Exception[1]</w:t>
                  </w:r>
                </w:p>
              </w:tc>
            </w:tr>
            <w:tr w:rsidR="0052259B" w:rsidRPr="00E06C00" w14:paraId="1DBCF4E1" w14:textId="77777777" w:rsidTr="001A3A6F">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94EAD1" w14:textId="77777777" w:rsidR="0052259B" w:rsidRDefault="0052259B" w:rsidP="001A3A6F">
                  <w:pPr>
                    <w:pStyle w:val="TableStyleWCS"/>
                  </w:pPr>
                  <w:r>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013782" w14:textId="3F249893" w:rsidR="0052259B" w:rsidRDefault="00286780" w:rsidP="001A3A6F">
                  <w:pPr>
                    <w:pStyle w:val="TableStyleWCS"/>
                  </w:pPr>
                  <w:r>
                    <w:t>Moderator clicks on “Real</w:t>
                  </w:r>
                  <w:r w:rsidR="0052259B">
                    <w:t>” button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BB3910" w14:textId="5C557E2E" w:rsidR="0052259B" w:rsidRDefault="0052259B" w:rsidP="001A3A6F">
                  <w:pPr>
                    <w:pStyle w:val="TableStyleWCS"/>
                  </w:pPr>
                  <w:r>
                    <w:t xml:space="preserve">The system </w:t>
                  </w:r>
                  <w:r w:rsidR="00E3494D">
                    <w:t>sends</w:t>
                  </w:r>
                  <w:r>
                    <w:t xml:space="preserve"> </w:t>
                  </w:r>
                  <w:r w:rsidR="00E3494D">
                    <w:t>to admin the table</w:t>
                  </w:r>
                  <w:r>
                    <w:t>:</w:t>
                  </w:r>
                </w:p>
                <w:p w14:paraId="3C88F58D" w14:textId="77777777" w:rsidR="0052259B" w:rsidRDefault="0052259B" w:rsidP="001A3A6F">
                  <w:pPr>
                    <w:pStyle w:val="TableStyleWCS"/>
                  </w:pPr>
                  <w:r w:rsidRPr="00E21F70">
                    <w:t>-</w:t>
                  </w:r>
                  <w:r>
                    <w:t xml:space="preserve"> orderID: </w:t>
                  </w:r>
                </w:p>
                <w:p w14:paraId="6D40FAC9" w14:textId="77777777" w:rsidR="0052259B" w:rsidRDefault="0052259B" w:rsidP="001A3A6F">
                  <w:pPr>
                    <w:pStyle w:val="TableStyleWCS"/>
                  </w:pPr>
                  <w:r>
                    <w:t>- dateOrder:</w:t>
                  </w:r>
                </w:p>
                <w:p w14:paraId="70E1E5AE" w14:textId="77777777" w:rsidR="0052259B" w:rsidRDefault="0052259B" w:rsidP="001A3A6F">
                  <w:pPr>
                    <w:pStyle w:val="TableStyleWCS"/>
                  </w:pPr>
                  <w:r>
                    <w:t>- statusName:</w:t>
                  </w:r>
                </w:p>
                <w:p w14:paraId="25353D5F" w14:textId="77777777" w:rsidR="0052259B" w:rsidRDefault="0052259B" w:rsidP="001A3A6F">
                  <w:pPr>
                    <w:pStyle w:val="TableStyleWCS"/>
                  </w:pPr>
                  <w:r>
                    <w:t>- vendorName:</w:t>
                  </w:r>
                </w:p>
                <w:p w14:paraId="0680346A" w14:textId="77777777" w:rsidR="0052259B" w:rsidRDefault="0052259B" w:rsidP="001A3A6F">
                  <w:pPr>
                    <w:pStyle w:val="TableStyleWCS"/>
                  </w:pPr>
                  <w:r>
                    <w:t>- customerName:</w:t>
                  </w:r>
                </w:p>
                <w:p w14:paraId="7F67843F" w14:textId="77777777" w:rsidR="0052259B" w:rsidRDefault="0052259B" w:rsidP="001A3A6F">
                  <w:pPr>
                    <w:pStyle w:val="TableStyleWCS"/>
                  </w:pPr>
                  <w:r>
                    <w:t>- shoesName:</w:t>
                  </w:r>
                </w:p>
                <w:p w14:paraId="490D492C" w14:textId="26719F1E" w:rsidR="0052259B" w:rsidRDefault="0052259B" w:rsidP="001A3A6F">
                  <w:pPr>
                    <w:pStyle w:val="TableStyleWCS"/>
                  </w:pPr>
                  <w:r>
                    <w:t xml:space="preserve">- testShoes: </w:t>
                  </w:r>
                  <w:r w:rsidR="009D7343">
                    <w:t>“Real”</w:t>
                  </w:r>
                </w:p>
              </w:tc>
            </w:tr>
          </w:tbl>
          <w:p w14:paraId="01C67563" w14:textId="77777777" w:rsidR="0052259B" w:rsidRDefault="0052259B" w:rsidP="001A3A6F">
            <w:r>
              <w:t>Alternative:</w:t>
            </w:r>
          </w:p>
          <w:tbl>
            <w:tblPr>
              <w:tblW w:w="8429" w:type="dxa"/>
              <w:tblLook w:val="0400" w:firstRow="0" w:lastRow="0" w:firstColumn="0" w:lastColumn="0" w:noHBand="0" w:noVBand="1"/>
            </w:tblPr>
            <w:tblGrid>
              <w:gridCol w:w="949"/>
              <w:gridCol w:w="2773"/>
              <w:gridCol w:w="4707"/>
            </w:tblGrid>
            <w:tr w:rsidR="0052259B" w:rsidRPr="00E06C00" w14:paraId="51C6BF75" w14:textId="77777777" w:rsidTr="001A3A6F">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591FE61" w14:textId="77777777" w:rsidR="0052259B" w:rsidRPr="00E06C00" w:rsidRDefault="0052259B" w:rsidP="001A3A6F">
                  <w:pPr>
                    <w:pStyle w:val="TableStyleWCS"/>
                    <w:rPr>
                      <w:rFonts w:eastAsia="Times New Roman"/>
                    </w:rPr>
                  </w:pPr>
                  <w:r>
                    <w:lastRenderedPageBreak/>
                    <w:t>No</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CD8978C" w14:textId="77777777" w:rsidR="0052259B" w:rsidRPr="00E06C00" w:rsidRDefault="0052259B" w:rsidP="001A3A6F">
                  <w:pPr>
                    <w:pStyle w:val="TableStyleWCS"/>
                    <w:rPr>
                      <w:rFonts w:eastAsia="Times New Roman"/>
                    </w:rPr>
                  </w:pPr>
                  <w:r w:rsidRPr="00E06C00">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C3AAB34" w14:textId="77777777" w:rsidR="0052259B" w:rsidRPr="00E06C00" w:rsidRDefault="0052259B" w:rsidP="001A3A6F">
                  <w:pPr>
                    <w:pStyle w:val="TableStyleWCS"/>
                    <w:rPr>
                      <w:rFonts w:eastAsia="Times New Roman"/>
                    </w:rPr>
                  </w:pPr>
                  <w:r w:rsidRPr="00E06C00">
                    <w:t>System Response</w:t>
                  </w:r>
                </w:p>
              </w:tc>
            </w:tr>
            <w:tr w:rsidR="0052259B" w:rsidRPr="00E06C00" w14:paraId="3F6A6369" w14:textId="77777777" w:rsidTr="002D7159">
              <w:trPr>
                <w:trHeight w:val="753"/>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ABD5FA" w14:textId="77777777" w:rsidR="0052259B" w:rsidRPr="00E06C00" w:rsidRDefault="0052259B" w:rsidP="001A3A6F">
                  <w:pPr>
                    <w:pStyle w:val="TableStyleWCS"/>
                    <w:rPr>
                      <w:rFonts w:eastAsia="Times New Roman"/>
                    </w:rPr>
                  </w:pPr>
                  <w: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3CB5EE" w14:textId="5AFF18D4" w:rsidR="0052259B" w:rsidRDefault="0052259B" w:rsidP="00F14811">
                  <w:pPr>
                    <w:pStyle w:val="TableStyleWCS"/>
                  </w:pPr>
                  <w:r>
                    <w:t>Moderator clicks on “</w:t>
                  </w:r>
                  <w:r w:rsidR="00F14811">
                    <w:t>Fake</w:t>
                  </w:r>
                  <w:r>
                    <w:t>” button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F4FE4A" w14:textId="77777777" w:rsidR="002D7159" w:rsidRDefault="002D7159" w:rsidP="002D7159">
                  <w:pPr>
                    <w:pStyle w:val="TableStyleWCS"/>
                  </w:pPr>
                  <w:r>
                    <w:t>The system sends to admin the table:</w:t>
                  </w:r>
                </w:p>
                <w:p w14:paraId="64CC3213" w14:textId="77777777" w:rsidR="002D7159" w:rsidRDefault="002D7159" w:rsidP="002D7159">
                  <w:pPr>
                    <w:pStyle w:val="TableStyleWCS"/>
                  </w:pPr>
                  <w:r w:rsidRPr="00E21F70">
                    <w:t>-</w:t>
                  </w:r>
                  <w:r>
                    <w:t xml:space="preserve"> orderID: </w:t>
                  </w:r>
                </w:p>
                <w:p w14:paraId="08A9F0E7" w14:textId="77777777" w:rsidR="002D7159" w:rsidRDefault="002D7159" w:rsidP="002D7159">
                  <w:pPr>
                    <w:pStyle w:val="TableStyleWCS"/>
                  </w:pPr>
                  <w:r>
                    <w:t>- dateOrder:</w:t>
                  </w:r>
                </w:p>
                <w:p w14:paraId="7A8B73E7" w14:textId="77777777" w:rsidR="002D7159" w:rsidRDefault="002D7159" w:rsidP="002D7159">
                  <w:pPr>
                    <w:pStyle w:val="TableStyleWCS"/>
                  </w:pPr>
                  <w:r>
                    <w:t>- statusName:</w:t>
                  </w:r>
                </w:p>
                <w:p w14:paraId="52EA68A4" w14:textId="77777777" w:rsidR="002D7159" w:rsidRDefault="002D7159" w:rsidP="002D7159">
                  <w:pPr>
                    <w:pStyle w:val="TableStyleWCS"/>
                  </w:pPr>
                  <w:r>
                    <w:t>- vendorName:</w:t>
                  </w:r>
                </w:p>
                <w:p w14:paraId="05BD4202" w14:textId="77777777" w:rsidR="002D7159" w:rsidRDefault="002D7159" w:rsidP="002D7159">
                  <w:pPr>
                    <w:pStyle w:val="TableStyleWCS"/>
                  </w:pPr>
                  <w:r>
                    <w:t>- customerName:</w:t>
                  </w:r>
                </w:p>
                <w:p w14:paraId="489A05D1" w14:textId="77777777" w:rsidR="002D7159" w:rsidRDefault="002D7159" w:rsidP="002D7159">
                  <w:pPr>
                    <w:pStyle w:val="TableStyleWCS"/>
                  </w:pPr>
                  <w:r>
                    <w:t>- shoesName:</w:t>
                  </w:r>
                </w:p>
                <w:p w14:paraId="131C4AB3" w14:textId="0126CC5C" w:rsidR="00BE0A86" w:rsidRPr="00E06C00" w:rsidRDefault="002D7159" w:rsidP="002D7159">
                  <w:pPr>
                    <w:pStyle w:val="TableStyleWCS"/>
                  </w:pPr>
                  <w:r>
                    <w:t>- testShoes: “Fake”</w:t>
                  </w:r>
                </w:p>
              </w:tc>
            </w:tr>
          </w:tbl>
          <w:p w14:paraId="6F747754" w14:textId="77777777" w:rsidR="0052259B" w:rsidRDefault="0052259B" w:rsidP="001A3A6F">
            <w:r w:rsidRPr="00305956">
              <w:t>Exceptions:</w:t>
            </w:r>
          </w:p>
          <w:tbl>
            <w:tblPr>
              <w:tblW w:w="8429" w:type="dxa"/>
              <w:tblLook w:val="0400" w:firstRow="0" w:lastRow="0" w:firstColumn="0" w:lastColumn="0" w:noHBand="0" w:noVBand="1"/>
            </w:tblPr>
            <w:tblGrid>
              <w:gridCol w:w="949"/>
              <w:gridCol w:w="2773"/>
              <w:gridCol w:w="4707"/>
            </w:tblGrid>
            <w:tr w:rsidR="00A80D4F" w:rsidRPr="00E06C00" w14:paraId="5A57D650" w14:textId="77777777" w:rsidTr="00C56EB1">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16AFD4C" w14:textId="77777777" w:rsidR="00A80D4F" w:rsidRPr="00E06C00" w:rsidRDefault="00A80D4F" w:rsidP="00C56EB1">
                  <w:pPr>
                    <w:pStyle w:val="TableStyleWCS"/>
                    <w:rPr>
                      <w:rFonts w:eastAsia="Times New Roman"/>
                    </w:rPr>
                  </w:pPr>
                  <w:r>
                    <w:t>No</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70841B6E" w14:textId="77777777" w:rsidR="00A80D4F" w:rsidRPr="00E06C00" w:rsidRDefault="00A80D4F" w:rsidP="00C56EB1">
                  <w:pPr>
                    <w:pStyle w:val="TableStyleWCS"/>
                    <w:rPr>
                      <w:rFonts w:eastAsia="Times New Roman"/>
                    </w:rPr>
                  </w:pPr>
                  <w:r w:rsidRPr="00E06C00">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1D4E77" w14:textId="77777777" w:rsidR="00A80D4F" w:rsidRPr="00E06C00" w:rsidRDefault="00A80D4F" w:rsidP="00C56EB1">
                  <w:pPr>
                    <w:pStyle w:val="TableStyleWCS"/>
                    <w:rPr>
                      <w:rFonts w:eastAsia="Times New Roman"/>
                    </w:rPr>
                  </w:pPr>
                  <w:r w:rsidRPr="00E06C00">
                    <w:t>System Response</w:t>
                  </w:r>
                </w:p>
              </w:tc>
            </w:tr>
            <w:tr w:rsidR="00A80D4F" w:rsidRPr="003E3C85" w14:paraId="7F709A02" w14:textId="77777777" w:rsidTr="00A80D4F">
              <w:trPr>
                <w:trHeight w:val="717"/>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C5A5E8" w14:textId="77777777" w:rsidR="00A80D4F" w:rsidRPr="003E3C85" w:rsidRDefault="00A80D4F" w:rsidP="00C56EB1">
                  <w:pPr>
                    <w:pStyle w:val="TableStyleWCS"/>
                  </w:pPr>
                  <w:r w:rsidRPr="00E06C00">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7AB63C" w14:textId="77777777" w:rsidR="00A80D4F" w:rsidRPr="00E06C00" w:rsidRDefault="00A80D4F" w:rsidP="00C56EB1">
                  <w:pPr>
                    <w:pStyle w:val="TableStyleWCS"/>
                  </w:pPr>
                  <w:r w:rsidRPr="00124AE8">
                    <w:t>List order is empty</w:t>
                  </w:r>
                  <w:r>
                    <w:t>.</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ADE680" w14:textId="77777777" w:rsidR="00A80D4F" w:rsidRPr="003E3C85" w:rsidRDefault="00A80D4F" w:rsidP="00C56EB1">
                  <w:pPr>
                    <w:pStyle w:val="TableStyleWCS"/>
                  </w:pPr>
                  <w:r w:rsidRPr="00E06C00">
                    <w:t xml:space="preserve">The system </w:t>
                  </w:r>
                  <w:r>
                    <w:t>shows a message “List Order not found!”.</w:t>
                  </w:r>
                </w:p>
              </w:tc>
            </w:tr>
          </w:tbl>
          <w:p w14:paraId="595C6929" w14:textId="77777777" w:rsidR="0052259B" w:rsidRDefault="0052259B" w:rsidP="001A3A6F">
            <w:r>
              <w:t>Relationships:</w:t>
            </w:r>
          </w:p>
          <w:p w14:paraId="493B3E7C" w14:textId="77777777" w:rsidR="0052259B" w:rsidRPr="00305956" w:rsidRDefault="0052259B" w:rsidP="001A3A6F">
            <w:r>
              <w:t xml:space="preserve">         - None.</w:t>
            </w:r>
          </w:p>
          <w:p w14:paraId="00D8E6CE" w14:textId="77777777" w:rsidR="0052259B" w:rsidRDefault="0052259B" w:rsidP="001A3A6F">
            <w:r w:rsidRPr="00305956">
              <w:t>Business Rules:</w:t>
            </w:r>
          </w:p>
          <w:p w14:paraId="1C1B1274" w14:textId="77777777" w:rsidR="0052259B" w:rsidRPr="00305956" w:rsidRDefault="0052259B" w:rsidP="001A3A6F">
            <w:r>
              <w:t xml:space="preserve">         - The statusName must be received.</w:t>
            </w:r>
          </w:p>
        </w:tc>
      </w:tr>
    </w:tbl>
    <w:p w14:paraId="21BB5666" w14:textId="5D3BC189" w:rsidR="00B10BD8" w:rsidRDefault="00B10BD8" w:rsidP="00405A3A">
      <w:pPr>
        <w:pStyle w:val="Heading2"/>
      </w:pPr>
      <w:bookmarkStart w:id="40" w:name="_Toc77171491"/>
      <w:r>
        <w:lastRenderedPageBreak/>
        <w:t>&lt; Customer &gt; Overview Use Case</w:t>
      </w:r>
      <w:bookmarkEnd w:id="40"/>
    </w:p>
    <w:p w14:paraId="6352094D" w14:textId="11BABD21" w:rsidR="00B10BD8" w:rsidRDefault="001C520A" w:rsidP="00B10BD8">
      <w:pPr>
        <w:jc w:val="center"/>
      </w:pPr>
      <w:r>
        <w:drawing>
          <wp:inline distT="0" distB="0" distL="0" distR="0" wp14:anchorId="43F662C5" wp14:editId="5A24D0D1">
            <wp:extent cx="5689600" cy="2949352"/>
            <wp:effectExtent l="0" t="0" r="635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89600" cy="2949352"/>
                    </a:xfrm>
                    <a:prstGeom prst="rect">
                      <a:avLst/>
                    </a:prstGeom>
                  </pic:spPr>
                </pic:pic>
              </a:graphicData>
            </a:graphic>
          </wp:inline>
        </w:drawing>
      </w:r>
    </w:p>
    <w:p w14:paraId="587C9A8E" w14:textId="2F09B42D" w:rsidR="00B10BD8" w:rsidRPr="00B10BD8" w:rsidRDefault="00B10BD8" w:rsidP="00B10BD8">
      <w:pPr>
        <w:jc w:val="center"/>
      </w:pPr>
      <w:r>
        <w:t>Figure 3.22 &lt; Customer &gt; Overview use case</w:t>
      </w:r>
    </w:p>
    <w:p w14:paraId="68C9816A" w14:textId="38D48922" w:rsidR="0052259B" w:rsidRPr="00355794" w:rsidRDefault="0052259B" w:rsidP="00405A3A">
      <w:pPr>
        <w:pStyle w:val="Heading2"/>
      </w:pPr>
      <w:bookmarkStart w:id="41" w:name="_Toc77171492"/>
      <w:r>
        <w:lastRenderedPageBreak/>
        <w:t>&lt;</w:t>
      </w:r>
      <w:r w:rsidR="00C905DA">
        <w:t xml:space="preserve"> </w:t>
      </w:r>
      <w:r>
        <w:t>Customer</w:t>
      </w:r>
      <w:r w:rsidR="00C905DA">
        <w:t xml:space="preserve"> </w:t>
      </w:r>
      <w:r>
        <w:t>&gt; View list order</w:t>
      </w:r>
      <w:bookmarkEnd w:id="41"/>
    </w:p>
    <w:p w14:paraId="1576A3C4" w14:textId="77777777" w:rsidR="0052259B" w:rsidRPr="003A09D5" w:rsidRDefault="0052259B" w:rsidP="00803E41">
      <w:pPr>
        <w:jc w:val="center"/>
      </w:pPr>
      <w:r>
        <w:drawing>
          <wp:inline distT="0" distB="0" distL="0" distR="0" wp14:anchorId="4B5B1331" wp14:editId="7FFC1989">
            <wp:extent cx="4030980" cy="18059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30980" cy="1805940"/>
                    </a:xfrm>
                    <a:prstGeom prst="rect">
                      <a:avLst/>
                    </a:prstGeom>
                  </pic:spPr>
                </pic:pic>
              </a:graphicData>
            </a:graphic>
          </wp:inline>
        </w:drawing>
      </w:r>
    </w:p>
    <w:p w14:paraId="03754B08" w14:textId="1D820C34" w:rsidR="0052259B" w:rsidRDefault="0052259B" w:rsidP="000F75C6">
      <w:pPr>
        <w:jc w:val="center"/>
      </w:pPr>
      <w:r>
        <w:t>Figure 3</w:t>
      </w:r>
      <w:r w:rsidR="000D27DC">
        <w:t>.</w:t>
      </w:r>
      <w:r w:rsidR="009A2333">
        <w:t>2</w:t>
      </w:r>
      <w:r w:rsidR="00B128DD">
        <w:t>3</w:t>
      </w:r>
      <w:r w:rsidR="009A2333">
        <w:t xml:space="preserve"> </w:t>
      </w:r>
      <w:r>
        <w:t>&lt;</w:t>
      </w:r>
      <w:r w:rsidR="00C905DA">
        <w:t xml:space="preserve"> </w:t>
      </w:r>
      <w:r>
        <w:t>Customer</w:t>
      </w:r>
      <w:r w:rsidR="00C905DA">
        <w:t xml:space="preserve"> </w:t>
      </w:r>
      <w:r>
        <w:t>&gt; View list order</w:t>
      </w:r>
    </w:p>
    <w:p w14:paraId="45CC278E" w14:textId="77777777" w:rsidR="0052259B" w:rsidRPr="0016093D" w:rsidRDefault="0052259B" w:rsidP="0052259B"/>
    <w:p w14:paraId="44164E86" w14:textId="77777777" w:rsidR="0052259B" w:rsidRPr="00435690" w:rsidRDefault="0052259B" w:rsidP="0052259B">
      <w:r w:rsidRPr="00435690">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92"/>
        <w:gridCol w:w="2442"/>
        <w:gridCol w:w="1429"/>
        <w:gridCol w:w="732"/>
        <w:gridCol w:w="2095"/>
      </w:tblGrid>
      <w:tr w:rsidR="0052259B" w:rsidRPr="00305956" w14:paraId="65001D04" w14:textId="77777777" w:rsidTr="001A3A6F">
        <w:tc>
          <w:tcPr>
            <w:tcW w:w="5000" w:type="pct"/>
            <w:gridSpan w:val="5"/>
            <w:shd w:val="clear" w:color="auto" w:fill="F3F3F3"/>
          </w:tcPr>
          <w:p w14:paraId="0C81A769" w14:textId="11A1FD39" w:rsidR="0052259B" w:rsidRPr="00305956" w:rsidRDefault="00AC672B" w:rsidP="00C81B49">
            <w:r>
              <w:t>USE CASE – sSs_UC_18</w:t>
            </w:r>
          </w:p>
        </w:tc>
      </w:tr>
      <w:tr w:rsidR="0052259B" w:rsidRPr="00305956" w14:paraId="75DBBB35" w14:textId="77777777" w:rsidTr="001A3A6F">
        <w:tc>
          <w:tcPr>
            <w:tcW w:w="1391" w:type="pct"/>
            <w:shd w:val="clear" w:color="auto" w:fill="F3F3F3"/>
          </w:tcPr>
          <w:p w14:paraId="5066134B" w14:textId="77777777" w:rsidR="0052259B" w:rsidRPr="00305956" w:rsidRDefault="0052259B" w:rsidP="001A3A6F">
            <w:r w:rsidRPr="00305956">
              <w:t>Use-case No.</w:t>
            </w:r>
          </w:p>
        </w:tc>
        <w:tc>
          <w:tcPr>
            <w:tcW w:w="1364" w:type="pct"/>
          </w:tcPr>
          <w:p w14:paraId="76FF1336" w14:textId="78DD3E47" w:rsidR="0052259B" w:rsidRPr="00305956" w:rsidRDefault="00AC672B" w:rsidP="001A3A6F">
            <w:r>
              <w:t>&lt;UC018</w:t>
            </w:r>
            <w:r w:rsidR="0052259B" w:rsidRPr="00305956">
              <w:t>&gt;</w:t>
            </w:r>
          </w:p>
        </w:tc>
        <w:tc>
          <w:tcPr>
            <w:tcW w:w="1059" w:type="pct"/>
            <w:gridSpan w:val="2"/>
            <w:shd w:val="clear" w:color="auto" w:fill="F3F3F3"/>
          </w:tcPr>
          <w:p w14:paraId="3290FF32" w14:textId="77777777" w:rsidR="0052259B" w:rsidRPr="00305956" w:rsidRDefault="0052259B" w:rsidP="001A3A6F">
            <w:r w:rsidRPr="00305956">
              <w:t>Use-case Version</w:t>
            </w:r>
          </w:p>
        </w:tc>
        <w:tc>
          <w:tcPr>
            <w:tcW w:w="1186" w:type="pct"/>
          </w:tcPr>
          <w:p w14:paraId="7F9AEF50" w14:textId="77777777" w:rsidR="0052259B" w:rsidRPr="00305956" w:rsidRDefault="0052259B" w:rsidP="001A3A6F">
            <w:r>
              <w:t>1.0</w:t>
            </w:r>
          </w:p>
        </w:tc>
      </w:tr>
      <w:tr w:rsidR="0052259B" w:rsidRPr="00305956" w14:paraId="7405179A" w14:textId="77777777" w:rsidTr="001A3A6F">
        <w:tc>
          <w:tcPr>
            <w:tcW w:w="1391" w:type="pct"/>
            <w:shd w:val="clear" w:color="auto" w:fill="F3F3F3"/>
          </w:tcPr>
          <w:p w14:paraId="09A9D6DE" w14:textId="77777777" w:rsidR="0052259B" w:rsidRPr="00305956" w:rsidRDefault="0052259B" w:rsidP="001A3A6F">
            <w:r w:rsidRPr="00305956">
              <w:t>Use-case Name</w:t>
            </w:r>
          </w:p>
        </w:tc>
        <w:tc>
          <w:tcPr>
            <w:tcW w:w="3609" w:type="pct"/>
            <w:gridSpan w:val="4"/>
          </w:tcPr>
          <w:p w14:paraId="53A4CACE" w14:textId="77777777" w:rsidR="0052259B" w:rsidRPr="00305956" w:rsidRDefault="0052259B" w:rsidP="001A3A6F">
            <w:r>
              <w:t>View list order</w:t>
            </w:r>
          </w:p>
        </w:tc>
      </w:tr>
      <w:tr w:rsidR="0052259B" w:rsidRPr="00305956" w14:paraId="287EF08A" w14:textId="77777777" w:rsidTr="001A3A6F">
        <w:tc>
          <w:tcPr>
            <w:tcW w:w="1391" w:type="pct"/>
            <w:shd w:val="clear" w:color="auto" w:fill="F3F3F3"/>
          </w:tcPr>
          <w:p w14:paraId="026755D3" w14:textId="77777777" w:rsidR="0052259B" w:rsidRPr="00305956" w:rsidRDefault="0052259B" w:rsidP="001A3A6F">
            <w:r w:rsidRPr="00305956">
              <w:t xml:space="preserve">Author </w:t>
            </w:r>
          </w:p>
        </w:tc>
        <w:tc>
          <w:tcPr>
            <w:tcW w:w="3609" w:type="pct"/>
            <w:gridSpan w:val="4"/>
          </w:tcPr>
          <w:p w14:paraId="51544243" w14:textId="77777777" w:rsidR="0052259B" w:rsidRPr="00305956" w:rsidRDefault="0052259B" w:rsidP="001A3A6F">
            <w:r>
              <w:t>Le Tien Dat</w:t>
            </w:r>
          </w:p>
        </w:tc>
      </w:tr>
      <w:tr w:rsidR="0052259B" w:rsidRPr="00305956" w14:paraId="73FDD2F3" w14:textId="77777777" w:rsidTr="001A3A6F">
        <w:tc>
          <w:tcPr>
            <w:tcW w:w="1391" w:type="pct"/>
            <w:shd w:val="clear" w:color="auto" w:fill="F3F3F3"/>
          </w:tcPr>
          <w:p w14:paraId="28DEB3B4" w14:textId="77777777" w:rsidR="0052259B" w:rsidRPr="00305956" w:rsidRDefault="0052259B" w:rsidP="001A3A6F">
            <w:r w:rsidRPr="00305956">
              <w:t>Date</w:t>
            </w:r>
          </w:p>
        </w:tc>
        <w:tc>
          <w:tcPr>
            <w:tcW w:w="1364" w:type="pct"/>
          </w:tcPr>
          <w:p w14:paraId="02A0C481" w14:textId="77777777" w:rsidR="0052259B" w:rsidRPr="00305956" w:rsidRDefault="0052259B" w:rsidP="001A3A6F">
            <w:r>
              <w:t>04/07/2021</w:t>
            </w:r>
          </w:p>
        </w:tc>
        <w:tc>
          <w:tcPr>
            <w:tcW w:w="637" w:type="pct"/>
            <w:shd w:val="clear" w:color="auto" w:fill="F3F3F3"/>
          </w:tcPr>
          <w:p w14:paraId="6C9F409C" w14:textId="77777777" w:rsidR="0052259B" w:rsidRPr="00305956" w:rsidRDefault="0052259B" w:rsidP="001A3A6F">
            <w:r w:rsidRPr="00305956">
              <w:t>Priority</w:t>
            </w:r>
          </w:p>
        </w:tc>
        <w:tc>
          <w:tcPr>
            <w:tcW w:w="1608" w:type="pct"/>
            <w:gridSpan w:val="2"/>
          </w:tcPr>
          <w:p w14:paraId="347E7FE9" w14:textId="77777777" w:rsidR="0052259B" w:rsidRPr="00305956" w:rsidRDefault="0052259B" w:rsidP="001A3A6F">
            <w:r>
              <w:t>Normal</w:t>
            </w:r>
          </w:p>
        </w:tc>
      </w:tr>
      <w:tr w:rsidR="0052259B" w:rsidRPr="00305956" w14:paraId="40D80BDC" w14:textId="77777777" w:rsidTr="001A3A6F">
        <w:tc>
          <w:tcPr>
            <w:tcW w:w="5000" w:type="pct"/>
            <w:gridSpan w:val="5"/>
            <w:shd w:val="clear" w:color="auto" w:fill="FFFFFF"/>
          </w:tcPr>
          <w:p w14:paraId="6B92B527" w14:textId="77777777" w:rsidR="0052259B" w:rsidRPr="00305956" w:rsidRDefault="0052259B" w:rsidP="001A3A6F">
            <w:r w:rsidRPr="00305956">
              <w:t>Actor:</w:t>
            </w:r>
          </w:p>
          <w:p w14:paraId="763C8330" w14:textId="77777777" w:rsidR="0052259B" w:rsidRPr="00305956" w:rsidRDefault="0052259B" w:rsidP="001A3A6F">
            <w:r>
              <w:t xml:space="preserve">         Customer</w:t>
            </w:r>
          </w:p>
          <w:p w14:paraId="0A81C98B" w14:textId="77777777" w:rsidR="0052259B" w:rsidRPr="00305956" w:rsidRDefault="0052259B" w:rsidP="001A3A6F">
            <w:r w:rsidRPr="00305956">
              <w:t>Summary:</w:t>
            </w:r>
          </w:p>
          <w:p w14:paraId="301D8BC6" w14:textId="77777777" w:rsidR="0052259B" w:rsidRPr="00305956" w:rsidRDefault="0052259B" w:rsidP="001A3A6F">
            <w:r>
              <w:t xml:space="preserve">         This use case allows Customer to view list order.</w:t>
            </w:r>
          </w:p>
          <w:p w14:paraId="78880032" w14:textId="77777777" w:rsidR="0052259B" w:rsidRDefault="0052259B" w:rsidP="001A3A6F">
            <w:r w:rsidRPr="00305956">
              <w:t>Goal:</w:t>
            </w:r>
          </w:p>
          <w:p w14:paraId="147C7321" w14:textId="77777777" w:rsidR="0052259B" w:rsidRPr="00305956" w:rsidRDefault="0052259B" w:rsidP="001A3A6F">
            <w:r>
              <w:t xml:space="preserve">         Customer can view list order.</w:t>
            </w:r>
          </w:p>
          <w:p w14:paraId="0559814C" w14:textId="77777777" w:rsidR="0052259B" w:rsidRPr="00305956" w:rsidRDefault="0052259B" w:rsidP="001A3A6F">
            <w:r w:rsidRPr="00305956">
              <w:t>Triggers</w:t>
            </w:r>
          </w:p>
          <w:p w14:paraId="55C1FEF3" w14:textId="77777777" w:rsidR="0052259B" w:rsidRPr="00305956" w:rsidRDefault="0052259B" w:rsidP="001A3A6F">
            <w:r>
              <w:t xml:space="preserve">    </w:t>
            </w:r>
            <w:r w:rsidRPr="00305956">
              <w:t xml:space="preserve">     </w:t>
            </w:r>
            <w:r>
              <w:t>Customer clicks “View list order”.</w:t>
            </w:r>
            <w:r w:rsidRPr="00305956">
              <w:tab/>
            </w:r>
          </w:p>
          <w:p w14:paraId="0E5E8EEA" w14:textId="77777777" w:rsidR="0052259B" w:rsidRPr="00305956" w:rsidRDefault="0052259B" w:rsidP="001A3A6F">
            <w:r w:rsidRPr="00305956">
              <w:t>Preconditions:</w:t>
            </w:r>
          </w:p>
          <w:p w14:paraId="5C9D6A4B" w14:textId="77777777" w:rsidR="0052259B" w:rsidRPr="00305956" w:rsidRDefault="0052259B" w:rsidP="001A3A6F">
            <w:r>
              <w:t xml:space="preserve">        </w:t>
            </w:r>
            <w:r w:rsidRPr="00305956">
              <w:t xml:space="preserve"> </w:t>
            </w:r>
            <w:r>
              <w:t>Customer is on “View list order” screen.</w:t>
            </w:r>
          </w:p>
          <w:p w14:paraId="1E039D6F" w14:textId="77777777" w:rsidR="0052259B" w:rsidRPr="00305956" w:rsidRDefault="0052259B" w:rsidP="001A3A6F">
            <w:r w:rsidRPr="00305956">
              <w:t>Post Conditions:</w:t>
            </w:r>
          </w:p>
          <w:p w14:paraId="0BBB6B2B" w14:textId="77777777" w:rsidR="0052259B" w:rsidRDefault="0052259B" w:rsidP="001A3A6F">
            <w:r>
              <w:t xml:space="preserve">       </w:t>
            </w:r>
            <w:r w:rsidRPr="00305956">
              <w:t xml:space="preserve">  </w:t>
            </w:r>
            <w:r>
              <w:t>Success: Customer views list order successfully.</w:t>
            </w:r>
          </w:p>
          <w:p w14:paraId="300AFACF" w14:textId="77777777" w:rsidR="0052259B" w:rsidRPr="00305956" w:rsidRDefault="0052259B" w:rsidP="001A3A6F">
            <w:r w:rsidRPr="00305956">
              <w:lastRenderedPageBreak/>
              <w:t>Main Success Scenario:</w:t>
            </w:r>
            <w:r>
              <w:t xml:space="preserve">        </w:t>
            </w:r>
          </w:p>
          <w:tbl>
            <w:tblPr>
              <w:tblW w:w="8429" w:type="dxa"/>
              <w:tblLook w:val="0400" w:firstRow="0" w:lastRow="0" w:firstColumn="0" w:lastColumn="0" w:noHBand="0" w:noVBand="1"/>
            </w:tblPr>
            <w:tblGrid>
              <w:gridCol w:w="949"/>
              <w:gridCol w:w="2773"/>
              <w:gridCol w:w="4707"/>
            </w:tblGrid>
            <w:tr w:rsidR="0052259B" w:rsidRPr="00E06C00" w14:paraId="79B06459" w14:textId="77777777" w:rsidTr="001A3A6F">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04494CB" w14:textId="77777777" w:rsidR="0052259B" w:rsidRPr="00E06C00" w:rsidRDefault="0052259B" w:rsidP="001A3A6F">
                  <w:pPr>
                    <w:pStyle w:val="TableStyleWCS"/>
                    <w:rPr>
                      <w:rFonts w:eastAsia="Times New Roman"/>
                    </w:rPr>
                  </w:pPr>
                  <w:r w:rsidRPr="00E06C00">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20CEF0F" w14:textId="77777777" w:rsidR="0052259B" w:rsidRPr="00E06C00" w:rsidRDefault="0052259B" w:rsidP="001A3A6F">
                  <w:pPr>
                    <w:pStyle w:val="TableStyleWCS"/>
                    <w:rPr>
                      <w:rFonts w:eastAsia="Times New Roman"/>
                    </w:rPr>
                  </w:pPr>
                  <w:r w:rsidRPr="00E06C00">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53BFEF2" w14:textId="77777777" w:rsidR="0052259B" w:rsidRPr="00E06C00" w:rsidRDefault="0052259B" w:rsidP="001A3A6F">
                  <w:pPr>
                    <w:pStyle w:val="TableStyleWCS"/>
                    <w:rPr>
                      <w:rFonts w:eastAsia="Times New Roman"/>
                    </w:rPr>
                  </w:pPr>
                  <w:r w:rsidRPr="00E06C00">
                    <w:t>System Response</w:t>
                  </w:r>
                </w:p>
              </w:tc>
            </w:tr>
            <w:tr w:rsidR="0052259B" w:rsidRPr="00E06C00" w14:paraId="727AD688" w14:textId="77777777" w:rsidTr="001A3A6F">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06B3BF" w14:textId="77777777" w:rsidR="0052259B" w:rsidRPr="00E06C00" w:rsidRDefault="0052259B" w:rsidP="001A3A6F">
                  <w:pPr>
                    <w:pStyle w:val="TableStyleWCS"/>
                    <w:rPr>
                      <w:rFonts w:eastAsia="Times New Roman"/>
                    </w:rPr>
                  </w:pPr>
                  <w: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2AABAF" w14:textId="77777777" w:rsidR="0052259B" w:rsidRPr="00E06C00" w:rsidRDefault="0052259B" w:rsidP="001A3A6F">
                  <w:pPr>
                    <w:pStyle w:val="TableStyleWCS"/>
                  </w:pPr>
                  <w:r>
                    <w:t>Customer clicks on “List order”</w:t>
                  </w:r>
                </w:p>
                <w:p w14:paraId="630937CE" w14:textId="77777777" w:rsidR="0052259B" w:rsidRPr="00E06C00" w:rsidRDefault="0052259B" w:rsidP="001A3A6F">
                  <w:pPr>
                    <w:pStyle w:val="TableStyleWCS"/>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AED4DE" w14:textId="77777777" w:rsidR="0052259B" w:rsidRDefault="0052259B" w:rsidP="001A3A6F">
                  <w:pPr>
                    <w:pStyle w:val="TableStyleWCS"/>
                  </w:pPr>
                  <w:r>
                    <w:t>+ The system shows</w:t>
                  </w:r>
                  <w:r w:rsidRPr="00E06C00">
                    <w:t xml:space="preserve"> </w:t>
                  </w:r>
                  <w:r>
                    <w:t>a table in which each row includes the information, as followed:</w:t>
                  </w:r>
                </w:p>
                <w:p w14:paraId="15292C3B" w14:textId="77777777" w:rsidR="0052259B" w:rsidRDefault="0052259B" w:rsidP="001A3A6F">
                  <w:pPr>
                    <w:pStyle w:val="TableStyleWCS"/>
                  </w:pPr>
                  <w:r w:rsidRPr="00E21F70">
                    <w:t>-</w:t>
                  </w:r>
                  <w:r>
                    <w:t xml:space="preserve"> orderID: </w:t>
                  </w:r>
                </w:p>
                <w:p w14:paraId="67929658" w14:textId="77777777" w:rsidR="0052259B" w:rsidRDefault="0052259B" w:rsidP="001A3A6F">
                  <w:pPr>
                    <w:pStyle w:val="TableStyleWCS"/>
                  </w:pPr>
                  <w:r>
                    <w:t>- dateOrder:</w:t>
                  </w:r>
                </w:p>
                <w:p w14:paraId="7D9E8FAC" w14:textId="77777777" w:rsidR="0052259B" w:rsidRDefault="0052259B" w:rsidP="001A3A6F">
                  <w:pPr>
                    <w:pStyle w:val="TableStyleWCS"/>
                  </w:pPr>
                  <w:r>
                    <w:t>- total:</w:t>
                  </w:r>
                </w:p>
                <w:p w14:paraId="46FAB44B" w14:textId="0898E762" w:rsidR="0052259B" w:rsidRDefault="0052259B" w:rsidP="001A3A6F">
                  <w:pPr>
                    <w:pStyle w:val="TableStyleWCS"/>
                  </w:pPr>
                  <w:r>
                    <w:t>- status</w:t>
                  </w:r>
                  <w:r w:rsidR="00055B0F">
                    <w:t>Name</w:t>
                  </w:r>
                  <w:r>
                    <w:t>:</w:t>
                  </w:r>
                </w:p>
                <w:p w14:paraId="1AE37000" w14:textId="05AA485D" w:rsidR="0052259B" w:rsidRDefault="0052259B" w:rsidP="001A3A6F">
                  <w:pPr>
                    <w:pStyle w:val="TableStyleWCS"/>
                  </w:pPr>
                  <w:r>
                    <w:t xml:space="preserve">- </w:t>
                  </w:r>
                  <w:r w:rsidR="00E07248">
                    <w:t>Deliveryman</w:t>
                  </w:r>
                  <w:r w:rsidR="00055B0F">
                    <w:t>Name</w:t>
                  </w:r>
                  <w:r>
                    <w:t>:</w:t>
                  </w:r>
                </w:p>
                <w:p w14:paraId="224C5FCE" w14:textId="7EB4F94C" w:rsidR="0052259B" w:rsidRDefault="0052259B" w:rsidP="001A3A6F">
                  <w:pPr>
                    <w:pStyle w:val="TableStyleWCS"/>
                  </w:pPr>
                  <w:r>
                    <w:t>- vendor</w:t>
                  </w:r>
                  <w:r w:rsidR="00055B0F">
                    <w:t>Name</w:t>
                  </w:r>
                  <w:r>
                    <w:t>:</w:t>
                  </w:r>
                </w:p>
                <w:p w14:paraId="67043754" w14:textId="77777777" w:rsidR="0052259B" w:rsidRDefault="0052259B" w:rsidP="001A3A6F">
                  <w:pPr>
                    <w:pStyle w:val="TableStyleWCS"/>
                  </w:pPr>
                  <w:r>
                    <w:t>“View more” hyperlink at the end of each row.</w:t>
                  </w:r>
                </w:p>
                <w:p w14:paraId="342E6238" w14:textId="7BD10729" w:rsidR="0052259B" w:rsidRPr="00E06C00" w:rsidRDefault="0052259B" w:rsidP="001A3A6F">
                  <w:pPr>
                    <w:pStyle w:val="TableStyleWCS"/>
                  </w:pPr>
                  <w:r>
                    <w:t>“Back” button</w:t>
                  </w:r>
                </w:p>
              </w:tc>
            </w:tr>
          </w:tbl>
          <w:p w14:paraId="6D851797" w14:textId="77777777" w:rsidR="0052259B" w:rsidRDefault="0052259B" w:rsidP="001A3A6F">
            <w:r>
              <w:t>Alternative:</w:t>
            </w:r>
          </w:p>
          <w:p w14:paraId="1D0CB57E" w14:textId="3A588D4D" w:rsidR="007E49F1" w:rsidRPr="00305956" w:rsidRDefault="007E49F1" w:rsidP="007E49F1">
            <w:r>
              <w:t xml:space="preserve">         - None</w:t>
            </w:r>
            <w:r w:rsidR="00A2623B">
              <w:t>.</w:t>
            </w:r>
          </w:p>
          <w:p w14:paraId="5C2FC414" w14:textId="77777777" w:rsidR="0052259B" w:rsidRDefault="0052259B" w:rsidP="001A3A6F">
            <w:r w:rsidRPr="00305956">
              <w:t>Exceptions:</w:t>
            </w:r>
          </w:p>
          <w:tbl>
            <w:tblPr>
              <w:tblW w:w="8429" w:type="dxa"/>
              <w:tblLook w:val="0400" w:firstRow="0" w:lastRow="0" w:firstColumn="0" w:lastColumn="0" w:noHBand="0" w:noVBand="1"/>
            </w:tblPr>
            <w:tblGrid>
              <w:gridCol w:w="949"/>
              <w:gridCol w:w="2773"/>
              <w:gridCol w:w="4707"/>
            </w:tblGrid>
            <w:tr w:rsidR="00273713" w:rsidRPr="00E06C00" w14:paraId="64E967A9" w14:textId="77777777" w:rsidTr="00C56EB1">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C69A9B2" w14:textId="77777777" w:rsidR="00273713" w:rsidRPr="00E06C00" w:rsidRDefault="00273713" w:rsidP="00C56EB1">
                  <w:pPr>
                    <w:pStyle w:val="TableStyleWCS"/>
                    <w:rPr>
                      <w:rFonts w:eastAsia="Times New Roman"/>
                    </w:rPr>
                  </w:pPr>
                  <w:r>
                    <w:t>No</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C9FF2B3" w14:textId="77777777" w:rsidR="00273713" w:rsidRPr="00E06C00" w:rsidRDefault="00273713" w:rsidP="00C56EB1">
                  <w:pPr>
                    <w:pStyle w:val="TableStyleWCS"/>
                    <w:rPr>
                      <w:rFonts w:eastAsia="Times New Roman"/>
                    </w:rPr>
                  </w:pPr>
                  <w:r w:rsidRPr="00E06C00">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F2E791E" w14:textId="77777777" w:rsidR="00273713" w:rsidRPr="00E06C00" w:rsidRDefault="00273713" w:rsidP="00C56EB1">
                  <w:pPr>
                    <w:pStyle w:val="TableStyleWCS"/>
                    <w:rPr>
                      <w:rFonts w:eastAsia="Times New Roman"/>
                    </w:rPr>
                  </w:pPr>
                  <w:r w:rsidRPr="00E06C00">
                    <w:t>System Response</w:t>
                  </w:r>
                </w:p>
              </w:tc>
            </w:tr>
            <w:tr w:rsidR="00273713" w:rsidRPr="003E3C85" w14:paraId="27E336E0" w14:textId="77777777" w:rsidTr="00C56EB1">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3AB0A8" w14:textId="77777777" w:rsidR="00273713" w:rsidRPr="003E3C85" w:rsidRDefault="00273713" w:rsidP="00C56EB1">
                  <w:pPr>
                    <w:pStyle w:val="TableStyleWCS"/>
                  </w:pPr>
                  <w:r w:rsidRPr="00E06C00">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981D50" w14:textId="77777777" w:rsidR="00273713" w:rsidRPr="00E06C00" w:rsidRDefault="00273713" w:rsidP="00C56EB1">
                  <w:pPr>
                    <w:pStyle w:val="TableStyleWCS"/>
                  </w:pPr>
                  <w:r w:rsidRPr="00124AE8">
                    <w:t>List order is empty</w:t>
                  </w:r>
                  <w:r>
                    <w:t>.</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A93856" w14:textId="77777777" w:rsidR="00273713" w:rsidRPr="003E3C85" w:rsidRDefault="00273713" w:rsidP="00C56EB1">
                  <w:pPr>
                    <w:pStyle w:val="TableStyleWCS"/>
                  </w:pPr>
                  <w:r w:rsidRPr="00E06C00">
                    <w:t xml:space="preserve">The system </w:t>
                  </w:r>
                  <w:r>
                    <w:t>shows a message “List Order not found!”.</w:t>
                  </w:r>
                </w:p>
              </w:tc>
            </w:tr>
          </w:tbl>
          <w:p w14:paraId="4BF10D90" w14:textId="77777777" w:rsidR="0052259B" w:rsidRDefault="0052259B" w:rsidP="001A3A6F">
            <w:r>
              <w:t xml:space="preserve"> Relationships:</w:t>
            </w:r>
          </w:p>
          <w:p w14:paraId="205DD8B7" w14:textId="7231A20E" w:rsidR="007E49F1" w:rsidRDefault="007E49F1" w:rsidP="007E49F1">
            <w:r>
              <w:t xml:space="preserve">         - None</w:t>
            </w:r>
            <w:r w:rsidR="00A2623B">
              <w:t>.</w:t>
            </w:r>
          </w:p>
          <w:p w14:paraId="5B40C64C" w14:textId="77777777" w:rsidR="0052259B" w:rsidRDefault="0052259B" w:rsidP="001A3A6F">
            <w:r w:rsidRPr="00305956">
              <w:t>Business Rules:</w:t>
            </w:r>
          </w:p>
          <w:p w14:paraId="5F043E54" w14:textId="7522E02E" w:rsidR="0052259B" w:rsidRPr="00305956" w:rsidRDefault="007E49F1" w:rsidP="007E49F1">
            <w:r>
              <w:t xml:space="preserve">         - None</w:t>
            </w:r>
            <w:r w:rsidR="00A2623B">
              <w:t>.</w:t>
            </w:r>
          </w:p>
        </w:tc>
      </w:tr>
    </w:tbl>
    <w:p w14:paraId="3B4BCD9D" w14:textId="77777777" w:rsidR="0052259B" w:rsidRDefault="0052259B" w:rsidP="0052259B"/>
    <w:p w14:paraId="661BDFF1" w14:textId="63949046" w:rsidR="0052259B" w:rsidRDefault="0052259B" w:rsidP="00405A3A">
      <w:pPr>
        <w:pStyle w:val="Heading2"/>
      </w:pPr>
      <w:bookmarkStart w:id="42" w:name="_Toc77171493"/>
      <w:r>
        <w:lastRenderedPageBreak/>
        <w:t>&lt;</w:t>
      </w:r>
      <w:r w:rsidR="00C905DA">
        <w:t xml:space="preserve"> </w:t>
      </w:r>
      <w:r>
        <w:t>Customer</w:t>
      </w:r>
      <w:r w:rsidR="00C905DA">
        <w:t xml:space="preserve"> </w:t>
      </w:r>
      <w:r>
        <w:t>&gt; View an order</w:t>
      </w:r>
      <w:bookmarkEnd w:id="42"/>
    </w:p>
    <w:p w14:paraId="566B0D92" w14:textId="77777777" w:rsidR="0052259B" w:rsidRPr="005737E7" w:rsidRDefault="0052259B" w:rsidP="00803E41">
      <w:pPr>
        <w:jc w:val="center"/>
      </w:pPr>
      <w:r>
        <w:drawing>
          <wp:inline distT="0" distB="0" distL="0" distR="0" wp14:anchorId="056C9BB4" wp14:editId="329DF07A">
            <wp:extent cx="5715000" cy="16045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15000" cy="1604596"/>
                    </a:xfrm>
                    <a:prstGeom prst="rect">
                      <a:avLst/>
                    </a:prstGeom>
                  </pic:spPr>
                </pic:pic>
              </a:graphicData>
            </a:graphic>
          </wp:inline>
        </w:drawing>
      </w:r>
    </w:p>
    <w:p w14:paraId="63F47EE4" w14:textId="61C5867A" w:rsidR="0052259B" w:rsidRDefault="000F75C6" w:rsidP="009109E5">
      <w:pPr>
        <w:jc w:val="center"/>
      </w:pPr>
      <w:r>
        <w:t xml:space="preserve">Figure </w:t>
      </w:r>
      <w:r w:rsidR="003213DF">
        <w:t>3.24</w:t>
      </w:r>
      <w:r w:rsidR="009A2333">
        <w:t xml:space="preserve"> </w:t>
      </w:r>
      <w:r w:rsidR="0052259B">
        <w:t>&lt;</w:t>
      </w:r>
      <w:r w:rsidR="00C905DA">
        <w:t xml:space="preserve"> </w:t>
      </w:r>
      <w:r w:rsidR="0052259B">
        <w:t>Customer</w:t>
      </w:r>
      <w:r w:rsidR="00C905DA">
        <w:t xml:space="preserve"> </w:t>
      </w:r>
      <w:r w:rsidR="0052259B">
        <w:t>&gt; View an order</w:t>
      </w:r>
    </w:p>
    <w:p w14:paraId="35B4DD66" w14:textId="77777777" w:rsidR="0052259B" w:rsidRPr="0016093D" w:rsidRDefault="0052259B" w:rsidP="0052259B"/>
    <w:p w14:paraId="769E7375" w14:textId="77777777" w:rsidR="0052259B" w:rsidRPr="00435690" w:rsidRDefault="0052259B" w:rsidP="0052259B">
      <w:r w:rsidRPr="00435690">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92"/>
        <w:gridCol w:w="2442"/>
        <w:gridCol w:w="1429"/>
        <w:gridCol w:w="732"/>
        <w:gridCol w:w="2095"/>
      </w:tblGrid>
      <w:tr w:rsidR="0052259B" w:rsidRPr="00305956" w14:paraId="27EEE9D1" w14:textId="77777777" w:rsidTr="001A3A6F">
        <w:tc>
          <w:tcPr>
            <w:tcW w:w="5000" w:type="pct"/>
            <w:gridSpan w:val="5"/>
            <w:shd w:val="clear" w:color="auto" w:fill="F3F3F3"/>
          </w:tcPr>
          <w:p w14:paraId="626DC36C" w14:textId="789003A4" w:rsidR="0052259B" w:rsidRPr="00305956" w:rsidRDefault="00B45F4C" w:rsidP="001A0C4C">
            <w:r>
              <w:t>USE CASE – sSs_UC_19</w:t>
            </w:r>
          </w:p>
        </w:tc>
      </w:tr>
      <w:tr w:rsidR="0052259B" w:rsidRPr="00305956" w14:paraId="25E75482" w14:textId="77777777" w:rsidTr="001A3A6F">
        <w:tc>
          <w:tcPr>
            <w:tcW w:w="1391" w:type="pct"/>
            <w:shd w:val="clear" w:color="auto" w:fill="F3F3F3"/>
          </w:tcPr>
          <w:p w14:paraId="138CB9C4" w14:textId="77777777" w:rsidR="0052259B" w:rsidRPr="00305956" w:rsidRDefault="0052259B" w:rsidP="001A3A6F">
            <w:r w:rsidRPr="00305956">
              <w:t>Use-case No.</w:t>
            </w:r>
          </w:p>
        </w:tc>
        <w:tc>
          <w:tcPr>
            <w:tcW w:w="1364" w:type="pct"/>
          </w:tcPr>
          <w:p w14:paraId="18BF4895" w14:textId="451A5EC0" w:rsidR="0052259B" w:rsidRPr="00305956" w:rsidRDefault="006244AA" w:rsidP="00B45F4C">
            <w:r>
              <w:t>&lt;UC01</w:t>
            </w:r>
            <w:r w:rsidR="00B45F4C">
              <w:t>9</w:t>
            </w:r>
            <w:r w:rsidR="0052259B" w:rsidRPr="00305956">
              <w:t>&gt;</w:t>
            </w:r>
          </w:p>
        </w:tc>
        <w:tc>
          <w:tcPr>
            <w:tcW w:w="1059" w:type="pct"/>
            <w:gridSpan w:val="2"/>
            <w:shd w:val="clear" w:color="auto" w:fill="F3F3F3"/>
          </w:tcPr>
          <w:p w14:paraId="7D502E54" w14:textId="77777777" w:rsidR="0052259B" w:rsidRPr="00305956" w:rsidRDefault="0052259B" w:rsidP="001A3A6F">
            <w:r w:rsidRPr="00305956">
              <w:t>Use-case Version</w:t>
            </w:r>
          </w:p>
        </w:tc>
        <w:tc>
          <w:tcPr>
            <w:tcW w:w="1186" w:type="pct"/>
          </w:tcPr>
          <w:p w14:paraId="080E412F" w14:textId="77777777" w:rsidR="0052259B" w:rsidRPr="00305956" w:rsidRDefault="0052259B" w:rsidP="001A3A6F">
            <w:r>
              <w:t>1.0</w:t>
            </w:r>
          </w:p>
        </w:tc>
      </w:tr>
      <w:tr w:rsidR="0052259B" w:rsidRPr="00305956" w14:paraId="2E69BA4C" w14:textId="77777777" w:rsidTr="001A3A6F">
        <w:tc>
          <w:tcPr>
            <w:tcW w:w="1391" w:type="pct"/>
            <w:shd w:val="clear" w:color="auto" w:fill="F3F3F3"/>
          </w:tcPr>
          <w:p w14:paraId="36A1CE0D" w14:textId="77777777" w:rsidR="0052259B" w:rsidRPr="00305956" w:rsidRDefault="0052259B" w:rsidP="001A3A6F">
            <w:r w:rsidRPr="00305956">
              <w:t>Use-case Name</w:t>
            </w:r>
          </w:p>
        </w:tc>
        <w:tc>
          <w:tcPr>
            <w:tcW w:w="3609" w:type="pct"/>
            <w:gridSpan w:val="4"/>
          </w:tcPr>
          <w:p w14:paraId="786AA5DB" w14:textId="77777777" w:rsidR="0052259B" w:rsidRPr="00305956" w:rsidRDefault="0052259B" w:rsidP="001A3A6F">
            <w:r>
              <w:t>View an order</w:t>
            </w:r>
          </w:p>
        </w:tc>
      </w:tr>
      <w:tr w:rsidR="0052259B" w:rsidRPr="00305956" w14:paraId="70FCCE46" w14:textId="77777777" w:rsidTr="001A3A6F">
        <w:tc>
          <w:tcPr>
            <w:tcW w:w="1391" w:type="pct"/>
            <w:shd w:val="clear" w:color="auto" w:fill="F3F3F3"/>
          </w:tcPr>
          <w:p w14:paraId="291CB347" w14:textId="77777777" w:rsidR="0052259B" w:rsidRPr="00305956" w:rsidRDefault="0052259B" w:rsidP="001A3A6F">
            <w:r w:rsidRPr="00305956">
              <w:t xml:space="preserve">Author </w:t>
            </w:r>
          </w:p>
        </w:tc>
        <w:tc>
          <w:tcPr>
            <w:tcW w:w="3609" w:type="pct"/>
            <w:gridSpan w:val="4"/>
          </w:tcPr>
          <w:p w14:paraId="4D167113" w14:textId="77777777" w:rsidR="0052259B" w:rsidRPr="00305956" w:rsidRDefault="0052259B" w:rsidP="001A3A6F">
            <w:r>
              <w:t>Le Tien Dat</w:t>
            </w:r>
          </w:p>
        </w:tc>
      </w:tr>
      <w:tr w:rsidR="0052259B" w:rsidRPr="00305956" w14:paraId="02D17393" w14:textId="77777777" w:rsidTr="001A3A6F">
        <w:tc>
          <w:tcPr>
            <w:tcW w:w="1391" w:type="pct"/>
            <w:shd w:val="clear" w:color="auto" w:fill="F3F3F3"/>
          </w:tcPr>
          <w:p w14:paraId="2D82549C" w14:textId="77777777" w:rsidR="0052259B" w:rsidRPr="00305956" w:rsidRDefault="0052259B" w:rsidP="001A3A6F">
            <w:r w:rsidRPr="00305956">
              <w:t>Date</w:t>
            </w:r>
          </w:p>
        </w:tc>
        <w:tc>
          <w:tcPr>
            <w:tcW w:w="1364" w:type="pct"/>
          </w:tcPr>
          <w:p w14:paraId="7BF49DD7" w14:textId="77777777" w:rsidR="0052259B" w:rsidRPr="00305956" w:rsidRDefault="0052259B" w:rsidP="001A3A6F">
            <w:r>
              <w:t>04/07/2021</w:t>
            </w:r>
          </w:p>
        </w:tc>
        <w:tc>
          <w:tcPr>
            <w:tcW w:w="637" w:type="pct"/>
            <w:shd w:val="clear" w:color="auto" w:fill="F3F3F3"/>
          </w:tcPr>
          <w:p w14:paraId="725831A5" w14:textId="77777777" w:rsidR="0052259B" w:rsidRPr="00305956" w:rsidRDefault="0052259B" w:rsidP="001A3A6F">
            <w:r w:rsidRPr="00305956">
              <w:t>Priority</w:t>
            </w:r>
          </w:p>
        </w:tc>
        <w:tc>
          <w:tcPr>
            <w:tcW w:w="1608" w:type="pct"/>
            <w:gridSpan w:val="2"/>
          </w:tcPr>
          <w:p w14:paraId="3C75808D" w14:textId="77777777" w:rsidR="0052259B" w:rsidRPr="00305956" w:rsidRDefault="0052259B" w:rsidP="001A3A6F">
            <w:r>
              <w:t>Normal</w:t>
            </w:r>
          </w:p>
        </w:tc>
      </w:tr>
      <w:tr w:rsidR="0052259B" w:rsidRPr="00305956" w14:paraId="200012A8" w14:textId="77777777" w:rsidTr="001A3A6F">
        <w:tc>
          <w:tcPr>
            <w:tcW w:w="5000" w:type="pct"/>
            <w:gridSpan w:val="5"/>
            <w:shd w:val="clear" w:color="auto" w:fill="FFFFFF"/>
          </w:tcPr>
          <w:p w14:paraId="384B736B" w14:textId="77777777" w:rsidR="0052259B" w:rsidRPr="00305956" w:rsidRDefault="0052259B" w:rsidP="001A3A6F">
            <w:r w:rsidRPr="00305956">
              <w:t>Actor:</w:t>
            </w:r>
          </w:p>
          <w:p w14:paraId="41979F5F" w14:textId="77777777" w:rsidR="0052259B" w:rsidRPr="00305956" w:rsidRDefault="0052259B" w:rsidP="001A3A6F">
            <w:r>
              <w:t xml:space="preserve">         Customer</w:t>
            </w:r>
          </w:p>
          <w:p w14:paraId="70C9E5A3" w14:textId="77777777" w:rsidR="0052259B" w:rsidRPr="00305956" w:rsidRDefault="0052259B" w:rsidP="001A3A6F">
            <w:r w:rsidRPr="00305956">
              <w:t>Summary:</w:t>
            </w:r>
          </w:p>
          <w:p w14:paraId="0C7B8E29" w14:textId="77777777" w:rsidR="0052259B" w:rsidRPr="00305956" w:rsidRDefault="0052259B" w:rsidP="001A3A6F">
            <w:r>
              <w:t xml:space="preserve">         This use case allows Customer to view an order.</w:t>
            </w:r>
          </w:p>
          <w:p w14:paraId="7B097CC1" w14:textId="77777777" w:rsidR="0052259B" w:rsidRPr="00305956" w:rsidRDefault="0052259B" w:rsidP="001A3A6F">
            <w:r w:rsidRPr="00305956">
              <w:t>Goal:</w:t>
            </w:r>
          </w:p>
          <w:p w14:paraId="3603EB5B" w14:textId="77777777" w:rsidR="0052259B" w:rsidRPr="00305956" w:rsidRDefault="0052259B" w:rsidP="001A3A6F">
            <w:r>
              <w:t xml:space="preserve">         Customer can view an order.</w:t>
            </w:r>
          </w:p>
          <w:p w14:paraId="4F68C39F" w14:textId="77777777" w:rsidR="0052259B" w:rsidRPr="00305956" w:rsidRDefault="0052259B" w:rsidP="001A3A6F">
            <w:r w:rsidRPr="00305956">
              <w:t>Triggers</w:t>
            </w:r>
          </w:p>
          <w:p w14:paraId="01258222" w14:textId="77777777" w:rsidR="0052259B" w:rsidRPr="00305956" w:rsidRDefault="0052259B" w:rsidP="001A3A6F">
            <w:r>
              <w:t xml:space="preserve">    </w:t>
            </w:r>
            <w:r w:rsidRPr="00305956">
              <w:t xml:space="preserve">     </w:t>
            </w:r>
            <w:r>
              <w:t>Customer clicks “View more” on “View list order” screen.</w:t>
            </w:r>
            <w:r w:rsidRPr="00305956">
              <w:tab/>
            </w:r>
          </w:p>
          <w:p w14:paraId="16FDFDE3" w14:textId="77777777" w:rsidR="0052259B" w:rsidRPr="00305956" w:rsidRDefault="0052259B" w:rsidP="001A3A6F">
            <w:r w:rsidRPr="00305956">
              <w:t>Preconditions:</w:t>
            </w:r>
          </w:p>
          <w:p w14:paraId="2901B566" w14:textId="77777777" w:rsidR="0052259B" w:rsidRPr="00305956" w:rsidRDefault="0052259B" w:rsidP="001A3A6F">
            <w:r>
              <w:t xml:space="preserve">        </w:t>
            </w:r>
            <w:r w:rsidRPr="00305956">
              <w:t xml:space="preserve"> </w:t>
            </w:r>
            <w:r>
              <w:t>Customer is on “View an order” screen.</w:t>
            </w:r>
          </w:p>
          <w:p w14:paraId="4198D76B" w14:textId="77777777" w:rsidR="0052259B" w:rsidRPr="00305956" w:rsidRDefault="0052259B" w:rsidP="001A3A6F">
            <w:r w:rsidRPr="00305956">
              <w:t>Post Conditions:</w:t>
            </w:r>
          </w:p>
          <w:p w14:paraId="1F8CFF66" w14:textId="77777777" w:rsidR="0052259B" w:rsidRDefault="0052259B" w:rsidP="001A3A6F">
            <w:r>
              <w:t xml:space="preserve">       </w:t>
            </w:r>
            <w:r w:rsidRPr="00305956">
              <w:t xml:space="preserve">  </w:t>
            </w:r>
            <w:r>
              <w:t>Success: Customer view an order successfully.</w:t>
            </w:r>
          </w:p>
          <w:p w14:paraId="7F2EADD7" w14:textId="77777777" w:rsidR="0052259B" w:rsidRPr="00305956" w:rsidRDefault="0052259B" w:rsidP="001A3A6F">
            <w:r w:rsidRPr="00305956">
              <w:t>Main Success Scenario:</w:t>
            </w:r>
            <w:r>
              <w:t xml:space="preserve">         </w:t>
            </w:r>
          </w:p>
          <w:tbl>
            <w:tblPr>
              <w:tblW w:w="8429" w:type="dxa"/>
              <w:tblLook w:val="0400" w:firstRow="0" w:lastRow="0" w:firstColumn="0" w:lastColumn="0" w:noHBand="0" w:noVBand="1"/>
            </w:tblPr>
            <w:tblGrid>
              <w:gridCol w:w="949"/>
              <w:gridCol w:w="2773"/>
              <w:gridCol w:w="4707"/>
            </w:tblGrid>
            <w:tr w:rsidR="0052259B" w:rsidRPr="00E06C00" w14:paraId="0CDB5E1A" w14:textId="77777777" w:rsidTr="001A3A6F">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CCFFD61" w14:textId="77777777" w:rsidR="0052259B" w:rsidRPr="00E06C00" w:rsidRDefault="0052259B" w:rsidP="001A3A6F">
                  <w:pPr>
                    <w:pStyle w:val="TableStyleWCS"/>
                    <w:rPr>
                      <w:rFonts w:eastAsia="Times New Roman"/>
                    </w:rPr>
                  </w:pPr>
                  <w:r w:rsidRPr="00E06C00">
                    <w:lastRenderedPageBreak/>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23837DA" w14:textId="77777777" w:rsidR="0052259B" w:rsidRPr="00E06C00" w:rsidRDefault="0052259B" w:rsidP="001A3A6F">
                  <w:pPr>
                    <w:pStyle w:val="TableStyleWCS"/>
                    <w:rPr>
                      <w:rFonts w:eastAsia="Times New Roman"/>
                    </w:rPr>
                  </w:pPr>
                  <w:r w:rsidRPr="00E06C00">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1C34FDC" w14:textId="77777777" w:rsidR="0052259B" w:rsidRPr="00E06C00" w:rsidRDefault="0052259B" w:rsidP="001A3A6F">
                  <w:pPr>
                    <w:pStyle w:val="TableStyleWCS"/>
                    <w:rPr>
                      <w:rFonts w:eastAsia="Times New Roman"/>
                    </w:rPr>
                  </w:pPr>
                  <w:r w:rsidRPr="00E06C00">
                    <w:t>System Response</w:t>
                  </w:r>
                </w:p>
              </w:tc>
            </w:tr>
            <w:tr w:rsidR="0052259B" w:rsidRPr="00E06C00" w14:paraId="66E4CBB6" w14:textId="77777777" w:rsidTr="001A3A6F">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B5C13E" w14:textId="77777777" w:rsidR="0052259B" w:rsidRPr="00E06C00" w:rsidRDefault="0052259B" w:rsidP="001A3A6F">
                  <w:pPr>
                    <w:pStyle w:val="TableStyleWCS"/>
                    <w:rPr>
                      <w:rFonts w:eastAsia="Times New Roman"/>
                    </w:rPr>
                  </w:pPr>
                  <w: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C35166" w14:textId="77777777" w:rsidR="0052259B" w:rsidRPr="00E06C00" w:rsidRDefault="0052259B" w:rsidP="001A3A6F">
                  <w:pPr>
                    <w:pStyle w:val="TableStyleWCS"/>
                  </w:pPr>
                  <w:r>
                    <w:t>Customer clicks on hyperlink “View more”</w:t>
                  </w:r>
                </w:p>
                <w:p w14:paraId="011682C9" w14:textId="77777777" w:rsidR="0052259B" w:rsidRPr="00E06C00" w:rsidRDefault="0052259B" w:rsidP="001A3A6F">
                  <w:pPr>
                    <w:pStyle w:val="TableStyleWCS"/>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A40C7F" w14:textId="77777777" w:rsidR="0052259B" w:rsidRDefault="0052259B" w:rsidP="001A3A6F">
                  <w:pPr>
                    <w:pStyle w:val="TableStyleWCS"/>
                  </w:pPr>
                  <w:r>
                    <w:t>The system shows a list:</w:t>
                  </w:r>
                </w:p>
                <w:p w14:paraId="4B8035CF" w14:textId="77777777" w:rsidR="0052259B" w:rsidRDefault="0052259B" w:rsidP="001A3A6F">
                  <w:pPr>
                    <w:pStyle w:val="TableStyleWCS"/>
                  </w:pPr>
                  <w:r w:rsidRPr="00E21F70">
                    <w:t>-</w:t>
                  </w:r>
                  <w:r>
                    <w:t xml:space="preserve"> orderID: </w:t>
                  </w:r>
                </w:p>
                <w:p w14:paraId="109D2B0E" w14:textId="77777777" w:rsidR="0052259B" w:rsidRDefault="0052259B" w:rsidP="001A3A6F">
                  <w:pPr>
                    <w:pStyle w:val="TableStyleWCS"/>
                  </w:pPr>
                  <w:r>
                    <w:t>- dateOrder:</w:t>
                  </w:r>
                </w:p>
                <w:p w14:paraId="78897E4A" w14:textId="77777777" w:rsidR="0052259B" w:rsidRDefault="0052259B" w:rsidP="001A3A6F">
                  <w:pPr>
                    <w:pStyle w:val="TableStyleWCS"/>
                  </w:pPr>
                  <w:r>
                    <w:t>- total:</w:t>
                  </w:r>
                </w:p>
                <w:p w14:paraId="4DBEE4A7" w14:textId="77777777" w:rsidR="0052259B" w:rsidRDefault="0052259B" w:rsidP="001A3A6F">
                  <w:pPr>
                    <w:pStyle w:val="TableStyleWCS"/>
                  </w:pPr>
                  <w:r>
                    <w:t xml:space="preserve">- </w:t>
                  </w:r>
                  <w:r>
                    <w:rPr>
                      <w:noProof/>
                    </w:rPr>
                    <w:t>statusName</w:t>
                  </w:r>
                  <w:r>
                    <w:t>:</w:t>
                  </w:r>
                </w:p>
                <w:p w14:paraId="2F56B99A" w14:textId="4AEA4E56" w:rsidR="0052259B" w:rsidRDefault="0052259B" w:rsidP="001A3A6F">
                  <w:pPr>
                    <w:pStyle w:val="TableStyleWCS"/>
                  </w:pPr>
                  <w:r>
                    <w:t xml:space="preserve">- </w:t>
                  </w:r>
                  <w:r w:rsidR="00E07248">
                    <w:t>Deliveryman</w:t>
                  </w:r>
                  <w:r>
                    <w:t>Name:</w:t>
                  </w:r>
                </w:p>
                <w:p w14:paraId="2D1B281B" w14:textId="77777777" w:rsidR="0052259B" w:rsidRDefault="0052259B" w:rsidP="001A3A6F">
                  <w:pPr>
                    <w:pStyle w:val="TableStyleWCS"/>
                  </w:pPr>
                  <w:r>
                    <w:t>- price:</w:t>
                  </w:r>
                </w:p>
                <w:p w14:paraId="05DE6183" w14:textId="77777777" w:rsidR="0052259B" w:rsidRDefault="0052259B" w:rsidP="001A3A6F">
                  <w:pPr>
                    <w:pStyle w:val="TableStyleWCS"/>
                  </w:pPr>
                  <w:r>
                    <w:t>- quantity:</w:t>
                  </w:r>
                </w:p>
                <w:p w14:paraId="3F4F9FED" w14:textId="77777777" w:rsidR="0052259B" w:rsidRDefault="0052259B" w:rsidP="001A3A6F">
                  <w:pPr>
                    <w:pStyle w:val="TableStyleWCS"/>
                  </w:pPr>
                  <w:r>
                    <w:t>- shoesName:</w:t>
                  </w:r>
                </w:p>
                <w:p w14:paraId="6CB72FEC" w14:textId="77777777" w:rsidR="0052259B" w:rsidRDefault="0052259B" w:rsidP="001A3A6F">
                  <w:pPr>
                    <w:pStyle w:val="TableStyleWCS"/>
                  </w:pPr>
                  <w:r>
                    <w:t>- address:</w:t>
                  </w:r>
                </w:p>
                <w:p w14:paraId="4AB64EFE" w14:textId="77777777" w:rsidR="0052259B" w:rsidRDefault="0052259B" w:rsidP="001A3A6F">
                  <w:pPr>
                    <w:pStyle w:val="TableStyleWCS"/>
                  </w:pPr>
                  <w:r>
                    <w:t>- phone:</w:t>
                  </w:r>
                </w:p>
                <w:p w14:paraId="4F015398" w14:textId="77777777" w:rsidR="0052259B" w:rsidRDefault="0052259B" w:rsidP="001A3A6F">
                  <w:pPr>
                    <w:pStyle w:val="TableStyleWCS"/>
                  </w:pPr>
                  <w:r>
                    <w:t>“Send feedback” button</w:t>
                  </w:r>
                </w:p>
                <w:p w14:paraId="00F0C896" w14:textId="77777777" w:rsidR="0052259B" w:rsidRDefault="0052259B" w:rsidP="001A3A6F">
                  <w:pPr>
                    <w:pStyle w:val="TableStyleWCS"/>
                  </w:pPr>
                  <w:r>
                    <w:t>“Cancel order”</w:t>
                  </w:r>
                </w:p>
                <w:p w14:paraId="304BD838" w14:textId="77777777" w:rsidR="0052259B" w:rsidRDefault="0052259B" w:rsidP="001A3A6F">
                  <w:pPr>
                    <w:pStyle w:val="TableStyleWCS"/>
                  </w:pPr>
                  <w:r>
                    <w:t>“Back” button</w:t>
                  </w:r>
                </w:p>
                <w:p w14:paraId="26A018D1" w14:textId="77777777" w:rsidR="0052259B" w:rsidRPr="00E06C00" w:rsidRDefault="0052259B" w:rsidP="001A3A6F">
                  <w:pPr>
                    <w:pStyle w:val="TableStyleWCS"/>
                  </w:pPr>
                  <w:r>
                    <w:t>Exception[1,2]</w:t>
                  </w:r>
                </w:p>
              </w:tc>
            </w:tr>
          </w:tbl>
          <w:p w14:paraId="7267F163" w14:textId="77777777" w:rsidR="0052259B" w:rsidRPr="00305956" w:rsidRDefault="0052259B" w:rsidP="001A3A6F">
            <w:r>
              <w:t>Alternative</w:t>
            </w:r>
            <w:r w:rsidRPr="00305956">
              <w:t>:</w:t>
            </w:r>
          </w:p>
          <w:p w14:paraId="095B234B" w14:textId="685A046F" w:rsidR="007E49F1" w:rsidRDefault="007E49F1" w:rsidP="007E49F1">
            <w:r>
              <w:t xml:space="preserve">         - None</w:t>
            </w:r>
            <w:r w:rsidR="00A2623B">
              <w:t>.</w:t>
            </w:r>
          </w:p>
          <w:p w14:paraId="33801287" w14:textId="77777777" w:rsidR="0052259B" w:rsidRDefault="0052259B" w:rsidP="001A3A6F">
            <w:r w:rsidRPr="00305956">
              <w:t>Exceptions:</w:t>
            </w:r>
          </w:p>
          <w:p w14:paraId="0865ABFF" w14:textId="5DAD9C82" w:rsidR="007E49F1" w:rsidRDefault="007E49F1" w:rsidP="007E49F1">
            <w:r>
              <w:t xml:space="preserve">         - None</w:t>
            </w:r>
            <w:r w:rsidR="00A2623B">
              <w:t>.</w:t>
            </w:r>
          </w:p>
          <w:p w14:paraId="56725668" w14:textId="77777777" w:rsidR="0052259B" w:rsidRDefault="0052259B" w:rsidP="001A3A6F">
            <w:r w:rsidRPr="00305956">
              <w:t xml:space="preserve">Relationships: </w:t>
            </w:r>
          </w:p>
          <w:p w14:paraId="7B69C37F" w14:textId="77777777" w:rsidR="0052259B" w:rsidRPr="00305956" w:rsidRDefault="0052259B" w:rsidP="001A3A6F">
            <w:r>
              <w:t xml:space="preserve">         - View an order extend from view list order.</w:t>
            </w:r>
          </w:p>
          <w:p w14:paraId="237DD8AC" w14:textId="77777777" w:rsidR="0052259B" w:rsidRDefault="0052259B" w:rsidP="001A3A6F">
            <w:r w:rsidRPr="00305956">
              <w:t>Business Rules:</w:t>
            </w:r>
          </w:p>
          <w:p w14:paraId="2DEE09F0" w14:textId="77777777" w:rsidR="0052259B" w:rsidRPr="00305956" w:rsidRDefault="0052259B" w:rsidP="001A3A6F">
            <w:r>
              <w:t xml:space="preserve">         - None.</w:t>
            </w:r>
          </w:p>
        </w:tc>
      </w:tr>
    </w:tbl>
    <w:p w14:paraId="77F58594" w14:textId="6289EAF7" w:rsidR="00E82C4A" w:rsidRDefault="00E82C4A" w:rsidP="00E82C4A"/>
    <w:p w14:paraId="6007F3CC" w14:textId="77777777" w:rsidR="00E82C4A" w:rsidRDefault="00E82C4A">
      <w:r>
        <w:br w:type="page"/>
      </w:r>
    </w:p>
    <w:p w14:paraId="3601664A" w14:textId="37F6DB7D" w:rsidR="0052259B" w:rsidRDefault="0052259B" w:rsidP="00405A3A">
      <w:pPr>
        <w:pStyle w:val="Heading2"/>
      </w:pPr>
      <w:bookmarkStart w:id="43" w:name="_Toc77171494"/>
      <w:r>
        <w:lastRenderedPageBreak/>
        <w:t>&lt;</w:t>
      </w:r>
      <w:r w:rsidR="004151A1">
        <w:t xml:space="preserve"> </w:t>
      </w:r>
      <w:r>
        <w:t>Customer</w:t>
      </w:r>
      <w:r w:rsidR="004151A1">
        <w:t xml:space="preserve"> </w:t>
      </w:r>
      <w:r>
        <w:t>&gt; Send feedback</w:t>
      </w:r>
      <w:bookmarkEnd w:id="43"/>
    </w:p>
    <w:p w14:paraId="6EBE089C" w14:textId="77777777" w:rsidR="0052259B" w:rsidRPr="00E574AA" w:rsidRDefault="0052259B" w:rsidP="00803E41">
      <w:pPr>
        <w:jc w:val="center"/>
      </w:pPr>
      <w:r>
        <w:drawing>
          <wp:inline distT="0" distB="0" distL="0" distR="0" wp14:anchorId="701F58FA" wp14:editId="7DA554CB">
            <wp:extent cx="5715000" cy="1444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15000" cy="1444625"/>
                    </a:xfrm>
                    <a:prstGeom prst="rect">
                      <a:avLst/>
                    </a:prstGeom>
                  </pic:spPr>
                </pic:pic>
              </a:graphicData>
            </a:graphic>
          </wp:inline>
        </w:drawing>
      </w:r>
    </w:p>
    <w:p w14:paraId="0B5D3FD0" w14:textId="5BD79A2D" w:rsidR="0052259B" w:rsidRDefault="009109E5" w:rsidP="009109E5">
      <w:pPr>
        <w:jc w:val="center"/>
      </w:pPr>
      <w:r>
        <w:t xml:space="preserve">Figure </w:t>
      </w:r>
      <w:r w:rsidR="008D57DA">
        <w:t>3.2</w:t>
      </w:r>
      <w:r w:rsidR="005123CB">
        <w:t>5</w:t>
      </w:r>
      <w:r w:rsidR="0052259B">
        <w:t xml:space="preserve"> &lt;</w:t>
      </w:r>
      <w:r w:rsidR="002F1D6E">
        <w:t xml:space="preserve"> </w:t>
      </w:r>
      <w:r w:rsidR="0052259B">
        <w:t>Customer</w:t>
      </w:r>
      <w:r w:rsidR="002F1D6E">
        <w:t xml:space="preserve"> </w:t>
      </w:r>
      <w:r w:rsidR="0052259B">
        <w:t>&gt; Send feedback</w:t>
      </w:r>
    </w:p>
    <w:p w14:paraId="1365BAD9" w14:textId="60C35E51" w:rsidR="0052259B" w:rsidRPr="00435690" w:rsidRDefault="0052259B" w:rsidP="00B21A82">
      <w:pPr>
        <w:ind w:left="0" w:firstLine="450"/>
      </w:pPr>
      <w:r w:rsidRPr="00435690">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92"/>
        <w:gridCol w:w="2442"/>
        <w:gridCol w:w="1429"/>
        <w:gridCol w:w="732"/>
        <w:gridCol w:w="2095"/>
      </w:tblGrid>
      <w:tr w:rsidR="0052259B" w:rsidRPr="00305956" w14:paraId="2168FB71" w14:textId="77777777" w:rsidTr="001A3A6F">
        <w:tc>
          <w:tcPr>
            <w:tcW w:w="5000" w:type="pct"/>
            <w:gridSpan w:val="5"/>
            <w:shd w:val="clear" w:color="auto" w:fill="F3F3F3"/>
          </w:tcPr>
          <w:p w14:paraId="6061C254" w14:textId="41E897FC" w:rsidR="0052259B" w:rsidRPr="00305956" w:rsidRDefault="00B45F4C" w:rsidP="0096060A">
            <w:r>
              <w:t>USE CASE – sSs_UC_20</w:t>
            </w:r>
          </w:p>
        </w:tc>
      </w:tr>
      <w:tr w:rsidR="0052259B" w:rsidRPr="00305956" w14:paraId="378555EC" w14:textId="77777777" w:rsidTr="001A3A6F">
        <w:tc>
          <w:tcPr>
            <w:tcW w:w="1391" w:type="pct"/>
            <w:shd w:val="clear" w:color="auto" w:fill="F3F3F3"/>
          </w:tcPr>
          <w:p w14:paraId="5382D93E" w14:textId="77777777" w:rsidR="0052259B" w:rsidRPr="00305956" w:rsidRDefault="0052259B" w:rsidP="001A3A6F">
            <w:r w:rsidRPr="00305956">
              <w:t>Use-case No.</w:t>
            </w:r>
          </w:p>
        </w:tc>
        <w:tc>
          <w:tcPr>
            <w:tcW w:w="1364" w:type="pct"/>
          </w:tcPr>
          <w:p w14:paraId="5DD50C65" w14:textId="209E375D" w:rsidR="0052259B" w:rsidRPr="00305956" w:rsidRDefault="0096060A" w:rsidP="00B45F4C">
            <w:r>
              <w:t>&lt;UC0</w:t>
            </w:r>
            <w:r w:rsidR="00B45F4C">
              <w:t>20</w:t>
            </w:r>
            <w:r w:rsidR="0052259B" w:rsidRPr="00305956">
              <w:t>&gt;</w:t>
            </w:r>
          </w:p>
        </w:tc>
        <w:tc>
          <w:tcPr>
            <w:tcW w:w="1059" w:type="pct"/>
            <w:gridSpan w:val="2"/>
            <w:shd w:val="clear" w:color="auto" w:fill="F3F3F3"/>
          </w:tcPr>
          <w:p w14:paraId="5149559C" w14:textId="77777777" w:rsidR="0052259B" w:rsidRPr="00305956" w:rsidRDefault="0052259B" w:rsidP="001A3A6F">
            <w:r w:rsidRPr="00305956">
              <w:t>Use-case Version</w:t>
            </w:r>
          </w:p>
        </w:tc>
        <w:tc>
          <w:tcPr>
            <w:tcW w:w="1186" w:type="pct"/>
          </w:tcPr>
          <w:p w14:paraId="05661020" w14:textId="77777777" w:rsidR="0052259B" w:rsidRPr="00305956" w:rsidRDefault="0052259B" w:rsidP="001A3A6F">
            <w:r>
              <w:t>1.0</w:t>
            </w:r>
          </w:p>
        </w:tc>
      </w:tr>
      <w:tr w:rsidR="0052259B" w:rsidRPr="00305956" w14:paraId="28229990" w14:textId="77777777" w:rsidTr="001A3A6F">
        <w:tc>
          <w:tcPr>
            <w:tcW w:w="1391" w:type="pct"/>
            <w:shd w:val="clear" w:color="auto" w:fill="F3F3F3"/>
          </w:tcPr>
          <w:p w14:paraId="113DFE5A" w14:textId="77777777" w:rsidR="0052259B" w:rsidRPr="00305956" w:rsidRDefault="0052259B" w:rsidP="001A3A6F">
            <w:r w:rsidRPr="00305956">
              <w:t>Use-case Name</w:t>
            </w:r>
          </w:p>
        </w:tc>
        <w:tc>
          <w:tcPr>
            <w:tcW w:w="3609" w:type="pct"/>
            <w:gridSpan w:val="4"/>
          </w:tcPr>
          <w:p w14:paraId="12537E57" w14:textId="77777777" w:rsidR="0052259B" w:rsidRPr="00305956" w:rsidRDefault="0052259B" w:rsidP="001A3A6F">
            <w:r>
              <w:t>Send feedback</w:t>
            </w:r>
          </w:p>
        </w:tc>
      </w:tr>
      <w:tr w:rsidR="0052259B" w:rsidRPr="00305956" w14:paraId="78FF2FD6" w14:textId="77777777" w:rsidTr="001A3A6F">
        <w:tc>
          <w:tcPr>
            <w:tcW w:w="1391" w:type="pct"/>
            <w:shd w:val="clear" w:color="auto" w:fill="F3F3F3"/>
          </w:tcPr>
          <w:p w14:paraId="5269E781" w14:textId="77777777" w:rsidR="0052259B" w:rsidRPr="00305956" w:rsidRDefault="0052259B" w:rsidP="001A3A6F">
            <w:r w:rsidRPr="00305956">
              <w:t xml:space="preserve">Author </w:t>
            </w:r>
          </w:p>
        </w:tc>
        <w:tc>
          <w:tcPr>
            <w:tcW w:w="3609" w:type="pct"/>
            <w:gridSpan w:val="4"/>
          </w:tcPr>
          <w:p w14:paraId="43E31090" w14:textId="77777777" w:rsidR="0052259B" w:rsidRPr="00305956" w:rsidRDefault="0052259B" w:rsidP="001A3A6F">
            <w:r>
              <w:t>Le Tien Dat</w:t>
            </w:r>
          </w:p>
        </w:tc>
      </w:tr>
      <w:tr w:rsidR="0052259B" w:rsidRPr="00305956" w14:paraId="6615F212" w14:textId="77777777" w:rsidTr="001A3A6F">
        <w:tc>
          <w:tcPr>
            <w:tcW w:w="1391" w:type="pct"/>
            <w:shd w:val="clear" w:color="auto" w:fill="F3F3F3"/>
          </w:tcPr>
          <w:p w14:paraId="70DB288A" w14:textId="77777777" w:rsidR="0052259B" w:rsidRPr="00305956" w:rsidRDefault="0052259B" w:rsidP="001A3A6F">
            <w:r w:rsidRPr="00305956">
              <w:t>Date</w:t>
            </w:r>
          </w:p>
        </w:tc>
        <w:tc>
          <w:tcPr>
            <w:tcW w:w="1364" w:type="pct"/>
          </w:tcPr>
          <w:p w14:paraId="22AF2375" w14:textId="77777777" w:rsidR="0052259B" w:rsidRPr="00305956" w:rsidRDefault="0052259B" w:rsidP="001A3A6F">
            <w:r>
              <w:t>04/07/2021</w:t>
            </w:r>
          </w:p>
        </w:tc>
        <w:tc>
          <w:tcPr>
            <w:tcW w:w="637" w:type="pct"/>
            <w:shd w:val="clear" w:color="auto" w:fill="F3F3F3"/>
          </w:tcPr>
          <w:p w14:paraId="33EFF395" w14:textId="77777777" w:rsidR="0052259B" w:rsidRPr="00305956" w:rsidRDefault="0052259B" w:rsidP="001A3A6F">
            <w:r w:rsidRPr="00305956">
              <w:t>Priority</w:t>
            </w:r>
          </w:p>
        </w:tc>
        <w:tc>
          <w:tcPr>
            <w:tcW w:w="1608" w:type="pct"/>
            <w:gridSpan w:val="2"/>
          </w:tcPr>
          <w:p w14:paraId="176057D3" w14:textId="77777777" w:rsidR="0052259B" w:rsidRPr="00305956" w:rsidRDefault="0052259B" w:rsidP="001A3A6F">
            <w:r>
              <w:t>Normal</w:t>
            </w:r>
          </w:p>
        </w:tc>
      </w:tr>
      <w:tr w:rsidR="0052259B" w:rsidRPr="00305956" w14:paraId="38BCEA87" w14:textId="77777777" w:rsidTr="001A3A6F">
        <w:tc>
          <w:tcPr>
            <w:tcW w:w="5000" w:type="pct"/>
            <w:gridSpan w:val="5"/>
            <w:shd w:val="clear" w:color="auto" w:fill="FFFFFF"/>
          </w:tcPr>
          <w:p w14:paraId="72F4941F" w14:textId="77777777" w:rsidR="0052259B" w:rsidRPr="00305956" w:rsidRDefault="0052259B" w:rsidP="001A3A6F">
            <w:r w:rsidRPr="00305956">
              <w:t>Actor:</w:t>
            </w:r>
          </w:p>
          <w:p w14:paraId="2BE36592" w14:textId="77777777" w:rsidR="0052259B" w:rsidRPr="00305956" w:rsidRDefault="0052259B" w:rsidP="001A3A6F">
            <w:r>
              <w:t xml:space="preserve">         Customer</w:t>
            </w:r>
          </w:p>
          <w:p w14:paraId="4DBC52B4" w14:textId="77777777" w:rsidR="0052259B" w:rsidRPr="00305956" w:rsidRDefault="0052259B" w:rsidP="001A3A6F">
            <w:r w:rsidRPr="00305956">
              <w:t>Summary:</w:t>
            </w:r>
          </w:p>
          <w:p w14:paraId="4CBD93DD" w14:textId="77777777" w:rsidR="0052259B" w:rsidRPr="00305956" w:rsidRDefault="0052259B" w:rsidP="001A3A6F">
            <w:r>
              <w:t xml:space="preserve">         This use case allows Customer to sends feedback.</w:t>
            </w:r>
          </w:p>
          <w:p w14:paraId="1FDE6246" w14:textId="77777777" w:rsidR="0052259B" w:rsidRPr="00305956" w:rsidRDefault="0052259B" w:rsidP="001A3A6F">
            <w:r w:rsidRPr="00305956">
              <w:t>Goal:</w:t>
            </w:r>
          </w:p>
          <w:p w14:paraId="316CDADE" w14:textId="77777777" w:rsidR="0052259B" w:rsidRPr="00305956" w:rsidRDefault="0052259B" w:rsidP="001A3A6F">
            <w:r>
              <w:t xml:space="preserve">         Customer can sends feedback.</w:t>
            </w:r>
          </w:p>
          <w:p w14:paraId="38153C68" w14:textId="77777777" w:rsidR="0052259B" w:rsidRPr="00305956" w:rsidRDefault="0052259B" w:rsidP="001A3A6F">
            <w:r w:rsidRPr="00305956">
              <w:t>Triggers</w:t>
            </w:r>
          </w:p>
          <w:p w14:paraId="21BB3FBE" w14:textId="77777777" w:rsidR="0052259B" w:rsidRPr="00305956" w:rsidRDefault="0052259B" w:rsidP="001A3A6F">
            <w:r>
              <w:t xml:space="preserve">    </w:t>
            </w:r>
            <w:r w:rsidRPr="00305956">
              <w:t xml:space="preserve">     </w:t>
            </w:r>
            <w:r>
              <w:t>Customer clicks “Send feedback” on “View an order” screen.</w:t>
            </w:r>
            <w:r w:rsidRPr="00305956">
              <w:tab/>
            </w:r>
          </w:p>
          <w:p w14:paraId="27892D53" w14:textId="77777777" w:rsidR="0052259B" w:rsidRPr="00305956" w:rsidRDefault="0052259B" w:rsidP="001A3A6F">
            <w:r w:rsidRPr="00305956">
              <w:t>Preconditions:</w:t>
            </w:r>
          </w:p>
          <w:p w14:paraId="549C7FB3" w14:textId="77777777" w:rsidR="0052259B" w:rsidRPr="00305956" w:rsidRDefault="0052259B" w:rsidP="001A3A6F">
            <w:r>
              <w:t xml:space="preserve">        </w:t>
            </w:r>
            <w:r w:rsidRPr="00305956">
              <w:t xml:space="preserve"> </w:t>
            </w:r>
            <w:r>
              <w:t>Customer is on “Send feedback” screen.</w:t>
            </w:r>
          </w:p>
          <w:p w14:paraId="12DBD8DC" w14:textId="77777777" w:rsidR="0052259B" w:rsidRPr="00305956" w:rsidRDefault="0052259B" w:rsidP="001A3A6F">
            <w:r w:rsidRPr="00305956">
              <w:t>Post Conditions:</w:t>
            </w:r>
          </w:p>
          <w:p w14:paraId="171B39CE" w14:textId="77777777" w:rsidR="0052259B" w:rsidRDefault="0052259B" w:rsidP="001A3A6F">
            <w:r>
              <w:t xml:space="preserve">       </w:t>
            </w:r>
            <w:r w:rsidRPr="00305956">
              <w:t xml:space="preserve">  </w:t>
            </w:r>
            <w:r>
              <w:t>Success: Customer sends feedback successfully.</w:t>
            </w:r>
          </w:p>
          <w:p w14:paraId="0A854B10" w14:textId="77777777" w:rsidR="0052259B" w:rsidRPr="00305956" w:rsidRDefault="0052259B" w:rsidP="001A3A6F">
            <w:r w:rsidRPr="00305956">
              <w:t>Main Success Scenario:</w:t>
            </w:r>
            <w:r>
              <w:t xml:space="preserve">         </w:t>
            </w:r>
          </w:p>
          <w:tbl>
            <w:tblPr>
              <w:tblW w:w="8429" w:type="dxa"/>
              <w:tblLook w:val="0400" w:firstRow="0" w:lastRow="0" w:firstColumn="0" w:lastColumn="0" w:noHBand="0" w:noVBand="1"/>
            </w:tblPr>
            <w:tblGrid>
              <w:gridCol w:w="949"/>
              <w:gridCol w:w="2773"/>
              <w:gridCol w:w="4707"/>
            </w:tblGrid>
            <w:tr w:rsidR="0052259B" w:rsidRPr="00E06C00" w14:paraId="343EC776" w14:textId="77777777" w:rsidTr="001A3A6F">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69D5345" w14:textId="77777777" w:rsidR="0052259B" w:rsidRPr="00E06C00" w:rsidRDefault="0052259B" w:rsidP="001A3A6F">
                  <w:pPr>
                    <w:pStyle w:val="TableStyleWCS"/>
                    <w:rPr>
                      <w:rFonts w:eastAsia="Times New Roman"/>
                    </w:rPr>
                  </w:pPr>
                  <w:r w:rsidRPr="00E06C00">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C904938" w14:textId="77777777" w:rsidR="0052259B" w:rsidRPr="00E06C00" w:rsidRDefault="0052259B" w:rsidP="001A3A6F">
                  <w:pPr>
                    <w:pStyle w:val="TableStyleWCS"/>
                    <w:rPr>
                      <w:rFonts w:eastAsia="Times New Roman"/>
                    </w:rPr>
                  </w:pPr>
                  <w:r w:rsidRPr="00E06C00">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655CA4D" w14:textId="77777777" w:rsidR="0052259B" w:rsidRPr="00E06C00" w:rsidRDefault="0052259B" w:rsidP="001A3A6F">
                  <w:pPr>
                    <w:pStyle w:val="TableStyleWCS"/>
                    <w:rPr>
                      <w:rFonts w:eastAsia="Times New Roman"/>
                    </w:rPr>
                  </w:pPr>
                  <w:r w:rsidRPr="00E06C00">
                    <w:t>System Response</w:t>
                  </w:r>
                </w:p>
              </w:tc>
            </w:tr>
            <w:tr w:rsidR="0052259B" w:rsidRPr="00E06C00" w14:paraId="3DACD511" w14:textId="77777777" w:rsidTr="001A3A6F">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76CB63" w14:textId="77777777" w:rsidR="0052259B" w:rsidRPr="00E06C00" w:rsidRDefault="0052259B" w:rsidP="001A3A6F">
                  <w:pPr>
                    <w:pStyle w:val="TableStyleWCS"/>
                    <w:rPr>
                      <w:rFonts w:eastAsia="Times New Roman"/>
                    </w:rPr>
                  </w:pPr>
                  <w:r>
                    <w:lastRenderedPageBreak/>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6586C8" w14:textId="77777777" w:rsidR="0052259B" w:rsidRPr="00E06C00" w:rsidRDefault="0052259B" w:rsidP="001A3A6F">
                  <w:pPr>
                    <w:pStyle w:val="TableStyleWCS"/>
                  </w:pPr>
                  <w:r>
                    <w:t>Customer clicks on button “Send feedback”</w:t>
                  </w:r>
                </w:p>
                <w:p w14:paraId="78F07D1F" w14:textId="77777777" w:rsidR="0052259B" w:rsidRPr="00E06C00" w:rsidRDefault="0052259B" w:rsidP="001A3A6F">
                  <w:pPr>
                    <w:pStyle w:val="TableStyleWCS"/>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CFCFFA1" w14:textId="77777777" w:rsidR="0052259B" w:rsidRDefault="0052259B" w:rsidP="001A3A6F">
                  <w:pPr>
                    <w:pStyle w:val="TableStyleWCS"/>
                  </w:pPr>
                  <w:r>
                    <w:t>The system shows:</w:t>
                  </w:r>
                </w:p>
                <w:p w14:paraId="50E79695" w14:textId="77777777" w:rsidR="0052259B" w:rsidRDefault="0052259B" w:rsidP="001A3A6F">
                  <w:pPr>
                    <w:pStyle w:val="TableStyleWCS"/>
                  </w:pPr>
                  <w:r w:rsidRPr="00E21F70">
                    <w:t>-</w:t>
                  </w:r>
                  <w:r>
                    <w:t xml:space="preserve"> Feedback: Textarea, required.</w:t>
                  </w:r>
                </w:p>
                <w:p w14:paraId="5F88BCD3" w14:textId="77777777" w:rsidR="0052259B" w:rsidRDefault="0052259B" w:rsidP="001A3A6F">
                  <w:pPr>
                    <w:pStyle w:val="TableStyleWCS"/>
                  </w:pPr>
                  <w:r>
                    <w:t>“Send” button</w:t>
                  </w:r>
                </w:p>
                <w:p w14:paraId="5104BBFE" w14:textId="3D46D4CF" w:rsidR="0052259B" w:rsidRPr="00E06C00" w:rsidRDefault="0052259B" w:rsidP="001927F3">
                  <w:pPr>
                    <w:pStyle w:val="TableStyleWCS"/>
                  </w:pPr>
                  <w:r>
                    <w:t>“Cancel” button</w:t>
                  </w:r>
                </w:p>
              </w:tc>
            </w:tr>
          </w:tbl>
          <w:p w14:paraId="2A76C631" w14:textId="77777777" w:rsidR="0052259B" w:rsidRPr="00305956" w:rsidRDefault="0052259B" w:rsidP="001A3A6F">
            <w:r>
              <w:t>Alternative</w:t>
            </w:r>
            <w:r w:rsidRPr="00305956">
              <w:t>:</w:t>
            </w:r>
          </w:p>
          <w:p w14:paraId="7CA98222" w14:textId="3C6DDC6A" w:rsidR="001927F3" w:rsidRDefault="001927F3" w:rsidP="001927F3">
            <w:r>
              <w:t xml:space="preserve">         - None</w:t>
            </w:r>
            <w:r w:rsidR="00A2623B">
              <w:t>.</w:t>
            </w:r>
          </w:p>
          <w:p w14:paraId="11418408" w14:textId="77777777" w:rsidR="0052259B" w:rsidRDefault="0052259B" w:rsidP="001A3A6F">
            <w:r w:rsidRPr="00305956">
              <w:t>Exceptions:</w:t>
            </w:r>
          </w:p>
          <w:p w14:paraId="1972ECF8" w14:textId="77777777" w:rsidR="0052259B" w:rsidRDefault="0052259B" w:rsidP="001A3A6F">
            <w:r>
              <w:t xml:space="preserve">         - None. </w:t>
            </w:r>
          </w:p>
          <w:p w14:paraId="68F99333" w14:textId="77777777" w:rsidR="0052259B" w:rsidRDefault="0052259B" w:rsidP="001A3A6F">
            <w:r w:rsidRPr="00305956">
              <w:t xml:space="preserve">Relationships: </w:t>
            </w:r>
          </w:p>
          <w:p w14:paraId="4990F2B4" w14:textId="77777777" w:rsidR="0052259B" w:rsidRPr="00305956" w:rsidRDefault="0052259B" w:rsidP="001A3A6F">
            <w:r>
              <w:t xml:space="preserve">         - Send feedback extend from view an order.</w:t>
            </w:r>
          </w:p>
          <w:p w14:paraId="58BBC1CD" w14:textId="77777777" w:rsidR="0052259B" w:rsidRDefault="0052259B" w:rsidP="001A3A6F">
            <w:r w:rsidRPr="00305956">
              <w:t>Business Rules:</w:t>
            </w:r>
          </w:p>
          <w:p w14:paraId="3606AA38" w14:textId="77777777" w:rsidR="0052259B" w:rsidRPr="00305956" w:rsidRDefault="0052259B" w:rsidP="001A3A6F">
            <w:r>
              <w:t xml:space="preserve">         - </w:t>
            </w:r>
          </w:p>
        </w:tc>
      </w:tr>
    </w:tbl>
    <w:p w14:paraId="427E221F" w14:textId="77777777" w:rsidR="0052259B" w:rsidRDefault="0052259B" w:rsidP="0052259B"/>
    <w:p w14:paraId="7BEFDA5F" w14:textId="24C1149B" w:rsidR="0052259B" w:rsidRDefault="0052259B" w:rsidP="00405A3A">
      <w:pPr>
        <w:pStyle w:val="Heading2"/>
      </w:pPr>
      <w:bookmarkStart w:id="44" w:name="_Toc77171495"/>
      <w:r>
        <w:t>&lt;</w:t>
      </w:r>
      <w:r w:rsidR="00375A15">
        <w:t xml:space="preserve"> </w:t>
      </w:r>
      <w:r>
        <w:t>Customer</w:t>
      </w:r>
      <w:r w:rsidR="00375A15">
        <w:t xml:space="preserve"> </w:t>
      </w:r>
      <w:r>
        <w:t>&gt; Cancel order</w:t>
      </w:r>
      <w:bookmarkEnd w:id="44"/>
    </w:p>
    <w:p w14:paraId="3B9969EB" w14:textId="77777777" w:rsidR="0052259B" w:rsidRPr="009F4A4B" w:rsidRDefault="0052259B" w:rsidP="00803E41">
      <w:pPr>
        <w:jc w:val="center"/>
      </w:pPr>
      <w:r>
        <w:drawing>
          <wp:inline distT="0" distB="0" distL="0" distR="0" wp14:anchorId="4AB2F831" wp14:editId="4EE840CC">
            <wp:extent cx="5715000" cy="145927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15000" cy="1459279"/>
                    </a:xfrm>
                    <a:prstGeom prst="rect">
                      <a:avLst/>
                    </a:prstGeom>
                  </pic:spPr>
                </pic:pic>
              </a:graphicData>
            </a:graphic>
          </wp:inline>
        </w:drawing>
      </w:r>
    </w:p>
    <w:p w14:paraId="07813C82" w14:textId="75B3DC66" w:rsidR="0052259B" w:rsidRDefault="00364E34" w:rsidP="00364E34">
      <w:pPr>
        <w:jc w:val="center"/>
      </w:pPr>
      <w:r>
        <w:t xml:space="preserve">Figure </w:t>
      </w:r>
      <w:r w:rsidR="008D57DA">
        <w:t>3.2</w:t>
      </w:r>
      <w:r w:rsidR="002B0214">
        <w:t>6</w:t>
      </w:r>
      <w:r w:rsidR="00FE4198">
        <w:t xml:space="preserve"> </w:t>
      </w:r>
      <w:r w:rsidR="0052259B">
        <w:t>&lt;</w:t>
      </w:r>
      <w:r w:rsidR="00375A15">
        <w:t xml:space="preserve"> </w:t>
      </w:r>
      <w:r w:rsidR="0052259B">
        <w:t>Customer</w:t>
      </w:r>
      <w:r w:rsidR="00375A15">
        <w:t xml:space="preserve"> </w:t>
      </w:r>
      <w:r w:rsidR="0052259B">
        <w:t>&gt; Cancel order</w:t>
      </w:r>
    </w:p>
    <w:p w14:paraId="37F56571" w14:textId="77777777" w:rsidR="00115A6C" w:rsidRDefault="00115A6C" w:rsidP="00364E34">
      <w:pPr>
        <w:jc w:val="center"/>
      </w:pPr>
    </w:p>
    <w:p w14:paraId="6958A960" w14:textId="77777777" w:rsidR="0035421F" w:rsidRDefault="0035421F" w:rsidP="0052259B"/>
    <w:p w14:paraId="03FAFC6E" w14:textId="77777777" w:rsidR="0052259B" w:rsidRPr="00435690" w:rsidRDefault="0052259B" w:rsidP="0052259B">
      <w:r w:rsidRPr="00435690">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92"/>
        <w:gridCol w:w="2443"/>
        <w:gridCol w:w="1429"/>
        <w:gridCol w:w="733"/>
        <w:gridCol w:w="2093"/>
      </w:tblGrid>
      <w:tr w:rsidR="0052259B" w:rsidRPr="00305956" w14:paraId="040CC124" w14:textId="77777777" w:rsidTr="001A3A6F">
        <w:tc>
          <w:tcPr>
            <w:tcW w:w="5000" w:type="pct"/>
            <w:gridSpan w:val="5"/>
            <w:shd w:val="clear" w:color="auto" w:fill="F3F3F3"/>
          </w:tcPr>
          <w:p w14:paraId="5C27F5C7" w14:textId="56BC19F8" w:rsidR="0052259B" w:rsidRPr="00305956" w:rsidRDefault="008C5C0D" w:rsidP="00D21E6C">
            <w:r>
              <w:t>USE CASE – sSs_UC_</w:t>
            </w:r>
            <w:r w:rsidR="00D21E6C">
              <w:t>2</w:t>
            </w:r>
            <w:r>
              <w:t>1</w:t>
            </w:r>
          </w:p>
        </w:tc>
      </w:tr>
      <w:tr w:rsidR="0052259B" w:rsidRPr="00305956" w14:paraId="3E00FD80" w14:textId="77777777" w:rsidTr="00290217">
        <w:tc>
          <w:tcPr>
            <w:tcW w:w="1356" w:type="pct"/>
            <w:shd w:val="clear" w:color="auto" w:fill="F3F3F3"/>
          </w:tcPr>
          <w:p w14:paraId="785A407E" w14:textId="77777777" w:rsidR="0052259B" w:rsidRPr="00305956" w:rsidRDefault="0052259B" w:rsidP="001A3A6F">
            <w:r w:rsidRPr="00305956">
              <w:t>Use-case No.</w:t>
            </w:r>
          </w:p>
        </w:tc>
        <w:tc>
          <w:tcPr>
            <w:tcW w:w="1329" w:type="pct"/>
          </w:tcPr>
          <w:p w14:paraId="39690760" w14:textId="12F3BA8C" w:rsidR="0052259B" w:rsidRPr="00305956" w:rsidRDefault="008C5C0D" w:rsidP="001A3A6F">
            <w:r>
              <w:t>&lt;UC0</w:t>
            </w:r>
            <w:r w:rsidR="00D21E6C">
              <w:t>2</w:t>
            </w:r>
            <w:r>
              <w:t>1</w:t>
            </w:r>
            <w:r w:rsidR="0052259B" w:rsidRPr="00305956">
              <w:t>&gt;</w:t>
            </w:r>
          </w:p>
        </w:tc>
        <w:tc>
          <w:tcPr>
            <w:tcW w:w="1176" w:type="pct"/>
            <w:gridSpan w:val="2"/>
            <w:shd w:val="clear" w:color="auto" w:fill="F3F3F3"/>
          </w:tcPr>
          <w:p w14:paraId="0D4CD368" w14:textId="77777777" w:rsidR="0052259B" w:rsidRPr="00305956" w:rsidRDefault="0052259B" w:rsidP="001A3A6F">
            <w:r w:rsidRPr="00305956">
              <w:t>Use-case Version</w:t>
            </w:r>
          </w:p>
        </w:tc>
        <w:tc>
          <w:tcPr>
            <w:tcW w:w="1140" w:type="pct"/>
          </w:tcPr>
          <w:p w14:paraId="5756F4FA" w14:textId="77777777" w:rsidR="0052259B" w:rsidRPr="00305956" w:rsidRDefault="0052259B" w:rsidP="001A3A6F">
            <w:r>
              <w:t>1.0</w:t>
            </w:r>
          </w:p>
        </w:tc>
      </w:tr>
      <w:tr w:rsidR="0052259B" w:rsidRPr="00305956" w14:paraId="63CE02D3" w14:textId="77777777" w:rsidTr="00290217">
        <w:tc>
          <w:tcPr>
            <w:tcW w:w="1356" w:type="pct"/>
            <w:shd w:val="clear" w:color="auto" w:fill="F3F3F3"/>
          </w:tcPr>
          <w:p w14:paraId="4709F9CE" w14:textId="77777777" w:rsidR="0052259B" w:rsidRPr="00305956" w:rsidRDefault="0052259B" w:rsidP="001A3A6F">
            <w:r w:rsidRPr="00305956">
              <w:t>Use-case Name</w:t>
            </w:r>
          </w:p>
        </w:tc>
        <w:tc>
          <w:tcPr>
            <w:tcW w:w="3644" w:type="pct"/>
            <w:gridSpan w:val="4"/>
          </w:tcPr>
          <w:p w14:paraId="64C139A9" w14:textId="77777777" w:rsidR="0052259B" w:rsidRPr="00305956" w:rsidRDefault="0052259B" w:rsidP="001A3A6F">
            <w:r>
              <w:t>Cancel order</w:t>
            </w:r>
          </w:p>
        </w:tc>
      </w:tr>
      <w:tr w:rsidR="0052259B" w:rsidRPr="00305956" w14:paraId="0411CEFB" w14:textId="77777777" w:rsidTr="00290217">
        <w:tc>
          <w:tcPr>
            <w:tcW w:w="1356" w:type="pct"/>
            <w:shd w:val="clear" w:color="auto" w:fill="F3F3F3"/>
          </w:tcPr>
          <w:p w14:paraId="714F5136" w14:textId="77777777" w:rsidR="0052259B" w:rsidRPr="00305956" w:rsidRDefault="0052259B" w:rsidP="001A3A6F">
            <w:r w:rsidRPr="00305956">
              <w:t xml:space="preserve">Author </w:t>
            </w:r>
          </w:p>
        </w:tc>
        <w:tc>
          <w:tcPr>
            <w:tcW w:w="3644" w:type="pct"/>
            <w:gridSpan w:val="4"/>
          </w:tcPr>
          <w:p w14:paraId="0AEB686D" w14:textId="77777777" w:rsidR="0052259B" w:rsidRPr="00305956" w:rsidRDefault="0052259B" w:rsidP="001A3A6F">
            <w:r>
              <w:t>Le Tien Dat</w:t>
            </w:r>
          </w:p>
        </w:tc>
      </w:tr>
      <w:tr w:rsidR="0052259B" w:rsidRPr="00305956" w14:paraId="3A1F2637" w14:textId="77777777" w:rsidTr="00290217">
        <w:tc>
          <w:tcPr>
            <w:tcW w:w="1356" w:type="pct"/>
            <w:shd w:val="clear" w:color="auto" w:fill="F3F3F3"/>
          </w:tcPr>
          <w:p w14:paraId="3A3E1B32" w14:textId="77777777" w:rsidR="0052259B" w:rsidRPr="00305956" w:rsidRDefault="0052259B" w:rsidP="001A3A6F">
            <w:r w:rsidRPr="00305956">
              <w:lastRenderedPageBreak/>
              <w:t>Date</w:t>
            </w:r>
          </w:p>
        </w:tc>
        <w:tc>
          <w:tcPr>
            <w:tcW w:w="1329" w:type="pct"/>
          </w:tcPr>
          <w:p w14:paraId="7BA626DA" w14:textId="77777777" w:rsidR="0052259B" w:rsidRPr="00305956" w:rsidRDefault="0052259B" w:rsidP="001A3A6F">
            <w:r>
              <w:t>04/07/2021</w:t>
            </w:r>
          </w:p>
        </w:tc>
        <w:tc>
          <w:tcPr>
            <w:tcW w:w="777" w:type="pct"/>
            <w:shd w:val="clear" w:color="auto" w:fill="F3F3F3"/>
          </w:tcPr>
          <w:p w14:paraId="302D634C" w14:textId="77777777" w:rsidR="0052259B" w:rsidRPr="00305956" w:rsidRDefault="0052259B" w:rsidP="001A3A6F">
            <w:r w:rsidRPr="00305956">
              <w:t>Priority</w:t>
            </w:r>
          </w:p>
        </w:tc>
        <w:tc>
          <w:tcPr>
            <w:tcW w:w="1538" w:type="pct"/>
            <w:gridSpan w:val="2"/>
          </w:tcPr>
          <w:p w14:paraId="584715E0" w14:textId="77777777" w:rsidR="0052259B" w:rsidRPr="00305956" w:rsidRDefault="0052259B" w:rsidP="001A3A6F">
            <w:r>
              <w:t>Normal</w:t>
            </w:r>
          </w:p>
        </w:tc>
      </w:tr>
      <w:tr w:rsidR="0052259B" w:rsidRPr="00305956" w14:paraId="63E4BAAE" w14:textId="77777777" w:rsidTr="001A3A6F">
        <w:tc>
          <w:tcPr>
            <w:tcW w:w="5000" w:type="pct"/>
            <w:gridSpan w:val="5"/>
            <w:shd w:val="clear" w:color="auto" w:fill="FFFFFF"/>
          </w:tcPr>
          <w:p w14:paraId="5809DEC6" w14:textId="77777777" w:rsidR="0052259B" w:rsidRPr="00305956" w:rsidRDefault="0052259B" w:rsidP="001A3A6F">
            <w:r w:rsidRPr="00305956">
              <w:t>Actor:</w:t>
            </w:r>
          </w:p>
          <w:p w14:paraId="0DB4471F" w14:textId="77777777" w:rsidR="0052259B" w:rsidRPr="00305956" w:rsidRDefault="0052259B" w:rsidP="001A3A6F">
            <w:r>
              <w:t xml:space="preserve">         Customer</w:t>
            </w:r>
          </w:p>
          <w:p w14:paraId="58192708" w14:textId="77777777" w:rsidR="0052259B" w:rsidRPr="00305956" w:rsidRDefault="0052259B" w:rsidP="001A3A6F">
            <w:r w:rsidRPr="00305956">
              <w:t>Summary:</w:t>
            </w:r>
          </w:p>
          <w:p w14:paraId="57FB55A4" w14:textId="77777777" w:rsidR="0052259B" w:rsidRPr="00305956" w:rsidRDefault="0052259B" w:rsidP="001A3A6F">
            <w:r>
              <w:t xml:space="preserve">         This use case allows Customer to cancel the order.</w:t>
            </w:r>
          </w:p>
          <w:p w14:paraId="60115875" w14:textId="77777777" w:rsidR="0052259B" w:rsidRPr="00305956" w:rsidRDefault="0052259B" w:rsidP="001A3A6F">
            <w:r w:rsidRPr="00305956">
              <w:t>Goal:</w:t>
            </w:r>
          </w:p>
          <w:p w14:paraId="147B5F37" w14:textId="77777777" w:rsidR="0052259B" w:rsidRPr="00305956" w:rsidRDefault="0052259B" w:rsidP="001A3A6F">
            <w:r>
              <w:t xml:space="preserve">         Customer can cancel the order.</w:t>
            </w:r>
          </w:p>
          <w:p w14:paraId="5C008B3C" w14:textId="77777777" w:rsidR="0052259B" w:rsidRPr="00305956" w:rsidRDefault="0052259B" w:rsidP="001A3A6F">
            <w:r w:rsidRPr="00305956">
              <w:t>Triggers</w:t>
            </w:r>
          </w:p>
          <w:p w14:paraId="1BEA56DD" w14:textId="77777777" w:rsidR="0052259B" w:rsidRPr="00305956" w:rsidRDefault="0052259B" w:rsidP="001A3A6F">
            <w:r>
              <w:t xml:space="preserve">    </w:t>
            </w:r>
            <w:r w:rsidRPr="00305956">
              <w:t xml:space="preserve">     </w:t>
            </w:r>
            <w:r>
              <w:t>Customer clicks “Cancel order” on “View an order” screen.</w:t>
            </w:r>
            <w:r w:rsidRPr="00305956">
              <w:tab/>
            </w:r>
          </w:p>
          <w:p w14:paraId="08131C81" w14:textId="77777777" w:rsidR="0052259B" w:rsidRPr="00305956" w:rsidRDefault="0052259B" w:rsidP="001A3A6F">
            <w:r w:rsidRPr="00305956">
              <w:t>Preconditions:</w:t>
            </w:r>
          </w:p>
          <w:p w14:paraId="60392786" w14:textId="77777777" w:rsidR="0052259B" w:rsidRPr="00305956" w:rsidRDefault="0052259B" w:rsidP="001A3A6F">
            <w:r>
              <w:t xml:space="preserve">        </w:t>
            </w:r>
            <w:r w:rsidRPr="00305956">
              <w:t xml:space="preserve"> </w:t>
            </w:r>
            <w:r>
              <w:t>Customer is on “Cancel order” popup.</w:t>
            </w:r>
          </w:p>
          <w:p w14:paraId="0BAE3565" w14:textId="77777777" w:rsidR="0052259B" w:rsidRPr="00305956" w:rsidRDefault="0052259B" w:rsidP="001A3A6F">
            <w:r w:rsidRPr="00305956">
              <w:t>Post Conditions:</w:t>
            </w:r>
          </w:p>
          <w:p w14:paraId="354324E1" w14:textId="77777777" w:rsidR="0052259B" w:rsidRDefault="0052259B" w:rsidP="001A3A6F">
            <w:r>
              <w:t xml:space="preserve">       </w:t>
            </w:r>
            <w:r w:rsidRPr="00305956">
              <w:t xml:space="preserve">  </w:t>
            </w:r>
            <w:r>
              <w:t>Success: Customer cancel order successfully.</w:t>
            </w:r>
          </w:p>
          <w:p w14:paraId="2CEF852E" w14:textId="77777777" w:rsidR="009B77CA" w:rsidRPr="00305956" w:rsidRDefault="009B77CA" w:rsidP="009B77CA">
            <w:r>
              <w:t>Main Success Scenario:</w:t>
            </w:r>
          </w:p>
          <w:tbl>
            <w:tblPr>
              <w:tblW w:w="8429" w:type="dxa"/>
              <w:tblLook w:val="0400" w:firstRow="0" w:lastRow="0" w:firstColumn="0" w:lastColumn="0" w:noHBand="0" w:noVBand="1"/>
            </w:tblPr>
            <w:tblGrid>
              <w:gridCol w:w="949"/>
              <w:gridCol w:w="2773"/>
              <w:gridCol w:w="4707"/>
            </w:tblGrid>
            <w:tr w:rsidR="009B77CA" w:rsidRPr="00E06C00" w14:paraId="5E67C654" w14:textId="77777777" w:rsidTr="00AB440D">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7BD4F3D3" w14:textId="77777777" w:rsidR="009B77CA" w:rsidRPr="00E06C00" w:rsidRDefault="009B77CA" w:rsidP="00AB440D">
                  <w:pPr>
                    <w:pStyle w:val="TableStyleWCS"/>
                    <w:rPr>
                      <w:rFonts w:eastAsia="Times New Roman"/>
                    </w:rPr>
                  </w:pPr>
                  <w:r w:rsidRPr="00E06C00">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9AD5BF" w14:textId="77777777" w:rsidR="009B77CA" w:rsidRPr="00E06C00" w:rsidRDefault="009B77CA" w:rsidP="00AB440D">
                  <w:pPr>
                    <w:pStyle w:val="TableStyleWCS"/>
                    <w:rPr>
                      <w:rFonts w:eastAsia="Times New Roman"/>
                    </w:rPr>
                  </w:pPr>
                  <w:r w:rsidRPr="00E06C00">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606D009" w14:textId="77777777" w:rsidR="009B77CA" w:rsidRPr="00E06C00" w:rsidRDefault="009B77CA" w:rsidP="00AB440D">
                  <w:pPr>
                    <w:pStyle w:val="TableStyleWCS"/>
                    <w:rPr>
                      <w:rFonts w:eastAsia="Times New Roman"/>
                    </w:rPr>
                  </w:pPr>
                  <w:r w:rsidRPr="00E06C00">
                    <w:t>System Response</w:t>
                  </w:r>
                </w:p>
              </w:tc>
            </w:tr>
            <w:tr w:rsidR="009B77CA" w:rsidRPr="00E06C00" w14:paraId="69024087" w14:textId="77777777" w:rsidTr="00AB440D">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307548" w14:textId="77777777" w:rsidR="009B77CA" w:rsidRPr="00E06C00" w:rsidRDefault="009B77CA" w:rsidP="00AB440D">
                  <w:pPr>
                    <w:pStyle w:val="TableStyleWCS"/>
                    <w:rPr>
                      <w:rFonts w:eastAsia="Times New Roman"/>
                    </w:rPr>
                  </w:pPr>
                  <w: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103328" w14:textId="264EC5DE" w:rsidR="009B77CA" w:rsidRPr="00E06C00" w:rsidRDefault="000857BB" w:rsidP="00AB440D">
                  <w:pPr>
                    <w:pStyle w:val="TableStyleWCS"/>
                  </w:pPr>
                  <w:r>
                    <w:t>Customer</w:t>
                  </w:r>
                  <w:r w:rsidR="009B77CA">
                    <w:t xml:space="preserve"> clicks on button “Cancel order”</w:t>
                  </w:r>
                </w:p>
                <w:p w14:paraId="6C8763DD" w14:textId="77777777" w:rsidR="009B77CA" w:rsidRPr="00E06C00" w:rsidRDefault="009B77CA" w:rsidP="00AB440D">
                  <w:pPr>
                    <w:pStyle w:val="TableStyleWCS"/>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10F096D" w14:textId="77777777" w:rsidR="009B77CA" w:rsidRDefault="009B77CA" w:rsidP="00AB440D">
                  <w:pPr>
                    <w:pStyle w:val="TableStyleWCS"/>
                  </w:pPr>
                  <w:r>
                    <w:t>The system shows popup:</w:t>
                  </w:r>
                </w:p>
                <w:p w14:paraId="58E9630D" w14:textId="77777777" w:rsidR="009B77CA" w:rsidRDefault="009B77CA" w:rsidP="00AB440D">
                  <w:pPr>
                    <w:pStyle w:val="TableStyleWCS"/>
                  </w:pPr>
                  <w:r w:rsidRPr="00E21F70">
                    <w:t>-</w:t>
                  </w:r>
                  <w:r>
                    <w:t xml:space="preserve"> Reason: Combobox[…,etc.]</w:t>
                  </w:r>
                </w:p>
                <w:p w14:paraId="0C89DC5E" w14:textId="77777777" w:rsidR="009B77CA" w:rsidRDefault="009B77CA" w:rsidP="00AB440D">
                  <w:pPr>
                    <w:pStyle w:val="TableStyleWCS"/>
                  </w:pPr>
                  <w:r>
                    <w:t>“Accept” button</w:t>
                  </w:r>
                </w:p>
                <w:p w14:paraId="30DB52BF" w14:textId="315DDDE9" w:rsidR="009B77CA" w:rsidRPr="00E06C00" w:rsidRDefault="009B77CA" w:rsidP="00AF7113">
                  <w:pPr>
                    <w:pStyle w:val="TableStyleWCS"/>
                  </w:pPr>
                  <w:r>
                    <w:t>“Cancel” button</w:t>
                  </w:r>
                </w:p>
              </w:tc>
            </w:tr>
            <w:tr w:rsidR="009B77CA" w:rsidRPr="00E06C00" w14:paraId="49DB3DC4" w14:textId="77777777" w:rsidTr="00AB440D">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725E67" w14:textId="77777777" w:rsidR="009B77CA" w:rsidRDefault="009B77CA" w:rsidP="00AB440D">
                  <w:pPr>
                    <w:pStyle w:val="TableStyleWCS"/>
                  </w:pPr>
                  <w:r>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C9C4359" w14:textId="04CFD770" w:rsidR="009B77CA" w:rsidRDefault="000857BB" w:rsidP="00AB440D">
                  <w:pPr>
                    <w:pStyle w:val="TableStyleWCS"/>
                  </w:pPr>
                  <w:r>
                    <w:t xml:space="preserve">Customer </w:t>
                  </w:r>
                  <w:r w:rsidR="009B77CA">
                    <w:t>choose Reason on Combobox.</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D0946F" w14:textId="77777777" w:rsidR="009B77CA" w:rsidRDefault="009B77CA" w:rsidP="00AB440D">
                  <w:pPr>
                    <w:pStyle w:val="TableStyleWCS"/>
                  </w:pPr>
                </w:p>
              </w:tc>
            </w:tr>
            <w:tr w:rsidR="009B77CA" w:rsidRPr="00E06C00" w14:paraId="08D718FB" w14:textId="77777777" w:rsidTr="00AB440D">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DD6111" w14:textId="77777777" w:rsidR="009B77CA" w:rsidRDefault="009B77CA" w:rsidP="00AB440D">
                  <w:pPr>
                    <w:pStyle w:val="TableStyleWCS"/>
                  </w:pPr>
                  <w:r>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E1B35A" w14:textId="77777777" w:rsidR="009B77CA" w:rsidRDefault="009B77CA" w:rsidP="00AB440D">
                  <w:pPr>
                    <w:pStyle w:val="TableStyleWCS"/>
                  </w:pPr>
                  <w:r>
                    <w:t>Customer clicks on button “Accept”</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AA4603" w14:textId="77777777" w:rsidR="009B77CA" w:rsidRDefault="009B77CA" w:rsidP="00AB440D">
                  <w:pPr>
                    <w:pStyle w:val="TableStyleWCS"/>
                  </w:pPr>
                  <w:r w:rsidRPr="00E06C00">
                    <w:t>The system</w:t>
                  </w:r>
                  <w:r>
                    <w:t xml:space="preserve"> closes the “Cancel order” popup.</w:t>
                  </w:r>
                </w:p>
                <w:p w14:paraId="594C8B0C" w14:textId="77777777" w:rsidR="009B77CA" w:rsidRDefault="009B77CA" w:rsidP="00AB440D">
                  <w:pPr>
                    <w:pStyle w:val="TableStyleWCS"/>
                  </w:pPr>
                  <w:r>
                    <w:t>The system sends message “Cancel order successfully!”.</w:t>
                  </w:r>
                </w:p>
                <w:p w14:paraId="687F40C6" w14:textId="77777777" w:rsidR="009B77CA" w:rsidRDefault="009B77CA" w:rsidP="00AB440D">
                  <w:pPr>
                    <w:pStyle w:val="TableStyleWCS"/>
                  </w:pPr>
                  <w:r>
                    <w:t>The system changes status to “Cancelled”.</w:t>
                  </w:r>
                </w:p>
                <w:p w14:paraId="74E4CE9B" w14:textId="77777777" w:rsidR="009B77CA" w:rsidRDefault="009B77CA" w:rsidP="00AB440D">
                  <w:pPr>
                    <w:pStyle w:val="TableStyleWCS"/>
                  </w:pPr>
                  <w:r>
                    <w:t xml:space="preserve">The system </w:t>
                  </w:r>
                  <w:r w:rsidRPr="00DF3F82">
                    <w:t>minus points</w:t>
                  </w:r>
                  <w:r>
                    <w:t xml:space="preserve"> of vendor.</w:t>
                  </w:r>
                </w:p>
              </w:tc>
            </w:tr>
          </w:tbl>
          <w:p w14:paraId="3EE614A6" w14:textId="77777777" w:rsidR="009B77CA" w:rsidRDefault="009B77CA" w:rsidP="009B77CA">
            <w:r>
              <w:t>Alternative</w:t>
            </w:r>
            <w:r w:rsidRPr="00305956">
              <w:t>:</w:t>
            </w:r>
          </w:p>
          <w:p w14:paraId="1BB2F860" w14:textId="77777777" w:rsidR="009B77CA" w:rsidRPr="00305956" w:rsidRDefault="009B77CA" w:rsidP="009B77CA">
            <w:r>
              <w:t xml:space="preserve">         - None.</w:t>
            </w:r>
          </w:p>
          <w:p w14:paraId="3BEF4D12" w14:textId="77777777" w:rsidR="009B77CA" w:rsidRDefault="009B77CA" w:rsidP="009B77CA">
            <w:r w:rsidRPr="00305956">
              <w:t>Exceptions:</w:t>
            </w:r>
          </w:p>
          <w:p w14:paraId="666C8F57" w14:textId="77777777" w:rsidR="009B77CA" w:rsidRDefault="009B77CA" w:rsidP="009B77CA">
            <w:r>
              <w:t xml:space="preserve">         - None.</w:t>
            </w:r>
          </w:p>
          <w:p w14:paraId="50318990" w14:textId="77777777" w:rsidR="0052259B" w:rsidRDefault="0052259B" w:rsidP="001A3A6F">
            <w:r w:rsidRPr="00305956">
              <w:t>Relationships:</w:t>
            </w:r>
          </w:p>
          <w:p w14:paraId="17773BC5" w14:textId="77777777" w:rsidR="0052259B" w:rsidRPr="00305956" w:rsidRDefault="0052259B" w:rsidP="001A3A6F">
            <w:r>
              <w:lastRenderedPageBreak/>
              <w:t xml:space="preserve">         - Cancel order extend from view an order.</w:t>
            </w:r>
            <w:r w:rsidRPr="00305956">
              <w:t xml:space="preserve"> </w:t>
            </w:r>
          </w:p>
          <w:p w14:paraId="543CC1F7" w14:textId="77777777" w:rsidR="0052259B" w:rsidRDefault="0052259B" w:rsidP="001A3A6F">
            <w:r w:rsidRPr="00305956">
              <w:t>Business Rules:</w:t>
            </w:r>
          </w:p>
          <w:p w14:paraId="39EA12EC" w14:textId="77777777" w:rsidR="0052259B" w:rsidRPr="00305956" w:rsidRDefault="0052259B" w:rsidP="001A3A6F">
            <w:r>
              <w:t xml:space="preserve">         - None.</w:t>
            </w:r>
          </w:p>
        </w:tc>
      </w:tr>
    </w:tbl>
    <w:p w14:paraId="62C04068" w14:textId="77777777" w:rsidR="00290217" w:rsidRDefault="00290217" w:rsidP="00405A3A">
      <w:pPr>
        <w:pStyle w:val="Heading2"/>
      </w:pPr>
      <w:bookmarkStart w:id="45" w:name="_Toc77171496"/>
      <w:r>
        <w:lastRenderedPageBreak/>
        <w:t>&lt; Customer &gt; Chat</w:t>
      </w:r>
      <w:bookmarkEnd w:id="45"/>
    </w:p>
    <w:p w14:paraId="0473B146" w14:textId="32E3E08F" w:rsidR="00290217" w:rsidRPr="00430D1E" w:rsidRDefault="00803E41" w:rsidP="00803E41">
      <w:pPr>
        <w:jc w:val="center"/>
      </w:pPr>
      <w:r>
        <w:drawing>
          <wp:inline distT="0" distB="0" distL="0" distR="0" wp14:anchorId="277EB74F" wp14:editId="434B17FB">
            <wp:extent cx="4120243" cy="15348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20243" cy="1534886"/>
                    </a:xfrm>
                    <a:prstGeom prst="rect">
                      <a:avLst/>
                    </a:prstGeom>
                  </pic:spPr>
                </pic:pic>
              </a:graphicData>
            </a:graphic>
          </wp:inline>
        </w:drawing>
      </w:r>
    </w:p>
    <w:p w14:paraId="65647596" w14:textId="2298B222" w:rsidR="00290217" w:rsidRDefault="00E11A9D" w:rsidP="00290217">
      <w:pPr>
        <w:jc w:val="center"/>
      </w:pPr>
      <w:r>
        <w:t>Figure 3.2</w:t>
      </w:r>
      <w:r w:rsidR="00A1735F">
        <w:t>7</w:t>
      </w:r>
      <w:r w:rsidR="00290217">
        <w:t xml:space="preserve"> &lt; Customer &gt; Chat</w:t>
      </w:r>
    </w:p>
    <w:p w14:paraId="59FFED4F" w14:textId="77777777" w:rsidR="00290217" w:rsidRDefault="00290217" w:rsidP="00290217">
      <w:pPr>
        <w:ind w:left="0"/>
      </w:pPr>
    </w:p>
    <w:p w14:paraId="4A3FC62B" w14:textId="77777777" w:rsidR="00290217" w:rsidRDefault="00290217" w:rsidP="00290217">
      <w:r w:rsidRPr="00435690">
        <w:t>Use Case Specificati</w:t>
      </w:r>
      <w:r>
        <w:t>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88"/>
        <w:gridCol w:w="2441"/>
        <w:gridCol w:w="1429"/>
        <w:gridCol w:w="744"/>
        <w:gridCol w:w="2088"/>
      </w:tblGrid>
      <w:tr w:rsidR="00290217" w14:paraId="247882C2" w14:textId="77777777" w:rsidTr="00730515">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14:paraId="1F33E22C" w14:textId="05722415" w:rsidR="00290217" w:rsidRPr="00EB1EAA" w:rsidRDefault="00C16EB7" w:rsidP="00EB1EAA">
            <w:pPr>
              <w:spacing w:line="256" w:lineRule="auto"/>
            </w:pPr>
            <w:r>
              <w:t>USE CASE – sSs_UC_2</w:t>
            </w:r>
            <w:r w:rsidR="003E4AA4">
              <w:t>2</w:t>
            </w:r>
          </w:p>
        </w:tc>
      </w:tr>
      <w:tr w:rsidR="00290217" w14:paraId="0BB8BBAB" w14:textId="77777777" w:rsidTr="00730515">
        <w:tc>
          <w:tcPr>
            <w:tcW w:w="1354" w:type="pct"/>
            <w:tcBorders>
              <w:top w:val="single" w:sz="4" w:space="0" w:color="auto"/>
              <w:left w:val="single" w:sz="4" w:space="0" w:color="auto"/>
              <w:bottom w:val="single" w:sz="4" w:space="0" w:color="auto"/>
              <w:right w:val="single" w:sz="4" w:space="0" w:color="auto"/>
            </w:tcBorders>
            <w:shd w:val="clear" w:color="auto" w:fill="F3F3F3"/>
            <w:hideMark/>
          </w:tcPr>
          <w:p w14:paraId="3E3D1EF9" w14:textId="77777777" w:rsidR="00290217" w:rsidRDefault="00290217" w:rsidP="00730515">
            <w:pPr>
              <w:spacing w:line="256" w:lineRule="auto"/>
              <w:rPr>
                <w:rFonts w:ascii="Times New Roman" w:eastAsia="MS Mincho" w:hAnsi="Times New Roman" w:cs="Times New Roman"/>
                <w:color w:val="000000"/>
                <w:lang w:eastAsia="en-US"/>
              </w:rPr>
            </w:pPr>
            <w:r>
              <w:t>Use-case No.</w:t>
            </w:r>
          </w:p>
        </w:tc>
        <w:tc>
          <w:tcPr>
            <w:tcW w:w="1328" w:type="pct"/>
            <w:tcBorders>
              <w:top w:val="single" w:sz="4" w:space="0" w:color="auto"/>
              <w:left w:val="single" w:sz="4" w:space="0" w:color="auto"/>
              <w:bottom w:val="single" w:sz="4" w:space="0" w:color="auto"/>
              <w:right w:val="single" w:sz="4" w:space="0" w:color="auto"/>
            </w:tcBorders>
            <w:hideMark/>
          </w:tcPr>
          <w:p w14:paraId="49DA0FC5" w14:textId="7CFC16EE" w:rsidR="00290217" w:rsidRDefault="00EB1EAA" w:rsidP="00730515">
            <w:pPr>
              <w:spacing w:line="256" w:lineRule="auto"/>
              <w:rPr>
                <w:rFonts w:ascii="Times New Roman" w:eastAsia="MS Mincho" w:hAnsi="Times New Roman" w:cs="Times New Roman"/>
                <w:color w:val="000000"/>
                <w:lang w:eastAsia="en-US"/>
              </w:rPr>
            </w:pPr>
            <w:r>
              <w:t xml:space="preserve">  &lt;UC0</w:t>
            </w:r>
            <w:r w:rsidR="003E4AA4">
              <w:t>22</w:t>
            </w:r>
            <w:r>
              <w:t>&gt;</w:t>
            </w:r>
          </w:p>
        </w:tc>
        <w:tc>
          <w:tcPr>
            <w:tcW w:w="1182"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4D9BE630" w14:textId="77777777" w:rsidR="00290217" w:rsidRDefault="00290217" w:rsidP="00730515">
            <w:pPr>
              <w:spacing w:line="256" w:lineRule="auto"/>
              <w:rPr>
                <w:rFonts w:ascii="Times New Roman" w:eastAsia="MS Mincho" w:hAnsi="Times New Roman" w:cs="Times New Roman"/>
                <w:color w:val="000000"/>
                <w:lang w:eastAsia="en-US"/>
              </w:rPr>
            </w:pPr>
            <w:r>
              <w:t>Use-case Version</w:t>
            </w:r>
          </w:p>
        </w:tc>
        <w:tc>
          <w:tcPr>
            <w:tcW w:w="1137" w:type="pct"/>
            <w:tcBorders>
              <w:top w:val="single" w:sz="4" w:space="0" w:color="auto"/>
              <w:left w:val="single" w:sz="4" w:space="0" w:color="auto"/>
              <w:bottom w:val="single" w:sz="4" w:space="0" w:color="auto"/>
              <w:right w:val="single" w:sz="4" w:space="0" w:color="auto"/>
            </w:tcBorders>
            <w:hideMark/>
          </w:tcPr>
          <w:p w14:paraId="70DA8F4F" w14:textId="77777777" w:rsidR="00290217" w:rsidRDefault="00290217" w:rsidP="00730515">
            <w:pPr>
              <w:spacing w:line="256" w:lineRule="auto"/>
              <w:rPr>
                <w:rFonts w:ascii="Times New Roman" w:eastAsia="MS Mincho" w:hAnsi="Times New Roman" w:cs="Times New Roman"/>
                <w:color w:val="000000"/>
                <w:lang w:eastAsia="en-US"/>
              </w:rPr>
            </w:pPr>
            <w:r>
              <w:t>1.0</w:t>
            </w:r>
          </w:p>
        </w:tc>
      </w:tr>
      <w:tr w:rsidR="00290217" w14:paraId="278D887B" w14:textId="77777777" w:rsidTr="00730515">
        <w:tc>
          <w:tcPr>
            <w:tcW w:w="1354" w:type="pct"/>
            <w:tcBorders>
              <w:top w:val="single" w:sz="4" w:space="0" w:color="auto"/>
              <w:left w:val="single" w:sz="4" w:space="0" w:color="auto"/>
              <w:bottom w:val="single" w:sz="4" w:space="0" w:color="auto"/>
              <w:right w:val="single" w:sz="4" w:space="0" w:color="auto"/>
            </w:tcBorders>
            <w:shd w:val="clear" w:color="auto" w:fill="F3F3F3"/>
            <w:hideMark/>
          </w:tcPr>
          <w:p w14:paraId="49044D3D" w14:textId="77777777" w:rsidR="00290217" w:rsidRDefault="00290217" w:rsidP="00730515">
            <w:pPr>
              <w:spacing w:line="256" w:lineRule="auto"/>
              <w:rPr>
                <w:rFonts w:ascii="Times New Roman" w:eastAsia="MS Mincho" w:hAnsi="Times New Roman" w:cs="Times New Roman"/>
                <w:color w:val="000000"/>
                <w:lang w:eastAsia="en-US"/>
              </w:rPr>
            </w:pPr>
            <w:r>
              <w:t>Use-case Name</w:t>
            </w:r>
          </w:p>
        </w:tc>
        <w:tc>
          <w:tcPr>
            <w:tcW w:w="3646" w:type="pct"/>
            <w:gridSpan w:val="4"/>
            <w:tcBorders>
              <w:top w:val="single" w:sz="4" w:space="0" w:color="auto"/>
              <w:left w:val="single" w:sz="4" w:space="0" w:color="auto"/>
              <w:bottom w:val="single" w:sz="4" w:space="0" w:color="auto"/>
              <w:right w:val="single" w:sz="4" w:space="0" w:color="auto"/>
            </w:tcBorders>
            <w:hideMark/>
          </w:tcPr>
          <w:p w14:paraId="4513E6E4" w14:textId="77777777" w:rsidR="00290217" w:rsidRDefault="00290217" w:rsidP="00730515">
            <w:pPr>
              <w:spacing w:line="256" w:lineRule="auto"/>
              <w:rPr>
                <w:rFonts w:ascii="Times New Roman" w:eastAsia="MS Mincho" w:hAnsi="Times New Roman" w:cs="Times New Roman"/>
                <w:color w:val="000000"/>
                <w:lang w:eastAsia="en-US"/>
              </w:rPr>
            </w:pPr>
            <w:r>
              <w:t>Chat</w:t>
            </w:r>
          </w:p>
        </w:tc>
      </w:tr>
      <w:tr w:rsidR="00290217" w14:paraId="5CED1570" w14:textId="77777777" w:rsidTr="00730515">
        <w:tc>
          <w:tcPr>
            <w:tcW w:w="1354" w:type="pct"/>
            <w:tcBorders>
              <w:top w:val="single" w:sz="4" w:space="0" w:color="auto"/>
              <w:left w:val="single" w:sz="4" w:space="0" w:color="auto"/>
              <w:bottom w:val="single" w:sz="4" w:space="0" w:color="auto"/>
              <w:right w:val="single" w:sz="4" w:space="0" w:color="auto"/>
            </w:tcBorders>
            <w:shd w:val="clear" w:color="auto" w:fill="F3F3F3"/>
            <w:hideMark/>
          </w:tcPr>
          <w:p w14:paraId="7BB98D61" w14:textId="77777777" w:rsidR="00290217" w:rsidRDefault="00290217" w:rsidP="00730515">
            <w:pPr>
              <w:spacing w:line="256" w:lineRule="auto"/>
              <w:rPr>
                <w:rFonts w:ascii="Times New Roman" w:eastAsia="MS Mincho" w:hAnsi="Times New Roman" w:cs="Times New Roman"/>
                <w:color w:val="000000"/>
                <w:lang w:eastAsia="en-US"/>
              </w:rPr>
            </w:pPr>
            <w:r>
              <w:t xml:space="preserve">Author </w:t>
            </w:r>
          </w:p>
        </w:tc>
        <w:tc>
          <w:tcPr>
            <w:tcW w:w="3646" w:type="pct"/>
            <w:gridSpan w:val="4"/>
            <w:tcBorders>
              <w:top w:val="single" w:sz="4" w:space="0" w:color="auto"/>
              <w:left w:val="single" w:sz="4" w:space="0" w:color="auto"/>
              <w:bottom w:val="single" w:sz="4" w:space="0" w:color="auto"/>
              <w:right w:val="single" w:sz="4" w:space="0" w:color="auto"/>
            </w:tcBorders>
            <w:hideMark/>
          </w:tcPr>
          <w:p w14:paraId="1871B302" w14:textId="77777777" w:rsidR="00290217" w:rsidRDefault="00290217" w:rsidP="00730515">
            <w:pPr>
              <w:spacing w:line="256" w:lineRule="auto"/>
              <w:rPr>
                <w:rFonts w:ascii="Times New Roman" w:eastAsia="MS Mincho" w:hAnsi="Times New Roman" w:cs="Times New Roman"/>
                <w:color w:val="000000"/>
                <w:lang w:eastAsia="en-US"/>
              </w:rPr>
            </w:pPr>
            <w:r>
              <w:t>Nguyen Lam Thanh Tu</w:t>
            </w:r>
          </w:p>
        </w:tc>
      </w:tr>
      <w:tr w:rsidR="00290217" w14:paraId="4B53785E" w14:textId="77777777" w:rsidTr="00730515">
        <w:tc>
          <w:tcPr>
            <w:tcW w:w="1354" w:type="pct"/>
            <w:tcBorders>
              <w:top w:val="single" w:sz="4" w:space="0" w:color="auto"/>
              <w:left w:val="single" w:sz="4" w:space="0" w:color="auto"/>
              <w:bottom w:val="single" w:sz="4" w:space="0" w:color="auto"/>
              <w:right w:val="single" w:sz="4" w:space="0" w:color="auto"/>
            </w:tcBorders>
            <w:shd w:val="clear" w:color="auto" w:fill="F3F3F3"/>
            <w:hideMark/>
          </w:tcPr>
          <w:p w14:paraId="0E5C4EFE" w14:textId="77777777" w:rsidR="00290217" w:rsidRDefault="00290217" w:rsidP="00730515">
            <w:pPr>
              <w:spacing w:line="256" w:lineRule="auto"/>
              <w:rPr>
                <w:rFonts w:ascii="Times New Roman" w:eastAsia="MS Mincho" w:hAnsi="Times New Roman" w:cs="Times New Roman"/>
                <w:color w:val="000000"/>
                <w:lang w:eastAsia="en-US"/>
              </w:rPr>
            </w:pPr>
            <w:r>
              <w:t>Date</w:t>
            </w:r>
          </w:p>
        </w:tc>
        <w:tc>
          <w:tcPr>
            <w:tcW w:w="1328" w:type="pct"/>
            <w:tcBorders>
              <w:top w:val="single" w:sz="4" w:space="0" w:color="auto"/>
              <w:left w:val="single" w:sz="4" w:space="0" w:color="auto"/>
              <w:bottom w:val="single" w:sz="4" w:space="0" w:color="auto"/>
              <w:right w:val="single" w:sz="4" w:space="0" w:color="auto"/>
            </w:tcBorders>
            <w:hideMark/>
          </w:tcPr>
          <w:p w14:paraId="064F2FEF" w14:textId="77777777" w:rsidR="00290217" w:rsidRDefault="00290217" w:rsidP="00730515">
            <w:pPr>
              <w:spacing w:line="256" w:lineRule="auto"/>
              <w:rPr>
                <w:rFonts w:ascii="Times New Roman" w:eastAsia="MS Mincho" w:hAnsi="Times New Roman" w:cs="Times New Roman"/>
                <w:color w:val="000000"/>
                <w:lang w:eastAsia="en-US"/>
              </w:rPr>
            </w:pPr>
            <w:r>
              <w:t>13//07/2021</w:t>
            </w:r>
          </w:p>
        </w:tc>
        <w:tc>
          <w:tcPr>
            <w:tcW w:w="777" w:type="pct"/>
            <w:tcBorders>
              <w:top w:val="single" w:sz="4" w:space="0" w:color="auto"/>
              <w:left w:val="single" w:sz="4" w:space="0" w:color="auto"/>
              <w:bottom w:val="single" w:sz="4" w:space="0" w:color="auto"/>
              <w:right w:val="single" w:sz="4" w:space="0" w:color="auto"/>
            </w:tcBorders>
            <w:shd w:val="clear" w:color="auto" w:fill="F3F3F3"/>
            <w:hideMark/>
          </w:tcPr>
          <w:p w14:paraId="26EE8625" w14:textId="77777777" w:rsidR="00290217" w:rsidRDefault="00290217" w:rsidP="00730515">
            <w:pPr>
              <w:spacing w:line="256" w:lineRule="auto"/>
              <w:rPr>
                <w:rFonts w:ascii="Times New Roman" w:eastAsia="MS Mincho" w:hAnsi="Times New Roman" w:cs="Times New Roman"/>
                <w:color w:val="000000"/>
                <w:lang w:eastAsia="en-US"/>
              </w:rPr>
            </w:pPr>
            <w:r>
              <w:t>Priority</w:t>
            </w:r>
          </w:p>
        </w:tc>
        <w:tc>
          <w:tcPr>
            <w:tcW w:w="1541" w:type="pct"/>
            <w:gridSpan w:val="2"/>
            <w:tcBorders>
              <w:top w:val="single" w:sz="4" w:space="0" w:color="auto"/>
              <w:left w:val="single" w:sz="4" w:space="0" w:color="auto"/>
              <w:bottom w:val="single" w:sz="4" w:space="0" w:color="auto"/>
              <w:right w:val="single" w:sz="4" w:space="0" w:color="auto"/>
            </w:tcBorders>
            <w:hideMark/>
          </w:tcPr>
          <w:p w14:paraId="279CF443" w14:textId="77777777" w:rsidR="00290217" w:rsidRDefault="00290217" w:rsidP="00730515">
            <w:pPr>
              <w:spacing w:line="256" w:lineRule="auto"/>
              <w:rPr>
                <w:rFonts w:ascii="Times New Roman" w:eastAsia="MS Mincho" w:hAnsi="Times New Roman" w:cs="Times New Roman"/>
                <w:color w:val="000000"/>
                <w:lang w:eastAsia="en-US"/>
              </w:rPr>
            </w:pPr>
            <w:r>
              <w:t>Normal</w:t>
            </w:r>
          </w:p>
        </w:tc>
      </w:tr>
      <w:tr w:rsidR="00290217" w14:paraId="3BF98D4D" w14:textId="77777777" w:rsidTr="007305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14:paraId="5C3D99AB" w14:textId="77777777" w:rsidR="00290217" w:rsidRDefault="00290217" w:rsidP="00730515">
            <w:pPr>
              <w:spacing w:line="256" w:lineRule="auto"/>
              <w:rPr>
                <w:rFonts w:ascii="Times New Roman" w:eastAsia="MS Mincho" w:hAnsi="Times New Roman" w:cs="Times New Roman"/>
                <w:color w:val="000000"/>
                <w:lang w:eastAsia="en-US"/>
              </w:rPr>
            </w:pPr>
            <w:r>
              <w:t>Actor:</w:t>
            </w:r>
          </w:p>
          <w:p w14:paraId="423D2810" w14:textId="77777777" w:rsidR="00290217" w:rsidRDefault="00290217" w:rsidP="00730515">
            <w:pPr>
              <w:spacing w:line="256" w:lineRule="auto"/>
            </w:pPr>
            <w:r>
              <w:t xml:space="preserve">            Customer</w:t>
            </w:r>
          </w:p>
          <w:p w14:paraId="3F36B9B7" w14:textId="77777777" w:rsidR="00290217" w:rsidRDefault="00290217" w:rsidP="00730515">
            <w:pPr>
              <w:spacing w:line="256" w:lineRule="auto"/>
            </w:pPr>
            <w:r>
              <w:t>Summary:</w:t>
            </w:r>
          </w:p>
          <w:p w14:paraId="317F7B65" w14:textId="77777777" w:rsidR="00290217" w:rsidRDefault="00290217" w:rsidP="00730515">
            <w:pPr>
              <w:spacing w:line="256" w:lineRule="auto"/>
              <w:rPr>
                <w:b/>
                <w:bCs/>
              </w:rPr>
            </w:pPr>
            <w:r>
              <w:rPr>
                <w:i/>
              </w:rPr>
              <w:tab/>
            </w:r>
            <w:r>
              <w:t>This use case allows customer to chat with Vendors.</w:t>
            </w:r>
          </w:p>
          <w:p w14:paraId="02ADAA56" w14:textId="77777777" w:rsidR="00290217" w:rsidRDefault="00290217" w:rsidP="00730515">
            <w:pPr>
              <w:spacing w:line="256" w:lineRule="auto"/>
            </w:pPr>
            <w:r>
              <w:t>Goal:</w:t>
            </w:r>
          </w:p>
          <w:p w14:paraId="5B6C5425" w14:textId="77777777" w:rsidR="00290217" w:rsidRDefault="00290217" w:rsidP="00730515">
            <w:pPr>
              <w:spacing w:line="256" w:lineRule="auto"/>
            </w:pPr>
            <w:r>
              <w:rPr>
                <w:i/>
              </w:rPr>
              <w:tab/>
            </w:r>
            <w:r>
              <w:t>Customer to chat with Vendors.</w:t>
            </w:r>
          </w:p>
          <w:p w14:paraId="65E50468" w14:textId="77777777" w:rsidR="00290217" w:rsidRDefault="00290217" w:rsidP="00730515">
            <w:pPr>
              <w:spacing w:line="256" w:lineRule="auto"/>
            </w:pPr>
            <w:r>
              <w:t>Triggers</w:t>
            </w:r>
          </w:p>
          <w:p w14:paraId="1DE6E904" w14:textId="77777777" w:rsidR="00290217" w:rsidRDefault="00290217" w:rsidP="00730515">
            <w:pPr>
              <w:spacing w:line="256" w:lineRule="auto"/>
            </w:pPr>
            <w:r>
              <w:rPr>
                <w:i/>
              </w:rPr>
              <w:t xml:space="preserve">            </w:t>
            </w:r>
            <w:r>
              <w:t>Customer clicks “Chat”button</w:t>
            </w:r>
          </w:p>
          <w:p w14:paraId="3E86131F" w14:textId="77777777" w:rsidR="00290217" w:rsidRDefault="00290217" w:rsidP="00730515">
            <w:pPr>
              <w:spacing w:line="256" w:lineRule="auto"/>
            </w:pPr>
            <w:r>
              <w:lastRenderedPageBreak/>
              <w:t>Preconditions:</w:t>
            </w:r>
          </w:p>
          <w:p w14:paraId="38986FD8" w14:textId="77777777" w:rsidR="00290217" w:rsidRDefault="00290217" w:rsidP="00730515">
            <w:pPr>
              <w:spacing w:line="256" w:lineRule="auto"/>
            </w:pPr>
            <w:r>
              <w:t xml:space="preserve">            Guest must login to system with Customer account.</w:t>
            </w:r>
          </w:p>
          <w:p w14:paraId="4B07744E" w14:textId="77777777" w:rsidR="00290217" w:rsidRDefault="00290217" w:rsidP="00730515">
            <w:pPr>
              <w:spacing w:line="256" w:lineRule="auto"/>
            </w:pPr>
            <w:r>
              <w:t>Post Conditions:</w:t>
            </w:r>
          </w:p>
          <w:p w14:paraId="7805AF12" w14:textId="77777777" w:rsidR="00290217" w:rsidRDefault="00290217" w:rsidP="00730515">
            <w:pPr>
              <w:spacing w:line="256" w:lineRule="auto"/>
              <w:rPr>
                <w:rFonts w:eastAsia="Calibri"/>
              </w:rPr>
            </w:pPr>
            <w:r>
              <w:rPr>
                <w:i/>
              </w:rPr>
              <w:t xml:space="preserve">            </w:t>
            </w:r>
            <w:r>
              <w:t>Success:  System sends message to Vendor.</w:t>
            </w:r>
          </w:p>
          <w:p w14:paraId="0D1A4479" w14:textId="77777777" w:rsidR="00290217" w:rsidRDefault="00290217" w:rsidP="00730515">
            <w:pPr>
              <w:spacing w:line="256" w:lineRule="auto"/>
              <w:rPr>
                <w:rFonts w:eastAsia="MS Mincho"/>
              </w:rPr>
            </w:pPr>
            <w:r>
              <w:t>Main Success Scenario:</w:t>
            </w:r>
          </w:p>
          <w:p w14:paraId="43C17E0B" w14:textId="77777777" w:rsidR="00290217" w:rsidRDefault="00290217" w:rsidP="00730515">
            <w:pPr>
              <w:spacing w:line="256" w:lineRule="auto"/>
            </w:pPr>
            <w:r>
              <w:t xml:space="preserve">          </w:t>
            </w:r>
          </w:p>
          <w:tbl>
            <w:tblPr>
              <w:tblW w:w="0" w:type="auto"/>
              <w:tblLook w:val="0400" w:firstRow="0" w:lastRow="0" w:firstColumn="0" w:lastColumn="0" w:noHBand="0" w:noVBand="1"/>
            </w:tblPr>
            <w:tblGrid>
              <w:gridCol w:w="651"/>
              <w:gridCol w:w="4022"/>
              <w:gridCol w:w="4267"/>
            </w:tblGrid>
            <w:tr w:rsidR="00290217" w14:paraId="2D842B1B" w14:textId="77777777" w:rsidTr="00730515">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710D4CA7" w14:textId="77777777" w:rsidR="00290217" w:rsidRDefault="00290217" w:rsidP="00730515">
                  <w:pPr>
                    <w:pStyle w:val="TableStyleWCS"/>
                    <w:spacing w:line="256" w:lineRule="auto"/>
                    <w:rPr>
                      <w:rFonts w:eastAsia="Times New Roman"/>
                    </w:rPr>
                  </w:pPr>
                  <w:r>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264288A6" w14:textId="77777777" w:rsidR="00290217" w:rsidRDefault="00290217" w:rsidP="00730515">
                  <w:pPr>
                    <w:pStyle w:val="TableStyleWCS"/>
                    <w:spacing w:line="256" w:lineRule="auto"/>
                    <w:rPr>
                      <w:rFonts w:eastAsia="Times New Roman"/>
                    </w:rPr>
                  </w:pPr>
                  <w:r>
                    <w:t>Actor Action</w:t>
                  </w:r>
                </w:p>
              </w:tc>
              <w:tc>
                <w:tcPr>
                  <w:tcW w:w="42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61810405" w14:textId="77777777" w:rsidR="00290217" w:rsidRDefault="00290217" w:rsidP="00730515">
                  <w:pPr>
                    <w:pStyle w:val="TableStyleWCS"/>
                    <w:spacing w:line="256" w:lineRule="auto"/>
                    <w:rPr>
                      <w:rFonts w:eastAsia="Times New Roman"/>
                    </w:rPr>
                  </w:pPr>
                  <w:r>
                    <w:t>System Response</w:t>
                  </w:r>
                </w:p>
              </w:tc>
            </w:tr>
            <w:tr w:rsidR="00290217" w14:paraId="1EB0BA31" w14:textId="77777777" w:rsidTr="00730515">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7664E1" w14:textId="77777777" w:rsidR="00290217" w:rsidRDefault="00290217" w:rsidP="00730515">
                  <w:pPr>
                    <w:pStyle w:val="TableStyleWCS"/>
                    <w:spacing w:line="256" w:lineRule="auto"/>
                    <w:rPr>
                      <w:rFonts w:eastAsia="Times New Roman"/>
                    </w:rPr>
                  </w:pPr>
                  <w:r>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308DCCF" w14:textId="77777777" w:rsidR="00290217" w:rsidRDefault="00290217" w:rsidP="00730515">
                  <w:pPr>
                    <w:pStyle w:val="TableStyleWCS"/>
                    <w:spacing w:line="256" w:lineRule="auto"/>
                    <w:rPr>
                      <w:rFonts w:eastAsia="Times New Roman"/>
                    </w:rPr>
                  </w:pPr>
                  <w:r>
                    <w:t>Customer clicks button“Chat”</w:t>
                  </w:r>
                </w:p>
              </w:tc>
              <w:tc>
                <w:tcPr>
                  <w:tcW w:w="42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0BDF92" w14:textId="77777777" w:rsidR="00290217" w:rsidRDefault="00290217" w:rsidP="00730515">
                  <w:pPr>
                    <w:spacing w:line="256" w:lineRule="auto"/>
                    <w:rPr>
                      <w:rFonts w:ascii="Times New Roman" w:eastAsia="MS Mincho" w:hAnsi="Times New Roman" w:cs="Times New Roman"/>
                      <w:color w:val="000000"/>
                      <w:lang w:eastAsia="en-US"/>
                    </w:rPr>
                  </w:pPr>
                  <w:r>
                    <w:t>The system shows boxchat include:</w:t>
                  </w:r>
                </w:p>
                <w:p w14:paraId="608CACDE" w14:textId="77777777" w:rsidR="00290217" w:rsidRDefault="00290217" w:rsidP="00730515">
                  <w:pPr>
                    <w:spacing w:line="256" w:lineRule="auto"/>
                  </w:pPr>
                  <w:r>
                    <w:t xml:space="preserve">      VendorName:</w:t>
                  </w:r>
                </w:p>
                <w:p w14:paraId="0FD0AFC5" w14:textId="77777777" w:rsidR="00290217" w:rsidRDefault="00290217" w:rsidP="00730515">
                  <w:pPr>
                    <w:spacing w:line="256" w:lineRule="auto"/>
                  </w:pPr>
                  <w:r>
                    <w:t xml:space="preserve">      TimeStart:</w:t>
                  </w:r>
                </w:p>
                <w:p w14:paraId="53F3DA5A" w14:textId="77777777" w:rsidR="00290217" w:rsidRDefault="00290217" w:rsidP="00730515">
                  <w:pPr>
                    <w:spacing w:line="256" w:lineRule="auto"/>
                  </w:pPr>
                  <w:r>
                    <w:t xml:space="preserve">      ShoesName:</w:t>
                  </w:r>
                </w:p>
                <w:p w14:paraId="4D0C9AF7" w14:textId="77777777" w:rsidR="00290217" w:rsidRDefault="00290217" w:rsidP="00730515">
                  <w:pPr>
                    <w:spacing w:line="256" w:lineRule="auto"/>
                  </w:pPr>
                  <w:r>
                    <w:t xml:space="preserve">      SearchVendor: textbox</w:t>
                  </w:r>
                </w:p>
                <w:p w14:paraId="77A1E1A0" w14:textId="77777777" w:rsidR="00290217" w:rsidRDefault="00290217" w:rsidP="00730515">
                  <w:pPr>
                    <w:spacing w:line="256" w:lineRule="auto"/>
                  </w:pPr>
                  <w:r>
                    <w:t xml:space="preserve">      Message:textbox</w:t>
                  </w:r>
                </w:p>
                <w:p w14:paraId="1859A68C" w14:textId="77777777" w:rsidR="00290217" w:rsidRDefault="00290217" w:rsidP="00730515">
                  <w:pPr>
                    <w:spacing w:line="256" w:lineRule="auto"/>
                  </w:pPr>
                  <w:r>
                    <w:t xml:space="preserve">     “Send”button.</w:t>
                  </w:r>
                </w:p>
                <w:p w14:paraId="4257003B" w14:textId="77777777" w:rsidR="00290217" w:rsidRDefault="00290217" w:rsidP="00730515">
                  <w:pPr>
                    <w:pStyle w:val="TableStyleWCS"/>
                    <w:spacing w:line="256" w:lineRule="auto"/>
                  </w:pPr>
                  <w:r>
                    <w:t xml:space="preserve">      Exception[1]</w:t>
                  </w:r>
                </w:p>
              </w:tc>
            </w:tr>
            <w:tr w:rsidR="00290217" w14:paraId="743C94AC" w14:textId="77777777" w:rsidTr="00730515">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E3ACB5" w14:textId="77777777" w:rsidR="00290217" w:rsidRDefault="00290217" w:rsidP="00730515">
                  <w:pPr>
                    <w:pStyle w:val="TableStyleWCS"/>
                    <w:spacing w:line="256" w:lineRule="auto"/>
                  </w:pPr>
                  <w:r>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65A3D3" w14:textId="77777777" w:rsidR="00290217" w:rsidRDefault="00290217" w:rsidP="00730515">
                  <w:pPr>
                    <w:pStyle w:val="TableStyleWCS"/>
                    <w:spacing w:line="256" w:lineRule="auto"/>
                  </w:pPr>
                  <w:r>
                    <w:t>Customer inputs message and clicks button “Send”</w:t>
                  </w:r>
                </w:p>
              </w:tc>
              <w:tc>
                <w:tcPr>
                  <w:tcW w:w="42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74AAA18" w14:textId="77777777" w:rsidR="00290217" w:rsidRDefault="00290217" w:rsidP="00730515">
                  <w:pPr>
                    <w:spacing w:line="256" w:lineRule="auto"/>
                    <w:rPr>
                      <w:rFonts w:ascii="Times New Roman" w:eastAsia="MS Mincho" w:hAnsi="Times New Roman" w:cs="Times New Roman"/>
                      <w:color w:val="000000"/>
                      <w:lang w:eastAsia="en-US"/>
                    </w:rPr>
                  </w:pPr>
                  <w:r>
                    <w:t>The system send message to Vendor</w:t>
                  </w:r>
                </w:p>
                <w:p w14:paraId="366C4FC2" w14:textId="77777777" w:rsidR="00290217" w:rsidRDefault="00290217" w:rsidP="00730515">
                  <w:pPr>
                    <w:spacing w:line="256" w:lineRule="auto"/>
                    <w:rPr>
                      <w:rFonts w:ascii="Times New Roman" w:eastAsia="MS Mincho" w:hAnsi="Times New Roman" w:cs="Times New Roman"/>
                      <w:color w:val="000000"/>
                      <w:lang w:eastAsia="en-US"/>
                    </w:rPr>
                  </w:pPr>
                  <w:r>
                    <w:t>Exception[2]</w:t>
                  </w:r>
                </w:p>
              </w:tc>
            </w:tr>
          </w:tbl>
          <w:p w14:paraId="53208A76" w14:textId="77777777" w:rsidR="00290217" w:rsidRDefault="00290217" w:rsidP="00730515">
            <w:pPr>
              <w:spacing w:line="256" w:lineRule="auto"/>
              <w:rPr>
                <w:rFonts w:ascii="Times New Roman" w:eastAsia="MS Mincho" w:hAnsi="Times New Roman" w:cs="Times New Roman"/>
                <w:color w:val="000000"/>
                <w:lang w:eastAsia="en-US"/>
              </w:rPr>
            </w:pPr>
            <w:r>
              <w:t>Alternative:</w:t>
            </w:r>
          </w:p>
          <w:p w14:paraId="226CB400" w14:textId="77777777" w:rsidR="00290217" w:rsidRDefault="00290217" w:rsidP="00730515">
            <w:pPr>
              <w:spacing w:line="256" w:lineRule="auto"/>
            </w:pPr>
            <w:r>
              <w:t xml:space="preserve">         None.</w:t>
            </w:r>
          </w:p>
          <w:p w14:paraId="3F422364" w14:textId="77777777" w:rsidR="00290217" w:rsidRDefault="00290217" w:rsidP="00730515">
            <w:pPr>
              <w:spacing w:line="256" w:lineRule="auto"/>
            </w:pPr>
            <w:r>
              <w:t>Exception:</w:t>
            </w:r>
          </w:p>
          <w:p w14:paraId="6754806D" w14:textId="77777777" w:rsidR="00290217" w:rsidRDefault="00290217" w:rsidP="00730515">
            <w:pPr>
              <w:spacing w:line="256" w:lineRule="auto"/>
              <w:ind w:left="0"/>
            </w:pPr>
          </w:p>
          <w:tbl>
            <w:tblPr>
              <w:tblpPr w:leftFromText="180" w:rightFromText="180" w:bottomFromText="160" w:vertAnchor="text" w:horzAnchor="margin" w:tblpY="-267"/>
              <w:tblOverlap w:val="never"/>
              <w:tblW w:w="8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973"/>
              <w:gridCol w:w="3762"/>
              <w:gridCol w:w="3835"/>
            </w:tblGrid>
            <w:tr w:rsidR="00290217" w14:paraId="5D38D713" w14:textId="77777777" w:rsidTr="00730515">
              <w:trPr>
                <w:trHeight w:val="326"/>
              </w:trPr>
              <w:tc>
                <w:tcPr>
                  <w:tcW w:w="973" w:type="dxa"/>
                  <w:tcBorders>
                    <w:top w:val="single" w:sz="4" w:space="0" w:color="000000"/>
                    <w:left w:val="single" w:sz="4" w:space="0" w:color="000000"/>
                    <w:bottom w:val="single" w:sz="4" w:space="0" w:color="000000"/>
                    <w:right w:val="single" w:sz="4" w:space="0" w:color="000000"/>
                  </w:tcBorders>
                  <w:shd w:val="clear" w:color="auto" w:fill="D9D9D9"/>
                  <w:hideMark/>
                </w:tcPr>
                <w:p w14:paraId="2FCFD248" w14:textId="77777777" w:rsidR="00290217" w:rsidRDefault="00290217" w:rsidP="00730515">
                  <w:pPr>
                    <w:spacing w:line="256" w:lineRule="auto"/>
                    <w:rPr>
                      <w:rFonts w:ascii="Times New Roman" w:eastAsia="MS Mincho" w:hAnsi="Times New Roman" w:cs="Times New Roman"/>
                      <w:color w:val="000000"/>
                      <w:lang w:eastAsia="en-US"/>
                    </w:rPr>
                  </w:pPr>
                  <w:r>
                    <w:t>No</w:t>
                  </w:r>
                </w:p>
              </w:tc>
              <w:tc>
                <w:tcPr>
                  <w:tcW w:w="3762" w:type="dxa"/>
                  <w:tcBorders>
                    <w:top w:val="single" w:sz="4" w:space="0" w:color="000000"/>
                    <w:left w:val="single" w:sz="4" w:space="0" w:color="000000"/>
                    <w:bottom w:val="single" w:sz="4" w:space="0" w:color="000000"/>
                    <w:right w:val="single" w:sz="4" w:space="0" w:color="000000"/>
                  </w:tcBorders>
                  <w:shd w:val="clear" w:color="auto" w:fill="D9D9D9"/>
                  <w:hideMark/>
                </w:tcPr>
                <w:p w14:paraId="52C2D139" w14:textId="77777777" w:rsidR="00290217" w:rsidRDefault="00290217" w:rsidP="00730515">
                  <w:pPr>
                    <w:spacing w:line="256" w:lineRule="auto"/>
                    <w:rPr>
                      <w:rFonts w:ascii="Times New Roman" w:eastAsia="MS Mincho" w:hAnsi="Times New Roman" w:cs="Times New Roman"/>
                      <w:color w:val="000000"/>
                      <w:lang w:eastAsia="en-US"/>
                    </w:rPr>
                  </w:pPr>
                  <w:r>
                    <w:t>Actor Action</w:t>
                  </w:r>
                </w:p>
              </w:tc>
              <w:tc>
                <w:tcPr>
                  <w:tcW w:w="3835" w:type="dxa"/>
                  <w:tcBorders>
                    <w:top w:val="single" w:sz="4" w:space="0" w:color="000000"/>
                    <w:left w:val="single" w:sz="4" w:space="0" w:color="000000"/>
                    <w:bottom w:val="single" w:sz="4" w:space="0" w:color="000000"/>
                    <w:right w:val="single" w:sz="4" w:space="0" w:color="000000"/>
                  </w:tcBorders>
                  <w:shd w:val="clear" w:color="auto" w:fill="D9D9D9"/>
                  <w:hideMark/>
                </w:tcPr>
                <w:p w14:paraId="16E152F9" w14:textId="77777777" w:rsidR="00290217" w:rsidRDefault="00290217" w:rsidP="00730515">
                  <w:pPr>
                    <w:spacing w:line="256" w:lineRule="auto"/>
                    <w:rPr>
                      <w:rFonts w:ascii="Times New Roman" w:eastAsia="MS Mincho" w:hAnsi="Times New Roman" w:cs="Times New Roman"/>
                      <w:color w:val="000000"/>
                      <w:lang w:eastAsia="en-US"/>
                    </w:rPr>
                  </w:pPr>
                  <w:r>
                    <w:t>System response</w:t>
                  </w:r>
                </w:p>
              </w:tc>
            </w:tr>
            <w:tr w:rsidR="00290217" w14:paraId="5C963AD6" w14:textId="77777777" w:rsidTr="00730515">
              <w:trPr>
                <w:trHeight w:val="634"/>
              </w:trPr>
              <w:tc>
                <w:tcPr>
                  <w:tcW w:w="973" w:type="dxa"/>
                  <w:tcBorders>
                    <w:top w:val="single" w:sz="4" w:space="0" w:color="000000"/>
                    <w:left w:val="single" w:sz="4" w:space="0" w:color="000000"/>
                    <w:bottom w:val="single" w:sz="4" w:space="0" w:color="000000"/>
                    <w:right w:val="single" w:sz="4" w:space="0" w:color="000000"/>
                  </w:tcBorders>
                  <w:shd w:val="clear" w:color="auto" w:fill="FFFFFF"/>
                  <w:hideMark/>
                </w:tcPr>
                <w:p w14:paraId="689FCBB7" w14:textId="77777777" w:rsidR="00290217" w:rsidRDefault="00290217" w:rsidP="00730515">
                  <w:pPr>
                    <w:spacing w:line="256" w:lineRule="auto"/>
                    <w:rPr>
                      <w:rFonts w:ascii="Times New Roman" w:eastAsia="MS Mincho" w:hAnsi="Times New Roman" w:cs="Times New Roman"/>
                      <w:color w:val="000000"/>
                      <w:lang w:eastAsia="en-US"/>
                    </w:rPr>
                  </w:pPr>
                  <w:r>
                    <w:t>1</w:t>
                  </w:r>
                </w:p>
              </w:tc>
              <w:tc>
                <w:tcPr>
                  <w:tcW w:w="3762" w:type="dxa"/>
                  <w:tcBorders>
                    <w:top w:val="single" w:sz="4" w:space="0" w:color="000000"/>
                    <w:left w:val="single" w:sz="4" w:space="0" w:color="000000"/>
                    <w:bottom w:val="single" w:sz="4" w:space="0" w:color="000000"/>
                    <w:right w:val="single" w:sz="4" w:space="0" w:color="000000"/>
                  </w:tcBorders>
                  <w:shd w:val="clear" w:color="auto" w:fill="FFFFFF"/>
                  <w:hideMark/>
                </w:tcPr>
                <w:p w14:paraId="55572730" w14:textId="77777777" w:rsidR="00290217" w:rsidRDefault="00290217" w:rsidP="00730515">
                  <w:pPr>
                    <w:spacing w:line="256" w:lineRule="auto"/>
                    <w:rPr>
                      <w:rFonts w:ascii="Times New Roman" w:eastAsia="MS Mincho" w:hAnsi="Times New Roman" w:cs="Times New Roman"/>
                      <w:color w:val="000000"/>
                      <w:lang w:eastAsia="en-US"/>
                    </w:rPr>
                  </w:pPr>
                  <w:r>
                    <w:t>Search Vendor is not found.</w:t>
                  </w:r>
                </w:p>
              </w:tc>
              <w:tc>
                <w:tcPr>
                  <w:tcW w:w="3835" w:type="dxa"/>
                  <w:tcBorders>
                    <w:top w:val="single" w:sz="4" w:space="0" w:color="000000"/>
                    <w:left w:val="single" w:sz="4" w:space="0" w:color="000000"/>
                    <w:bottom w:val="single" w:sz="4" w:space="0" w:color="000000"/>
                    <w:right w:val="single" w:sz="4" w:space="0" w:color="000000"/>
                  </w:tcBorders>
                  <w:shd w:val="clear" w:color="auto" w:fill="FFFFFF"/>
                  <w:hideMark/>
                </w:tcPr>
                <w:p w14:paraId="0B873202" w14:textId="77777777" w:rsidR="00290217" w:rsidRDefault="00290217" w:rsidP="00730515">
                  <w:pPr>
                    <w:spacing w:line="256" w:lineRule="auto"/>
                    <w:rPr>
                      <w:rFonts w:ascii="Times New Roman" w:eastAsia="MS Mincho" w:hAnsi="Times New Roman" w:cs="Times New Roman"/>
                      <w:color w:val="000000"/>
                      <w:lang w:eastAsia="en-US"/>
                    </w:rPr>
                  </w:pPr>
                  <w:r>
                    <w:t>The system shows message “No Vendor found.”</w:t>
                  </w:r>
                </w:p>
              </w:tc>
            </w:tr>
            <w:tr w:rsidR="00290217" w14:paraId="21E27312" w14:textId="77777777" w:rsidTr="00730515">
              <w:trPr>
                <w:trHeight w:val="634"/>
              </w:trPr>
              <w:tc>
                <w:tcPr>
                  <w:tcW w:w="973" w:type="dxa"/>
                  <w:tcBorders>
                    <w:top w:val="single" w:sz="4" w:space="0" w:color="000000"/>
                    <w:left w:val="single" w:sz="4" w:space="0" w:color="000000"/>
                    <w:bottom w:val="single" w:sz="4" w:space="0" w:color="000000"/>
                    <w:right w:val="single" w:sz="4" w:space="0" w:color="000000"/>
                  </w:tcBorders>
                  <w:shd w:val="clear" w:color="auto" w:fill="FFFFFF"/>
                  <w:hideMark/>
                </w:tcPr>
                <w:p w14:paraId="0A5C01DB" w14:textId="77777777" w:rsidR="00290217" w:rsidRDefault="00290217" w:rsidP="00730515">
                  <w:pPr>
                    <w:spacing w:line="256" w:lineRule="auto"/>
                    <w:rPr>
                      <w:rFonts w:ascii="Times New Roman" w:eastAsia="MS Mincho" w:hAnsi="Times New Roman" w:cs="Times New Roman"/>
                      <w:color w:val="000000"/>
                      <w:lang w:eastAsia="en-US"/>
                    </w:rPr>
                  </w:pPr>
                  <w:r>
                    <w:t>2</w:t>
                  </w:r>
                </w:p>
              </w:tc>
              <w:tc>
                <w:tcPr>
                  <w:tcW w:w="3762" w:type="dxa"/>
                  <w:tcBorders>
                    <w:top w:val="single" w:sz="4" w:space="0" w:color="000000"/>
                    <w:left w:val="single" w:sz="4" w:space="0" w:color="000000"/>
                    <w:bottom w:val="single" w:sz="4" w:space="0" w:color="000000"/>
                    <w:right w:val="single" w:sz="4" w:space="0" w:color="000000"/>
                  </w:tcBorders>
                  <w:shd w:val="clear" w:color="auto" w:fill="FFFFFF"/>
                  <w:hideMark/>
                </w:tcPr>
                <w:p w14:paraId="06BFE76F" w14:textId="77777777" w:rsidR="00290217" w:rsidRDefault="00290217" w:rsidP="00730515">
                  <w:pPr>
                    <w:spacing w:line="256" w:lineRule="auto"/>
                    <w:rPr>
                      <w:rFonts w:ascii="Times New Roman" w:eastAsia="MS Mincho" w:hAnsi="Times New Roman" w:cs="Times New Roman"/>
                      <w:color w:val="000000"/>
                      <w:lang w:eastAsia="en-US"/>
                    </w:rPr>
                  </w:pPr>
                  <w:r>
                    <w:t>Internet is interrupted.</w:t>
                  </w:r>
                </w:p>
              </w:tc>
              <w:tc>
                <w:tcPr>
                  <w:tcW w:w="3835" w:type="dxa"/>
                  <w:tcBorders>
                    <w:top w:val="single" w:sz="4" w:space="0" w:color="000000"/>
                    <w:left w:val="single" w:sz="4" w:space="0" w:color="000000"/>
                    <w:bottom w:val="single" w:sz="4" w:space="0" w:color="000000"/>
                    <w:right w:val="single" w:sz="4" w:space="0" w:color="000000"/>
                  </w:tcBorders>
                  <w:shd w:val="clear" w:color="auto" w:fill="FFFFFF"/>
                  <w:hideMark/>
                </w:tcPr>
                <w:p w14:paraId="0B1E3BA2" w14:textId="77777777" w:rsidR="00290217" w:rsidRDefault="00290217" w:rsidP="00730515">
                  <w:pPr>
                    <w:spacing w:line="256" w:lineRule="auto"/>
                    <w:rPr>
                      <w:rFonts w:ascii="Times New Roman" w:eastAsia="MS Mincho" w:hAnsi="Times New Roman" w:cs="Times New Roman"/>
                      <w:color w:val="000000"/>
                      <w:lang w:eastAsia="en-US"/>
                    </w:rPr>
                  </w:pPr>
                  <w:r>
                    <w:t>The system shows message “Internet error, please try again!”</w:t>
                  </w:r>
                </w:p>
              </w:tc>
            </w:tr>
          </w:tbl>
          <w:p w14:paraId="07653C61" w14:textId="77777777" w:rsidR="00290217" w:rsidRDefault="00290217" w:rsidP="00730515">
            <w:pPr>
              <w:spacing w:line="256" w:lineRule="auto"/>
            </w:pPr>
            <w:r>
              <w:lastRenderedPageBreak/>
              <w:t xml:space="preserve">Relationships: </w:t>
            </w:r>
          </w:p>
          <w:p w14:paraId="51CA099D" w14:textId="77777777" w:rsidR="00290217" w:rsidRDefault="00290217" w:rsidP="00290217">
            <w:pPr>
              <w:pStyle w:val="ListParagraph"/>
              <w:numPr>
                <w:ilvl w:val="0"/>
                <w:numId w:val="16"/>
              </w:numPr>
              <w:spacing w:line="256" w:lineRule="auto"/>
            </w:pPr>
            <w:r>
              <w:t>Report feedback extend View feedback.</w:t>
            </w:r>
          </w:p>
          <w:p w14:paraId="4EDFA49A" w14:textId="77777777" w:rsidR="00290217" w:rsidRDefault="00290217" w:rsidP="00730515">
            <w:pPr>
              <w:spacing w:line="256" w:lineRule="auto"/>
            </w:pPr>
            <w:r>
              <w:t>Business Rules:</w:t>
            </w:r>
          </w:p>
          <w:p w14:paraId="74BA763E" w14:textId="77777777" w:rsidR="00290217" w:rsidRDefault="00290217" w:rsidP="00290217">
            <w:pPr>
              <w:pStyle w:val="ListParagraph"/>
              <w:numPr>
                <w:ilvl w:val="0"/>
                <w:numId w:val="16"/>
              </w:numPr>
              <w:spacing w:line="256" w:lineRule="auto"/>
            </w:pPr>
            <w:r>
              <w:t>Use API for chat and filter for search.</w:t>
            </w:r>
          </w:p>
          <w:p w14:paraId="3057219C" w14:textId="77777777" w:rsidR="00290217" w:rsidRDefault="00290217" w:rsidP="00290217">
            <w:pPr>
              <w:pStyle w:val="ListParagraph"/>
              <w:numPr>
                <w:ilvl w:val="0"/>
                <w:numId w:val="16"/>
              </w:numPr>
              <w:spacing w:line="256" w:lineRule="auto"/>
              <w:rPr>
                <w:rFonts w:eastAsia="Calibri"/>
              </w:rPr>
            </w:pPr>
            <w:r>
              <w:t>Guest must login to system as Customer’s role.</w:t>
            </w:r>
          </w:p>
          <w:p w14:paraId="19B12588" w14:textId="77777777" w:rsidR="00290217" w:rsidRPr="001247E2" w:rsidRDefault="00290217" w:rsidP="00290217">
            <w:pPr>
              <w:pStyle w:val="ListParagraph"/>
              <w:numPr>
                <w:ilvl w:val="0"/>
                <w:numId w:val="16"/>
              </w:numPr>
              <w:spacing w:line="256" w:lineRule="auto"/>
              <w:rPr>
                <w:rFonts w:eastAsia="Calibri"/>
              </w:rPr>
            </w:pPr>
            <w:r>
              <w:t>Status of account is true.</w:t>
            </w:r>
          </w:p>
        </w:tc>
      </w:tr>
    </w:tbl>
    <w:p w14:paraId="142A958E" w14:textId="5BDC6FAC" w:rsidR="0048505F" w:rsidRDefault="0048505F" w:rsidP="00405A3A">
      <w:pPr>
        <w:pStyle w:val="Heading2"/>
      </w:pPr>
      <w:bookmarkStart w:id="46" w:name="_Toc77171497"/>
      <w:r>
        <w:lastRenderedPageBreak/>
        <w:t>&lt; Vendor &gt; Overview Use Case</w:t>
      </w:r>
      <w:bookmarkEnd w:id="46"/>
    </w:p>
    <w:p w14:paraId="48AE255E" w14:textId="3305111A" w:rsidR="0048505F" w:rsidRDefault="0048505F" w:rsidP="0048505F">
      <w:pPr>
        <w:jc w:val="center"/>
      </w:pPr>
      <w:r>
        <w:drawing>
          <wp:inline distT="0" distB="0" distL="0" distR="0" wp14:anchorId="646DED7B" wp14:editId="39A77F17">
            <wp:extent cx="5689600" cy="2630832"/>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89600" cy="2630832"/>
                    </a:xfrm>
                    <a:prstGeom prst="rect">
                      <a:avLst/>
                    </a:prstGeom>
                  </pic:spPr>
                </pic:pic>
              </a:graphicData>
            </a:graphic>
          </wp:inline>
        </w:drawing>
      </w:r>
    </w:p>
    <w:p w14:paraId="32B5023C" w14:textId="4DFC3AE0" w:rsidR="0048505F" w:rsidRPr="0048505F" w:rsidRDefault="0048505F" w:rsidP="0048505F">
      <w:pPr>
        <w:jc w:val="center"/>
      </w:pPr>
      <w:r>
        <w:t>Figure 3.2</w:t>
      </w:r>
      <w:r w:rsidR="007A0CA8">
        <w:t xml:space="preserve">8 </w:t>
      </w:r>
      <w:r>
        <w:t>&lt;Vendor&gt; Overview use case</w:t>
      </w:r>
    </w:p>
    <w:p w14:paraId="58DA81F9" w14:textId="35FE0CB4" w:rsidR="0052259B" w:rsidRPr="00355794" w:rsidRDefault="0052259B" w:rsidP="00405A3A">
      <w:pPr>
        <w:pStyle w:val="Heading2"/>
      </w:pPr>
      <w:bookmarkStart w:id="47" w:name="_Toc77171498"/>
      <w:r>
        <w:t>&lt;</w:t>
      </w:r>
      <w:r w:rsidR="00E0170A">
        <w:t xml:space="preserve"> </w:t>
      </w:r>
      <w:r>
        <w:t>Vendor</w:t>
      </w:r>
      <w:r w:rsidR="00E0170A">
        <w:t xml:space="preserve"> </w:t>
      </w:r>
      <w:r>
        <w:t>&gt; View list order</w:t>
      </w:r>
      <w:bookmarkEnd w:id="47"/>
    </w:p>
    <w:p w14:paraId="51B9025A" w14:textId="77777777" w:rsidR="0052259B" w:rsidRPr="003A09D5" w:rsidRDefault="0052259B" w:rsidP="00201A7E">
      <w:pPr>
        <w:jc w:val="center"/>
      </w:pPr>
      <w:r>
        <w:drawing>
          <wp:inline distT="0" distB="0" distL="0" distR="0" wp14:anchorId="3F0AB983" wp14:editId="197BA38B">
            <wp:extent cx="3726180" cy="18821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26180" cy="1882140"/>
                    </a:xfrm>
                    <a:prstGeom prst="rect">
                      <a:avLst/>
                    </a:prstGeom>
                  </pic:spPr>
                </pic:pic>
              </a:graphicData>
            </a:graphic>
          </wp:inline>
        </w:drawing>
      </w:r>
    </w:p>
    <w:p w14:paraId="419C08D1" w14:textId="1368B754" w:rsidR="0052259B" w:rsidRDefault="00BC2661" w:rsidP="00BC2661">
      <w:pPr>
        <w:jc w:val="center"/>
      </w:pPr>
      <w:r>
        <w:t xml:space="preserve">Figure </w:t>
      </w:r>
      <w:r w:rsidR="0085366B">
        <w:t>3.2</w:t>
      </w:r>
      <w:r w:rsidR="00B46A2B">
        <w:t>9</w:t>
      </w:r>
      <w:r w:rsidR="0052259B">
        <w:t xml:space="preserve"> &lt;</w:t>
      </w:r>
      <w:r w:rsidR="00E26233">
        <w:t xml:space="preserve"> </w:t>
      </w:r>
      <w:r w:rsidR="0052259B">
        <w:t>Vendor</w:t>
      </w:r>
      <w:r w:rsidR="00E26233">
        <w:t xml:space="preserve"> </w:t>
      </w:r>
      <w:r w:rsidR="0052259B">
        <w:t>&gt; View list order</w:t>
      </w:r>
    </w:p>
    <w:p w14:paraId="61B73AD1" w14:textId="77777777" w:rsidR="00050E54" w:rsidRDefault="00050E54" w:rsidP="0052259B"/>
    <w:p w14:paraId="1A0B16C4" w14:textId="77777777" w:rsidR="0052259B" w:rsidRPr="00435690" w:rsidRDefault="0052259B" w:rsidP="0052259B">
      <w:r w:rsidRPr="00435690">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92"/>
        <w:gridCol w:w="2442"/>
        <w:gridCol w:w="1429"/>
        <w:gridCol w:w="732"/>
        <w:gridCol w:w="2095"/>
      </w:tblGrid>
      <w:tr w:rsidR="0052259B" w:rsidRPr="00305956" w14:paraId="1BF4F47A" w14:textId="77777777" w:rsidTr="001A3A6F">
        <w:tc>
          <w:tcPr>
            <w:tcW w:w="5000" w:type="pct"/>
            <w:gridSpan w:val="5"/>
            <w:shd w:val="clear" w:color="auto" w:fill="F3F3F3"/>
          </w:tcPr>
          <w:p w14:paraId="7E4E4689" w14:textId="632752E0" w:rsidR="0052259B" w:rsidRPr="00305956" w:rsidRDefault="00AB1D49" w:rsidP="00782E2F">
            <w:r>
              <w:t>USE CASE – sSs_UC_</w:t>
            </w:r>
            <w:r w:rsidR="002D618D">
              <w:t>23</w:t>
            </w:r>
          </w:p>
        </w:tc>
      </w:tr>
      <w:tr w:rsidR="0052259B" w:rsidRPr="00305956" w14:paraId="6AA825C3" w14:textId="77777777" w:rsidTr="001A3A6F">
        <w:tc>
          <w:tcPr>
            <w:tcW w:w="1391" w:type="pct"/>
            <w:shd w:val="clear" w:color="auto" w:fill="F3F3F3"/>
          </w:tcPr>
          <w:p w14:paraId="1F53A5CB" w14:textId="77777777" w:rsidR="0052259B" w:rsidRPr="00305956" w:rsidRDefault="0052259B" w:rsidP="001A3A6F">
            <w:r w:rsidRPr="00305956">
              <w:t>Use-case No.</w:t>
            </w:r>
          </w:p>
        </w:tc>
        <w:tc>
          <w:tcPr>
            <w:tcW w:w="1364" w:type="pct"/>
          </w:tcPr>
          <w:p w14:paraId="670C1C6F" w14:textId="4A710D21" w:rsidR="0052259B" w:rsidRPr="00305956" w:rsidRDefault="00AB1D49" w:rsidP="001A3A6F">
            <w:r>
              <w:t>&lt;UC0</w:t>
            </w:r>
            <w:r w:rsidR="002D618D">
              <w:t>23</w:t>
            </w:r>
            <w:r w:rsidR="0052259B" w:rsidRPr="00305956">
              <w:t>&gt;</w:t>
            </w:r>
          </w:p>
        </w:tc>
        <w:tc>
          <w:tcPr>
            <w:tcW w:w="1059" w:type="pct"/>
            <w:gridSpan w:val="2"/>
            <w:shd w:val="clear" w:color="auto" w:fill="F3F3F3"/>
          </w:tcPr>
          <w:p w14:paraId="56ABB74C" w14:textId="77777777" w:rsidR="0052259B" w:rsidRPr="00305956" w:rsidRDefault="0052259B" w:rsidP="001A3A6F">
            <w:r w:rsidRPr="00305956">
              <w:t>Use-case Version</w:t>
            </w:r>
          </w:p>
        </w:tc>
        <w:tc>
          <w:tcPr>
            <w:tcW w:w="1186" w:type="pct"/>
          </w:tcPr>
          <w:p w14:paraId="14A3CACF" w14:textId="77777777" w:rsidR="0052259B" w:rsidRPr="00305956" w:rsidRDefault="0052259B" w:rsidP="001A3A6F">
            <w:r>
              <w:t>1.0</w:t>
            </w:r>
          </w:p>
        </w:tc>
      </w:tr>
      <w:tr w:rsidR="0052259B" w:rsidRPr="00305956" w14:paraId="410246FD" w14:textId="77777777" w:rsidTr="001A3A6F">
        <w:tc>
          <w:tcPr>
            <w:tcW w:w="1391" w:type="pct"/>
            <w:shd w:val="clear" w:color="auto" w:fill="F3F3F3"/>
          </w:tcPr>
          <w:p w14:paraId="4FBD9D61" w14:textId="77777777" w:rsidR="0052259B" w:rsidRPr="00305956" w:rsidRDefault="0052259B" w:rsidP="001A3A6F">
            <w:r w:rsidRPr="00305956">
              <w:t>Use-case Name</w:t>
            </w:r>
          </w:p>
        </w:tc>
        <w:tc>
          <w:tcPr>
            <w:tcW w:w="3609" w:type="pct"/>
            <w:gridSpan w:val="4"/>
          </w:tcPr>
          <w:p w14:paraId="384B6F86" w14:textId="77777777" w:rsidR="0052259B" w:rsidRPr="00305956" w:rsidRDefault="0052259B" w:rsidP="001A3A6F">
            <w:r>
              <w:t>View list order</w:t>
            </w:r>
          </w:p>
        </w:tc>
      </w:tr>
      <w:tr w:rsidR="0052259B" w:rsidRPr="00305956" w14:paraId="0BCA4A01" w14:textId="77777777" w:rsidTr="001A3A6F">
        <w:tc>
          <w:tcPr>
            <w:tcW w:w="1391" w:type="pct"/>
            <w:shd w:val="clear" w:color="auto" w:fill="F3F3F3"/>
          </w:tcPr>
          <w:p w14:paraId="0F6A338D" w14:textId="77777777" w:rsidR="0052259B" w:rsidRPr="00305956" w:rsidRDefault="0052259B" w:rsidP="001A3A6F">
            <w:r w:rsidRPr="00305956">
              <w:t xml:space="preserve">Author </w:t>
            </w:r>
          </w:p>
        </w:tc>
        <w:tc>
          <w:tcPr>
            <w:tcW w:w="3609" w:type="pct"/>
            <w:gridSpan w:val="4"/>
          </w:tcPr>
          <w:p w14:paraId="78486151" w14:textId="77777777" w:rsidR="0052259B" w:rsidRPr="00305956" w:rsidRDefault="0052259B" w:rsidP="001A3A6F">
            <w:r>
              <w:t>Le Tien Dat</w:t>
            </w:r>
          </w:p>
        </w:tc>
      </w:tr>
      <w:tr w:rsidR="0052259B" w:rsidRPr="00305956" w14:paraId="13198FAF" w14:textId="77777777" w:rsidTr="001A3A6F">
        <w:tc>
          <w:tcPr>
            <w:tcW w:w="1391" w:type="pct"/>
            <w:shd w:val="clear" w:color="auto" w:fill="F3F3F3"/>
          </w:tcPr>
          <w:p w14:paraId="6A85B94A" w14:textId="77777777" w:rsidR="0052259B" w:rsidRPr="00305956" w:rsidRDefault="0052259B" w:rsidP="001A3A6F">
            <w:r w:rsidRPr="00305956">
              <w:t>Date</w:t>
            </w:r>
          </w:p>
        </w:tc>
        <w:tc>
          <w:tcPr>
            <w:tcW w:w="1364" w:type="pct"/>
          </w:tcPr>
          <w:p w14:paraId="27223D2D" w14:textId="77777777" w:rsidR="0052259B" w:rsidRPr="00305956" w:rsidRDefault="0052259B" w:rsidP="001A3A6F">
            <w:r>
              <w:t>04/07/2021</w:t>
            </w:r>
          </w:p>
        </w:tc>
        <w:tc>
          <w:tcPr>
            <w:tcW w:w="637" w:type="pct"/>
            <w:shd w:val="clear" w:color="auto" w:fill="F3F3F3"/>
          </w:tcPr>
          <w:p w14:paraId="6791B366" w14:textId="77777777" w:rsidR="0052259B" w:rsidRPr="00305956" w:rsidRDefault="0052259B" w:rsidP="001A3A6F">
            <w:r w:rsidRPr="00305956">
              <w:t>Priority</w:t>
            </w:r>
          </w:p>
        </w:tc>
        <w:tc>
          <w:tcPr>
            <w:tcW w:w="1608" w:type="pct"/>
            <w:gridSpan w:val="2"/>
          </w:tcPr>
          <w:p w14:paraId="5B9C37E7" w14:textId="77777777" w:rsidR="0052259B" w:rsidRPr="00305956" w:rsidRDefault="0052259B" w:rsidP="001A3A6F">
            <w:r>
              <w:t>Normal</w:t>
            </w:r>
          </w:p>
        </w:tc>
      </w:tr>
      <w:tr w:rsidR="0052259B" w:rsidRPr="00305956" w14:paraId="6EB2EB6E" w14:textId="77777777" w:rsidTr="001A3A6F">
        <w:tc>
          <w:tcPr>
            <w:tcW w:w="5000" w:type="pct"/>
            <w:gridSpan w:val="5"/>
            <w:shd w:val="clear" w:color="auto" w:fill="FFFFFF"/>
          </w:tcPr>
          <w:p w14:paraId="56A9DC3A" w14:textId="77777777" w:rsidR="0052259B" w:rsidRPr="00305956" w:rsidRDefault="0052259B" w:rsidP="001A3A6F">
            <w:r w:rsidRPr="00305956">
              <w:t>Actor:</w:t>
            </w:r>
          </w:p>
          <w:p w14:paraId="4D728AFD" w14:textId="77777777" w:rsidR="0052259B" w:rsidRPr="00305956" w:rsidRDefault="0052259B" w:rsidP="001A3A6F">
            <w:r>
              <w:t xml:space="preserve">         Vendor</w:t>
            </w:r>
          </w:p>
          <w:p w14:paraId="3E4AF7A8" w14:textId="77777777" w:rsidR="0052259B" w:rsidRPr="00305956" w:rsidRDefault="0052259B" w:rsidP="001A3A6F">
            <w:r w:rsidRPr="00305956">
              <w:t>Summary:</w:t>
            </w:r>
          </w:p>
          <w:p w14:paraId="5D0BC983" w14:textId="77777777" w:rsidR="0052259B" w:rsidRPr="00305956" w:rsidRDefault="0052259B" w:rsidP="001A3A6F">
            <w:r>
              <w:t xml:space="preserve">         This use case allows Vendor to view list order.</w:t>
            </w:r>
          </w:p>
          <w:p w14:paraId="283E8C7E" w14:textId="77777777" w:rsidR="0052259B" w:rsidRDefault="0052259B" w:rsidP="001A3A6F">
            <w:r w:rsidRPr="00305956">
              <w:t>Goal:</w:t>
            </w:r>
          </w:p>
          <w:p w14:paraId="02A098D1" w14:textId="77777777" w:rsidR="0052259B" w:rsidRPr="00305956" w:rsidRDefault="0052259B" w:rsidP="001A3A6F">
            <w:r>
              <w:t xml:space="preserve">         Vendor can view list order.</w:t>
            </w:r>
          </w:p>
          <w:p w14:paraId="661331A3" w14:textId="77777777" w:rsidR="0052259B" w:rsidRPr="00305956" w:rsidRDefault="0052259B" w:rsidP="001A3A6F">
            <w:r w:rsidRPr="00305956">
              <w:t>Triggers</w:t>
            </w:r>
          </w:p>
          <w:p w14:paraId="09641E66" w14:textId="77777777" w:rsidR="0052259B" w:rsidRPr="00305956" w:rsidRDefault="0052259B" w:rsidP="001A3A6F">
            <w:r>
              <w:t xml:space="preserve">    </w:t>
            </w:r>
            <w:r w:rsidRPr="00305956">
              <w:t xml:space="preserve">     </w:t>
            </w:r>
            <w:r>
              <w:t>Vendor clicks “View list order”.</w:t>
            </w:r>
            <w:r w:rsidRPr="00305956">
              <w:tab/>
            </w:r>
          </w:p>
          <w:p w14:paraId="60EEF3E9" w14:textId="77777777" w:rsidR="0052259B" w:rsidRPr="00305956" w:rsidRDefault="0052259B" w:rsidP="001A3A6F">
            <w:r w:rsidRPr="00305956">
              <w:t>Preconditions:</w:t>
            </w:r>
          </w:p>
          <w:p w14:paraId="4A102F13" w14:textId="77777777" w:rsidR="0052259B" w:rsidRPr="00305956" w:rsidRDefault="0052259B" w:rsidP="001A3A6F">
            <w:r>
              <w:t xml:space="preserve">        </w:t>
            </w:r>
            <w:r w:rsidRPr="00305956">
              <w:t xml:space="preserve"> </w:t>
            </w:r>
            <w:r>
              <w:t>Vendor is on “View list order” screen.</w:t>
            </w:r>
          </w:p>
          <w:p w14:paraId="69EAC849" w14:textId="77777777" w:rsidR="0052259B" w:rsidRPr="00305956" w:rsidRDefault="0052259B" w:rsidP="001A3A6F">
            <w:r w:rsidRPr="00305956">
              <w:t>Post Conditions:</w:t>
            </w:r>
          </w:p>
          <w:p w14:paraId="6F12974C" w14:textId="77777777" w:rsidR="0052259B" w:rsidRDefault="0052259B" w:rsidP="001A3A6F">
            <w:r>
              <w:t xml:space="preserve">       </w:t>
            </w:r>
            <w:r w:rsidRPr="00305956">
              <w:t xml:space="preserve">  </w:t>
            </w:r>
            <w:r>
              <w:t>Success: Vendor views list order successfully.</w:t>
            </w:r>
          </w:p>
          <w:p w14:paraId="37432556" w14:textId="77777777" w:rsidR="0052259B" w:rsidRPr="00305956" w:rsidRDefault="0052259B" w:rsidP="001A3A6F">
            <w:r w:rsidRPr="00305956">
              <w:t>Main Success Scenario:</w:t>
            </w:r>
            <w:r>
              <w:t xml:space="preserve">         </w:t>
            </w:r>
          </w:p>
          <w:tbl>
            <w:tblPr>
              <w:tblW w:w="8429" w:type="dxa"/>
              <w:tblLook w:val="0400" w:firstRow="0" w:lastRow="0" w:firstColumn="0" w:lastColumn="0" w:noHBand="0" w:noVBand="1"/>
            </w:tblPr>
            <w:tblGrid>
              <w:gridCol w:w="949"/>
              <w:gridCol w:w="2773"/>
              <w:gridCol w:w="4707"/>
            </w:tblGrid>
            <w:tr w:rsidR="0052259B" w:rsidRPr="00E06C00" w14:paraId="442E8D41" w14:textId="77777777" w:rsidTr="001A3A6F">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25FC2F48" w14:textId="77777777" w:rsidR="0052259B" w:rsidRPr="00E06C00" w:rsidRDefault="0052259B" w:rsidP="001A3A6F">
                  <w:pPr>
                    <w:pStyle w:val="TableStyleWCS"/>
                    <w:rPr>
                      <w:rFonts w:eastAsia="Times New Roman"/>
                    </w:rPr>
                  </w:pPr>
                  <w:r w:rsidRPr="00E06C00">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6AEAB3B" w14:textId="77777777" w:rsidR="0052259B" w:rsidRPr="00E06C00" w:rsidRDefault="0052259B" w:rsidP="001A3A6F">
                  <w:pPr>
                    <w:pStyle w:val="TableStyleWCS"/>
                    <w:rPr>
                      <w:rFonts w:eastAsia="Times New Roman"/>
                    </w:rPr>
                  </w:pPr>
                  <w:r w:rsidRPr="00E06C00">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5EBDA9E" w14:textId="77777777" w:rsidR="0052259B" w:rsidRPr="00E06C00" w:rsidRDefault="0052259B" w:rsidP="001A3A6F">
                  <w:pPr>
                    <w:pStyle w:val="TableStyleWCS"/>
                    <w:rPr>
                      <w:rFonts w:eastAsia="Times New Roman"/>
                    </w:rPr>
                  </w:pPr>
                  <w:r w:rsidRPr="00E06C00">
                    <w:t>System Response</w:t>
                  </w:r>
                </w:p>
              </w:tc>
            </w:tr>
            <w:tr w:rsidR="0052259B" w:rsidRPr="00E06C00" w14:paraId="20AB9669" w14:textId="77777777" w:rsidTr="001A3A6F">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EDD6BF" w14:textId="77777777" w:rsidR="0052259B" w:rsidRPr="00E06C00" w:rsidRDefault="0052259B" w:rsidP="001A3A6F">
                  <w:pPr>
                    <w:pStyle w:val="TableStyleWCS"/>
                    <w:rPr>
                      <w:rFonts w:eastAsia="Times New Roman"/>
                    </w:rPr>
                  </w:pPr>
                  <w: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5438F2" w14:textId="77777777" w:rsidR="0052259B" w:rsidRPr="00E06C00" w:rsidRDefault="0052259B" w:rsidP="001A3A6F">
                  <w:pPr>
                    <w:pStyle w:val="TableStyleWCS"/>
                  </w:pPr>
                  <w:r>
                    <w:t>Vendor clicks on “List order”</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199AC5" w14:textId="77777777" w:rsidR="0052259B" w:rsidRDefault="0052259B" w:rsidP="001A3A6F">
                  <w:pPr>
                    <w:pStyle w:val="TableStyleWCS"/>
                  </w:pPr>
                  <w:r>
                    <w:t>+ The system shows</w:t>
                  </w:r>
                  <w:r w:rsidRPr="00E06C00">
                    <w:t xml:space="preserve"> </w:t>
                  </w:r>
                  <w:r>
                    <w:t>a table in which each row includes the information, as followed:</w:t>
                  </w:r>
                </w:p>
                <w:p w14:paraId="62533EE5" w14:textId="77777777" w:rsidR="0052259B" w:rsidRDefault="0052259B" w:rsidP="001A3A6F">
                  <w:pPr>
                    <w:pStyle w:val="TableStyleWCS"/>
                  </w:pPr>
                  <w:r w:rsidRPr="00E21F70">
                    <w:t>-</w:t>
                  </w:r>
                  <w:r>
                    <w:t xml:space="preserve"> orderID: </w:t>
                  </w:r>
                </w:p>
                <w:p w14:paraId="2EA0D466" w14:textId="77777777" w:rsidR="0052259B" w:rsidRDefault="0052259B" w:rsidP="001A3A6F">
                  <w:pPr>
                    <w:pStyle w:val="TableStyleWCS"/>
                  </w:pPr>
                  <w:r>
                    <w:t>- dateOrder:</w:t>
                  </w:r>
                </w:p>
                <w:p w14:paraId="6B011489" w14:textId="77777777" w:rsidR="0052259B" w:rsidRDefault="0052259B" w:rsidP="001A3A6F">
                  <w:pPr>
                    <w:pStyle w:val="TableStyleWCS"/>
                  </w:pPr>
                  <w:r>
                    <w:t>- total:</w:t>
                  </w:r>
                </w:p>
                <w:p w14:paraId="237DB08D" w14:textId="77777777" w:rsidR="0052259B" w:rsidRDefault="0052259B" w:rsidP="001A3A6F">
                  <w:pPr>
                    <w:pStyle w:val="TableStyleWCS"/>
                  </w:pPr>
                  <w:r>
                    <w:t>- statusName:</w:t>
                  </w:r>
                </w:p>
                <w:p w14:paraId="27EAD08A" w14:textId="47AB3FC8" w:rsidR="0052259B" w:rsidRDefault="0052259B" w:rsidP="001A3A6F">
                  <w:pPr>
                    <w:pStyle w:val="TableStyleWCS"/>
                  </w:pPr>
                  <w:r>
                    <w:t xml:space="preserve">- </w:t>
                  </w:r>
                  <w:r w:rsidR="00E07248">
                    <w:t>Deliveryman</w:t>
                  </w:r>
                  <w:r>
                    <w:t>Name:</w:t>
                  </w:r>
                </w:p>
                <w:p w14:paraId="764F0443" w14:textId="77777777" w:rsidR="0052259B" w:rsidRDefault="0052259B" w:rsidP="001A3A6F">
                  <w:pPr>
                    <w:pStyle w:val="TableStyleWCS"/>
                  </w:pPr>
                  <w:r>
                    <w:t>- customerName:</w:t>
                  </w:r>
                </w:p>
                <w:p w14:paraId="50637F24" w14:textId="77777777" w:rsidR="0052259B" w:rsidRDefault="0052259B" w:rsidP="001A3A6F">
                  <w:pPr>
                    <w:pStyle w:val="TableStyleWCS"/>
                  </w:pPr>
                  <w:r>
                    <w:t>“View more” hyperlink at the end of each row.</w:t>
                  </w:r>
                </w:p>
                <w:p w14:paraId="7C3537D3" w14:textId="602A4D79" w:rsidR="0052259B" w:rsidRPr="00E06C00" w:rsidRDefault="0052259B" w:rsidP="001A3A6F">
                  <w:pPr>
                    <w:pStyle w:val="TableStyleWCS"/>
                  </w:pPr>
                  <w:r>
                    <w:lastRenderedPageBreak/>
                    <w:t>“Back” button</w:t>
                  </w:r>
                </w:p>
              </w:tc>
            </w:tr>
          </w:tbl>
          <w:p w14:paraId="71B5FE40" w14:textId="77777777" w:rsidR="0052259B" w:rsidRDefault="0052259B" w:rsidP="001A3A6F">
            <w:r>
              <w:lastRenderedPageBreak/>
              <w:t>Alternative:</w:t>
            </w:r>
          </w:p>
          <w:p w14:paraId="51EB0761" w14:textId="1A239E60" w:rsidR="007E49F1" w:rsidRPr="00305956" w:rsidRDefault="007E49F1" w:rsidP="001A3A6F">
            <w:r>
              <w:t xml:space="preserve">         - None.</w:t>
            </w:r>
          </w:p>
          <w:p w14:paraId="77858D68" w14:textId="77777777" w:rsidR="0052259B" w:rsidRDefault="0052259B" w:rsidP="001A3A6F">
            <w:r w:rsidRPr="00305956">
              <w:t>Exceptions:</w:t>
            </w:r>
          </w:p>
          <w:tbl>
            <w:tblPr>
              <w:tblW w:w="8429" w:type="dxa"/>
              <w:tblLook w:val="0400" w:firstRow="0" w:lastRow="0" w:firstColumn="0" w:lastColumn="0" w:noHBand="0" w:noVBand="1"/>
            </w:tblPr>
            <w:tblGrid>
              <w:gridCol w:w="949"/>
              <w:gridCol w:w="2773"/>
              <w:gridCol w:w="4707"/>
            </w:tblGrid>
            <w:tr w:rsidR="00273713" w:rsidRPr="00E06C00" w14:paraId="60AF6342" w14:textId="77777777" w:rsidTr="00C56EB1">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2BCFDF9" w14:textId="77777777" w:rsidR="00273713" w:rsidRPr="00E06C00" w:rsidRDefault="00273713" w:rsidP="00C56EB1">
                  <w:pPr>
                    <w:pStyle w:val="TableStyleWCS"/>
                    <w:rPr>
                      <w:rFonts w:eastAsia="Times New Roman"/>
                    </w:rPr>
                  </w:pPr>
                  <w:r>
                    <w:t>No</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768280D" w14:textId="77777777" w:rsidR="00273713" w:rsidRPr="00E06C00" w:rsidRDefault="00273713" w:rsidP="00C56EB1">
                  <w:pPr>
                    <w:pStyle w:val="TableStyleWCS"/>
                    <w:rPr>
                      <w:rFonts w:eastAsia="Times New Roman"/>
                    </w:rPr>
                  </w:pPr>
                  <w:r w:rsidRPr="00E06C00">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1D55876" w14:textId="77777777" w:rsidR="00273713" w:rsidRPr="00E06C00" w:rsidRDefault="00273713" w:rsidP="00C56EB1">
                  <w:pPr>
                    <w:pStyle w:val="TableStyleWCS"/>
                    <w:rPr>
                      <w:rFonts w:eastAsia="Times New Roman"/>
                    </w:rPr>
                  </w:pPr>
                  <w:r w:rsidRPr="00E06C00">
                    <w:t>System Response</w:t>
                  </w:r>
                </w:p>
              </w:tc>
            </w:tr>
            <w:tr w:rsidR="00273713" w:rsidRPr="003E3C85" w14:paraId="689A9573" w14:textId="77777777" w:rsidTr="00C56EB1">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7FC440" w14:textId="77777777" w:rsidR="00273713" w:rsidRPr="003E3C85" w:rsidRDefault="00273713" w:rsidP="00C56EB1">
                  <w:pPr>
                    <w:pStyle w:val="TableStyleWCS"/>
                  </w:pPr>
                  <w:r w:rsidRPr="00E06C00">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98ACF6" w14:textId="77777777" w:rsidR="00273713" w:rsidRPr="00E06C00" w:rsidRDefault="00273713" w:rsidP="00C56EB1">
                  <w:pPr>
                    <w:pStyle w:val="TableStyleWCS"/>
                  </w:pPr>
                  <w:r w:rsidRPr="00124AE8">
                    <w:t>List order is empty</w:t>
                  </w:r>
                  <w:r>
                    <w:t>.</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300772" w14:textId="77777777" w:rsidR="00273713" w:rsidRPr="003E3C85" w:rsidRDefault="00273713" w:rsidP="00C56EB1">
                  <w:pPr>
                    <w:pStyle w:val="TableStyleWCS"/>
                  </w:pPr>
                  <w:r w:rsidRPr="00E06C00">
                    <w:t xml:space="preserve">The system </w:t>
                  </w:r>
                  <w:r>
                    <w:t>shows a message “List Order not found!”.</w:t>
                  </w:r>
                </w:p>
              </w:tc>
            </w:tr>
          </w:tbl>
          <w:p w14:paraId="349EB0C5" w14:textId="77777777" w:rsidR="0052259B" w:rsidRDefault="0052259B" w:rsidP="001A3A6F">
            <w:r>
              <w:t>Relationships:</w:t>
            </w:r>
          </w:p>
          <w:p w14:paraId="46F0449E" w14:textId="77777777" w:rsidR="0052259B" w:rsidRPr="00305956" w:rsidRDefault="0052259B" w:rsidP="001A3A6F">
            <w:r>
              <w:t xml:space="preserve">         - None.</w:t>
            </w:r>
          </w:p>
          <w:p w14:paraId="0A852D14" w14:textId="77777777" w:rsidR="0052259B" w:rsidRDefault="0052259B" w:rsidP="001A3A6F">
            <w:r w:rsidRPr="00305956">
              <w:t>Business Rules:</w:t>
            </w:r>
          </w:p>
          <w:p w14:paraId="321F1D47" w14:textId="77777777" w:rsidR="0052259B" w:rsidRPr="00305956" w:rsidRDefault="0052259B" w:rsidP="001A3A6F">
            <w:r>
              <w:t xml:space="preserve">         - None.</w:t>
            </w:r>
          </w:p>
        </w:tc>
      </w:tr>
    </w:tbl>
    <w:p w14:paraId="60FED578" w14:textId="5362BB43" w:rsidR="0052259B" w:rsidRDefault="0052259B" w:rsidP="00405A3A">
      <w:pPr>
        <w:pStyle w:val="Heading2"/>
      </w:pPr>
      <w:bookmarkStart w:id="48" w:name="_Toc77171499"/>
      <w:r>
        <w:lastRenderedPageBreak/>
        <w:t>&lt;</w:t>
      </w:r>
      <w:r w:rsidR="00000330">
        <w:t xml:space="preserve"> </w:t>
      </w:r>
      <w:r>
        <w:t>Vendor</w:t>
      </w:r>
      <w:r w:rsidR="00000330">
        <w:t xml:space="preserve"> </w:t>
      </w:r>
      <w:r>
        <w:t>&gt; View an order</w:t>
      </w:r>
      <w:bookmarkEnd w:id="48"/>
    </w:p>
    <w:p w14:paraId="2B5035D6" w14:textId="77777777" w:rsidR="0052259B" w:rsidRPr="00430D1E" w:rsidRDefault="0052259B" w:rsidP="0052259B">
      <w:r>
        <w:drawing>
          <wp:inline distT="0" distB="0" distL="0" distR="0" wp14:anchorId="373DD3E1" wp14:editId="59F6240C">
            <wp:extent cx="5715000" cy="199109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15000" cy="1991091"/>
                    </a:xfrm>
                    <a:prstGeom prst="rect">
                      <a:avLst/>
                    </a:prstGeom>
                  </pic:spPr>
                </pic:pic>
              </a:graphicData>
            </a:graphic>
          </wp:inline>
        </w:drawing>
      </w:r>
    </w:p>
    <w:p w14:paraId="3F2E1308" w14:textId="1C80BB8C" w:rsidR="0052259B" w:rsidRDefault="00232EF4" w:rsidP="00E86104">
      <w:pPr>
        <w:jc w:val="center"/>
      </w:pPr>
      <w:r>
        <w:t xml:space="preserve">Figure </w:t>
      </w:r>
      <w:r w:rsidR="0085366B">
        <w:t>3.</w:t>
      </w:r>
      <w:r w:rsidR="005A5D8A">
        <w:t>30</w:t>
      </w:r>
      <w:r w:rsidR="0052259B">
        <w:t xml:space="preserve"> &lt;</w:t>
      </w:r>
      <w:r w:rsidR="00000330">
        <w:t xml:space="preserve"> </w:t>
      </w:r>
      <w:r w:rsidR="0052259B">
        <w:t>Vendor</w:t>
      </w:r>
      <w:r w:rsidR="00000330">
        <w:t xml:space="preserve"> </w:t>
      </w:r>
      <w:r w:rsidR="0052259B">
        <w:t>&gt; View an order</w:t>
      </w:r>
    </w:p>
    <w:p w14:paraId="4D58475B" w14:textId="77777777" w:rsidR="00050E54" w:rsidRDefault="00050E54" w:rsidP="00201A7E">
      <w:pPr>
        <w:ind w:left="0"/>
      </w:pPr>
    </w:p>
    <w:p w14:paraId="659CEDE6" w14:textId="77777777" w:rsidR="0052259B" w:rsidRPr="00435690" w:rsidRDefault="0052259B" w:rsidP="0052259B">
      <w:r w:rsidRPr="00435690">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92"/>
        <w:gridCol w:w="2443"/>
        <w:gridCol w:w="1429"/>
        <w:gridCol w:w="733"/>
        <w:gridCol w:w="2093"/>
      </w:tblGrid>
      <w:tr w:rsidR="0052259B" w:rsidRPr="00305956" w14:paraId="75E787FF" w14:textId="77777777" w:rsidTr="001A3A6F">
        <w:tc>
          <w:tcPr>
            <w:tcW w:w="5000" w:type="pct"/>
            <w:gridSpan w:val="5"/>
            <w:shd w:val="clear" w:color="auto" w:fill="F3F3F3"/>
          </w:tcPr>
          <w:p w14:paraId="49D7C684" w14:textId="1DA22AAD" w:rsidR="0052259B" w:rsidRPr="00305956" w:rsidRDefault="001D560D" w:rsidP="00050E54">
            <w:r>
              <w:t>USE CASE – sSs_UC_</w:t>
            </w:r>
            <w:r w:rsidR="004830BC">
              <w:t>24</w:t>
            </w:r>
          </w:p>
        </w:tc>
      </w:tr>
      <w:tr w:rsidR="0052259B" w:rsidRPr="00305956" w14:paraId="765C9A12" w14:textId="77777777" w:rsidTr="001247E2">
        <w:tc>
          <w:tcPr>
            <w:tcW w:w="1356" w:type="pct"/>
            <w:shd w:val="clear" w:color="auto" w:fill="F3F3F3"/>
          </w:tcPr>
          <w:p w14:paraId="4E593DDE" w14:textId="77777777" w:rsidR="0052259B" w:rsidRPr="00305956" w:rsidRDefault="0052259B" w:rsidP="001A3A6F">
            <w:r w:rsidRPr="00305956">
              <w:t>Use-case No.</w:t>
            </w:r>
          </w:p>
        </w:tc>
        <w:tc>
          <w:tcPr>
            <w:tcW w:w="1329" w:type="pct"/>
          </w:tcPr>
          <w:p w14:paraId="50A74DC8" w14:textId="07D88275" w:rsidR="0052259B" w:rsidRPr="00305956" w:rsidRDefault="001D560D" w:rsidP="001A3A6F">
            <w:r>
              <w:t>&lt;UC0</w:t>
            </w:r>
            <w:r w:rsidR="004830BC">
              <w:t>24</w:t>
            </w:r>
            <w:r w:rsidR="0052259B" w:rsidRPr="00305956">
              <w:t>&gt;</w:t>
            </w:r>
          </w:p>
        </w:tc>
        <w:tc>
          <w:tcPr>
            <w:tcW w:w="1176" w:type="pct"/>
            <w:gridSpan w:val="2"/>
            <w:shd w:val="clear" w:color="auto" w:fill="F3F3F3"/>
          </w:tcPr>
          <w:p w14:paraId="3D5FCD38" w14:textId="77777777" w:rsidR="0052259B" w:rsidRPr="00305956" w:rsidRDefault="0052259B" w:rsidP="001A3A6F">
            <w:r w:rsidRPr="00305956">
              <w:t>Use-case Version</w:t>
            </w:r>
          </w:p>
        </w:tc>
        <w:tc>
          <w:tcPr>
            <w:tcW w:w="1139" w:type="pct"/>
          </w:tcPr>
          <w:p w14:paraId="1F50B5D6" w14:textId="77777777" w:rsidR="0052259B" w:rsidRPr="00305956" w:rsidRDefault="0052259B" w:rsidP="001A3A6F">
            <w:r>
              <w:t>1.0</w:t>
            </w:r>
          </w:p>
        </w:tc>
      </w:tr>
      <w:tr w:rsidR="0052259B" w:rsidRPr="00305956" w14:paraId="1901804D" w14:textId="77777777" w:rsidTr="00B818A3">
        <w:tc>
          <w:tcPr>
            <w:tcW w:w="1356" w:type="pct"/>
            <w:shd w:val="clear" w:color="auto" w:fill="F3F3F3"/>
          </w:tcPr>
          <w:p w14:paraId="598FA1BE" w14:textId="77777777" w:rsidR="0052259B" w:rsidRPr="00305956" w:rsidRDefault="0052259B" w:rsidP="001A3A6F">
            <w:r w:rsidRPr="00305956">
              <w:lastRenderedPageBreak/>
              <w:t>Use-case Name</w:t>
            </w:r>
          </w:p>
        </w:tc>
        <w:tc>
          <w:tcPr>
            <w:tcW w:w="3644" w:type="pct"/>
            <w:gridSpan w:val="4"/>
          </w:tcPr>
          <w:p w14:paraId="763CE3F1" w14:textId="77777777" w:rsidR="0052259B" w:rsidRPr="00305956" w:rsidRDefault="0052259B" w:rsidP="001A3A6F">
            <w:r>
              <w:t>View an order</w:t>
            </w:r>
          </w:p>
        </w:tc>
      </w:tr>
      <w:tr w:rsidR="0052259B" w:rsidRPr="00305956" w14:paraId="0EAA37CD" w14:textId="77777777" w:rsidTr="00B818A3">
        <w:tc>
          <w:tcPr>
            <w:tcW w:w="1356" w:type="pct"/>
            <w:shd w:val="clear" w:color="auto" w:fill="F3F3F3"/>
          </w:tcPr>
          <w:p w14:paraId="69A3C53D" w14:textId="77777777" w:rsidR="0052259B" w:rsidRPr="00305956" w:rsidRDefault="0052259B" w:rsidP="001A3A6F">
            <w:r w:rsidRPr="00305956">
              <w:t xml:space="preserve">Author </w:t>
            </w:r>
          </w:p>
        </w:tc>
        <w:tc>
          <w:tcPr>
            <w:tcW w:w="3644" w:type="pct"/>
            <w:gridSpan w:val="4"/>
          </w:tcPr>
          <w:p w14:paraId="4AD2A900" w14:textId="77777777" w:rsidR="0052259B" w:rsidRPr="00305956" w:rsidRDefault="0052259B" w:rsidP="001A3A6F">
            <w:r>
              <w:t>Le Tien Dat</w:t>
            </w:r>
          </w:p>
        </w:tc>
      </w:tr>
      <w:tr w:rsidR="0052259B" w:rsidRPr="00305956" w14:paraId="2EB374D8" w14:textId="77777777" w:rsidTr="00B818A3">
        <w:tc>
          <w:tcPr>
            <w:tcW w:w="1356" w:type="pct"/>
            <w:shd w:val="clear" w:color="auto" w:fill="F3F3F3"/>
          </w:tcPr>
          <w:p w14:paraId="332B5BEF" w14:textId="77777777" w:rsidR="0052259B" w:rsidRPr="00305956" w:rsidRDefault="0052259B" w:rsidP="001A3A6F">
            <w:r w:rsidRPr="00305956">
              <w:t>Date</w:t>
            </w:r>
          </w:p>
        </w:tc>
        <w:tc>
          <w:tcPr>
            <w:tcW w:w="1329" w:type="pct"/>
          </w:tcPr>
          <w:p w14:paraId="2172BCF6" w14:textId="77777777" w:rsidR="0052259B" w:rsidRPr="00305956" w:rsidRDefault="0052259B" w:rsidP="001A3A6F">
            <w:r>
              <w:t>04/07/2021</w:t>
            </w:r>
          </w:p>
        </w:tc>
        <w:tc>
          <w:tcPr>
            <w:tcW w:w="777" w:type="pct"/>
            <w:shd w:val="clear" w:color="auto" w:fill="F3F3F3"/>
          </w:tcPr>
          <w:p w14:paraId="49C7FABD" w14:textId="77777777" w:rsidR="0052259B" w:rsidRPr="00305956" w:rsidRDefault="0052259B" w:rsidP="001A3A6F">
            <w:r w:rsidRPr="00305956">
              <w:t>Priority</w:t>
            </w:r>
          </w:p>
        </w:tc>
        <w:tc>
          <w:tcPr>
            <w:tcW w:w="1538" w:type="pct"/>
            <w:gridSpan w:val="2"/>
          </w:tcPr>
          <w:p w14:paraId="17EB088B" w14:textId="77777777" w:rsidR="0052259B" w:rsidRPr="00305956" w:rsidRDefault="0052259B" w:rsidP="001A3A6F">
            <w:r>
              <w:t>Normal</w:t>
            </w:r>
          </w:p>
        </w:tc>
      </w:tr>
      <w:tr w:rsidR="0052259B" w:rsidRPr="00305956" w14:paraId="324F573D" w14:textId="77777777" w:rsidTr="001A3A6F">
        <w:tc>
          <w:tcPr>
            <w:tcW w:w="5000" w:type="pct"/>
            <w:gridSpan w:val="5"/>
            <w:shd w:val="clear" w:color="auto" w:fill="FFFFFF"/>
          </w:tcPr>
          <w:p w14:paraId="35964CB9" w14:textId="77777777" w:rsidR="0052259B" w:rsidRPr="00305956" w:rsidRDefault="0052259B" w:rsidP="001A3A6F">
            <w:r w:rsidRPr="00305956">
              <w:t>Actor:</w:t>
            </w:r>
          </w:p>
          <w:p w14:paraId="620A2F45" w14:textId="77777777" w:rsidR="0052259B" w:rsidRPr="00305956" w:rsidRDefault="0052259B" w:rsidP="001A3A6F">
            <w:r>
              <w:t xml:space="preserve">         Vendor</w:t>
            </w:r>
          </w:p>
          <w:p w14:paraId="3BC450A5" w14:textId="77777777" w:rsidR="0052259B" w:rsidRPr="00305956" w:rsidRDefault="0052259B" w:rsidP="001A3A6F">
            <w:r w:rsidRPr="00305956">
              <w:t>Summary:</w:t>
            </w:r>
          </w:p>
          <w:p w14:paraId="755696F7" w14:textId="77777777" w:rsidR="0052259B" w:rsidRPr="00305956" w:rsidRDefault="0052259B" w:rsidP="001A3A6F">
            <w:r>
              <w:t xml:space="preserve">         This use case allows Vendor to view an order.</w:t>
            </w:r>
          </w:p>
          <w:p w14:paraId="15EA7772" w14:textId="77777777" w:rsidR="0052259B" w:rsidRPr="00305956" w:rsidRDefault="0052259B" w:rsidP="001A3A6F">
            <w:r w:rsidRPr="00305956">
              <w:t>Goal:</w:t>
            </w:r>
          </w:p>
          <w:p w14:paraId="5EF511AD" w14:textId="77777777" w:rsidR="0052259B" w:rsidRPr="00305956" w:rsidRDefault="0052259B" w:rsidP="001A3A6F">
            <w:r>
              <w:t xml:space="preserve">         Vendor can view an order.</w:t>
            </w:r>
          </w:p>
          <w:p w14:paraId="7AB3FBB3" w14:textId="77777777" w:rsidR="0052259B" w:rsidRPr="00305956" w:rsidRDefault="0052259B" w:rsidP="001A3A6F">
            <w:r w:rsidRPr="00305956">
              <w:t>Triggers</w:t>
            </w:r>
          </w:p>
          <w:p w14:paraId="65CC0AC5" w14:textId="77777777" w:rsidR="0052259B" w:rsidRPr="00305956" w:rsidRDefault="0052259B" w:rsidP="001A3A6F">
            <w:r>
              <w:t xml:space="preserve">    </w:t>
            </w:r>
            <w:r w:rsidRPr="00305956">
              <w:t xml:space="preserve">     </w:t>
            </w:r>
            <w:r>
              <w:t>Vendor clicks “View more” on “View list order” screen.</w:t>
            </w:r>
            <w:r w:rsidRPr="00305956">
              <w:tab/>
            </w:r>
          </w:p>
          <w:p w14:paraId="5FC61470" w14:textId="77777777" w:rsidR="0052259B" w:rsidRPr="00305956" w:rsidRDefault="0052259B" w:rsidP="001A3A6F">
            <w:r w:rsidRPr="00305956">
              <w:t>Preconditions:</w:t>
            </w:r>
          </w:p>
          <w:p w14:paraId="4D0AE39B" w14:textId="77777777" w:rsidR="0052259B" w:rsidRPr="00305956" w:rsidRDefault="0052259B" w:rsidP="001A3A6F">
            <w:r>
              <w:t xml:space="preserve">        </w:t>
            </w:r>
            <w:r w:rsidRPr="00305956">
              <w:t xml:space="preserve"> </w:t>
            </w:r>
            <w:r>
              <w:t>Vendor is on “View an order” screen.</w:t>
            </w:r>
          </w:p>
          <w:p w14:paraId="35CA7FC2" w14:textId="77777777" w:rsidR="0052259B" w:rsidRPr="00305956" w:rsidRDefault="0052259B" w:rsidP="001A3A6F">
            <w:r w:rsidRPr="00305956">
              <w:t>Post Conditions:</w:t>
            </w:r>
          </w:p>
          <w:p w14:paraId="34941623" w14:textId="77777777" w:rsidR="0052259B" w:rsidRPr="00305956" w:rsidRDefault="0052259B" w:rsidP="001A3A6F">
            <w:r>
              <w:t xml:space="preserve">       </w:t>
            </w:r>
            <w:r w:rsidRPr="00305956">
              <w:t xml:space="preserve">  </w:t>
            </w:r>
            <w:r>
              <w:t>Success: Vendor view an order successfully.</w:t>
            </w:r>
          </w:p>
          <w:p w14:paraId="3021FC55" w14:textId="77777777" w:rsidR="0052259B" w:rsidRPr="00305956" w:rsidRDefault="0052259B" w:rsidP="001A3A6F">
            <w:r w:rsidRPr="00305956">
              <w:t>Main Success Scenario:</w:t>
            </w:r>
          </w:p>
          <w:tbl>
            <w:tblPr>
              <w:tblW w:w="8429" w:type="dxa"/>
              <w:tblLook w:val="0400" w:firstRow="0" w:lastRow="0" w:firstColumn="0" w:lastColumn="0" w:noHBand="0" w:noVBand="1"/>
            </w:tblPr>
            <w:tblGrid>
              <w:gridCol w:w="949"/>
              <w:gridCol w:w="2773"/>
              <w:gridCol w:w="4707"/>
            </w:tblGrid>
            <w:tr w:rsidR="0052259B" w:rsidRPr="00E06C00" w14:paraId="7C15677A" w14:textId="77777777" w:rsidTr="001A3A6F">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22DA0486" w14:textId="77777777" w:rsidR="0052259B" w:rsidRPr="00E06C00" w:rsidRDefault="0052259B" w:rsidP="001A3A6F">
                  <w:pPr>
                    <w:pStyle w:val="TableStyleWCS"/>
                    <w:rPr>
                      <w:rFonts w:eastAsia="Times New Roman"/>
                    </w:rPr>
                  </w:pPr>
                  <w:r w:rsidRPr="00E06C00">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20EC52A3" w14:textId="77777777" w:rsidR="0052259B" w:rsidRPr="00E06C00" w:rsidRDefault="0052259B" w:rsidP="001A3A6F">
                  <w:pPr>
                    <w:pStyle w:val="TableStyleWCS"/>
                    <w:rPr>
                      <w:rFonts w:eastAsia="Times New Roman"/>
                    </w:rPr>
                  </w:pPr>
                  <w:r w:rsidRPr="00E06C00">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252AF568" w14:textId="77777777" w:rsidR="0052259B" w:rsidRPr="00E06C00" w:rsidRDefault="0052259B" w:rsidP="001A3A6F">
                  <w:pPr>
                    <w:pStyle w:val="TableStyleWCS"/>
                    <w:rPr>
                      <w:rFonts w:eastAsia="Times New Roman"/>
                    </w:rPr>
                  </w:pPr>
                  <w:r w:rsidRPr="00E06C00">
                    <w:t>System Response</w:t>
                  </w:r>
                </w:p>
              </w:tc>
            </w:tr>
            <w:tr w:rsidR="0052259B" w:rsidRPr="00E06C00" w14:paraId="7295E982" w14:textId="77777777" w:rsidTr="001A3A6F">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2FA536" w14:textId="77777777" w:rsidR="0052259B" w:rsidRPr="00E06C00" w:rsidRDefault="0052259B" w:rsidP="001A3A6F">
                  <w:pPr>
                    <w:pStyle w:val="TableStyleWCS"/>
                    <w:rPr>
                      <w:rFonts w:eastAsia="Times New Roman"/>
                    </w:rPr>
                  </w:pPr>
                  <w: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E1E60E" w14:textId="77777777" w:rsidR="0052259B" w:rsidRPr="00E06C00" w:rsidRDefault="0052259B" w:rsidP="001A3A6F">
                  <w:pPr>
                    <w:pStyle w:val="TableStyleWCS"/>
                  </w:pPr>
                  <w:r>
                    <w:t>Vendor clicks on hyperlink “View more”</w:t>
                  </w:r>
                </w:p>
                <w:p w14:paraId="37436DF8" w14:textId="77777777" w:rsidR="0052259B" w:rsidRPr="00E06C00" w:rsidRDefault="0052259B" w:rsidP="001A3A6F">
                  <w:pPr>
                    <w:pStyle w:val="TableStyleWCS"/>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DE967D" w14:textId="77777777" w:rsidR="0052259B" w:rsidRDefault="0052259B" w:rsidP="001A3A6F">
                  <w:pPr>
                    <w:pStyle w:val="TableStyleWCS"/>
                  </w:pPr>
                  <w:r>
                    <w:t>The system shows a list:</w:t>
                  </w:r>
                </w:p>
                <w:p w14:paraId="6640199E" w14:textId="77777777" w:rsidR="0052259B" w:rsidRDefault="0052259B" w:rsidP="001A3A6F">
                  <w:pPr>
                    <w:pStyle w:val="TableStyleWCS"/>
                  </w:pPr>
                  <w:r w:rsidRPr="00E21F70">
                    <w:t>-</w:t>
                  </w:r>
                  <w:r>
                    <w:t xml:space="preserve"> orderID: </w:t>
                  </w:r>
                </w:p>
                <w:p w14:paraId="4423A4EE" w14:textId="77777777" w:rsidR="0052259B" w:rsidRDefault="0052259B" w:rsidP="001A3A6F">
                  <w:pPr>
                    <w:pStyle w:val="TableStyleWCS"/>
                  </w:pPr>
                  <w:r>
                    <w:t>- dateOrder:</w:t>
                  </w:r>
                </w:p>
                <w:p w14:paraId="267B12D5" w14:textId="77777777" w:rsidR="0052259B" w:rsidRDefault="0052259B" w:rsidP="001A3A6F">
                  <w:pPr>
                    <w:pStyle w:val="TableStyleWCS"/>
                  </w:pPr>
                  <w:r>
                    <w:t>- total:</w:t>
                  </w:r>
                </w:p>
                <w:p w14:paraId="5A8E3D16" w14:textId="77777777" w:rsidR="0052259B" w:rsidRDefault="0052259B" w:rsidP="001A3A6F">
                  <w:pPr>
                    <w:pStyle w:val="TableStyleWCS"/>
                  </w:pPr>
                  <w:r>
                    <w:t>- statusName:</w:t>
                  </w:r>
                </w:p>
                <w:p w14:paraId="1DCA4851" w14:textId="06BAF2DE" w:rsidR="0052259B" w:rsidRDefault="0052259B" w:rsidP="001A3A6F">
                  <w:pPr>
                    <w:pStyle w:val="TableStyleWCS"/>
                  </w:pPr>
                  <w:r>
                    <w:t xml:space="preserve">- </w:t>
                  </w:r>
                  <w:r w:rsidR="00E07248">
                    <w:t>Deliveryman</w:t>
                  </w:r>
                  <w:r>
                    <w:t>Name:</w:t>
                  </w:r>
                </w:p>
                <w:p w14:paraId="7444FE4D" w14:textId="77777777" w:rsidR="0052259B" w:rsidRDefault="0052259B" w:rsidP="001A3A6F">
                  <w:pPr>
                    <w:pStyle w:val="TableStyleWCS"/>
                  </w:pPr>
                  <w:r>
                    <w:t>- customerName:</w:t>
                  </w:r>
                </w:p>
                <w:p w14:paraId="15DCB6A1" w14:textId="77777777" w:rsidR="0052259B" w:rsidRDefault="0052259B" w:rsidP="001A3A6F">
                  <w:pPr>
                    <w:pStyle w:val="TableStyleWCS"/>
                  </w:pPr>
                  <w:r>
                    <w:t>- price:</w:t>
                  </w:r>
                </w:p>
                <w:p w14:paraId="4F56EC45" w14:textId="77777777" w:rsidR="0052259B" w:rsidRDefault="0052259B" w:rsidP="001A3A6F">
                  <w:pPr>
                    <w:pStyle w:val="TableStyleWCS"/>
                  </w:pPr>
                  <w:r>
                    <w:t>- quantity:</w:t>
                  </w:r>
                </w:p>
                <w:p w14:paraId="54B2EC3B" w14:textId="77777777" w:rsidR="0052259B" w:rsidRDefault="0052259B" w:rsidP="001A3A6F">
                  <w:pPr>
                    <w:pStyle w:val="TableStyleWCS"/>
                  </w:pPr>
                  <w:r>
                    <w:t>- shoesName:</w:t>
                  </w:r>
                </w:p>
                <w:p w14:paraId="6F1D731D" w14:textId="77777777" w:rsidR="0052259B" w:rsidRDefault="0052259B" w:rsidP="001A3A6F">
                  <w:pPr>
                    <w:pStyle w:val="TableStyleWCS"/>
                  </w:pPr>
                  <w:r>
                    <w:t>- address:</w:t>
                  </w:r>
                </w:p>
                <w:p w14:paraId="57D61E03" w14:textId="77777777" w:rsidR="0052259B" w:rsidRDefault="0052259B" w:rsidP="001A3A6F">
                  <w:pPr>
                    <w:pStyle w:val="TableStyleWCS"/>
                  </w:pPr>
                  <w:r>
                    <w:t>- phone:</w:t>
                  </w:r>
                </w:p>
                <w:p w14:paraId="4C4A4A4E" w14:textId="77777777" w:rsidR="0052259B" w:rsidRDefault="0052259B" w:rsidP="001A3A6F">
                  <w:pPr>
                    <w:pStyle w:val="TableStyleWCS"/>
                  </w:pPr>
                  <w:r>
                    <w:t>“Back” button</w:t>
                  </w:r>
                </w:p>
                <w:p w14:paraId="59117DC8" w14:textId="77777777" w:rsidR="0052259B" w:rsidRDefault="0052259B" w:rsidP="001A3A6F">
                  <w:pPr>
                    <w:pStyle w:val="TableStyleWCS"/>
                  </w:pPr>
                  <w:r>
                    <w:t>Alternative[1]</w:t>
                  </w:r>
                </w:p>
                <w:p w14:paraId="0F134DA2" w14:textId="77777777" w:rsidR="0052259B" w:rsidRPr="00E06C00" w:rsidRDefault="0052259B" w:rsidP="001A3A6F">
                  <w:pPr>
                    <w:pStyle w:val="TableStyleWCS"/>
                  </w:pPr>
                  <w:r>
                    <w:t>Exception[1,2]</w:t>
                  </w:r>
                </w:p>
              </w:tc>
            </w:tr>
          </w:tbl>
          <w:p w14:paraId="7C2C2020" w14:textId="77777777" w:rsidR="0052259B" w:rsidRDefault="0052259B" w:rsidP="001A3A6F">
            <w:r>
              <w:t>Alternative</w:t>
            </w:r>
            <w:r w:rsidRPr="00305956">
              <w:t>:</w:t>
            </w:r>
          </w:p>
          <w:p w14:paraId="079F5ACE" w14:textId="3A8DF405" w:rsidR="007E49F1" w:rsidRPr="00305956" w:rsidRDefault="007E49F1" w:rsidP="007E49F1">
            <w:r>
              <w:lastRenderedPageBreak/>
              <w:t xml:space="preserve">         - None.</w:t>
            </w:r>
          </w:p>
          <w:p w14:paraId="055F0224" w14:textId="11C1A79B" w:rsidR="0052259B" w:rsidRDefault="0052259B" w:rsidP="001A3A6F">
            <w:r w:rsidRPr="00305956">
              <w:t>Exceptions:</w:t>
            </w:r>
          </w:p>
          <w:p w14:paraId="4D47A6A5" w14:textId="72D73A81" w:rsidR="007E49F1" w:rsidRDefault="007E49F1" w:rsidP="007E49F1">
            <w:r>
              <w:t xml:space="preserve">         - None.</w:t>
            </w:r>
          </w:p>
          <w:p w14:paraId="716563A1" w14:textId="77777777" w:rsidR="0052259B" w:rsidRDefault="0052259B" w:rsidP="001A3A6F">
            <w:r w:rsidRPr="00305956">
              <w:t xml:space="preserve">Relationships: </w:t>
            </w:r>
          </w:p>
          <w:p w14:paraId="59AC1C8F" w14:textId="77777777" w:rsidR="0052259B" w:rsidRPr="00305956" w:rsidRDefault="0052259B" w:rsidP="001A3A6F">
            <w:r>
              <w:t xml:space="preserve">         - View an order extend from view list order.</w:t>
            </w:r>
          </w:p>
          <w:p w14:paraId="3AD08A91" w14:textId="77777777" w:rsidR="0052259B" w:rsidRDefault="0052259B" w:rsidP="001A3A6F">
            <w:r w:rsidRPr="00305956">
              <w:t>Business Rules:</w:t>
            </w:r>
          </w:p>
          <w:p w14:paraId="6D60B6BD" w14:textId="77777777" w:rsidR="0052259B" w:rsidRPr="00305956" w:rsidRDefault="0052259B" w:rsidP="001A3A6F">
            <w:r>
              <w:t xml:space="preserve">         - None.</w:t>
            </w:r>
          </w:p>
        </w:tc>
      </w:tr>
    </w:tbl>
    <w:p w14:paraId="462A11A7" w14:textId="5CF8AED7" w:rsidR="003214F9" w:rsidRPr="00355794" w:rsidRDefault="003214F9" w:rsidP="00405A3A">
      <w:pPr>
        <w:pStyle w:val="Heading2"/>
      </w:pPr>
      <w:bookmarkStart w:id="49" w:name="_Toc77171500"/>
      <w:r>
        <w:lastRenderedPageBreak/>
        <w:t>&lt; Vendor &gt; Delete shoes</w:t>
      </w:r>
      <w:bookmarkEnd w:id="49"/>
    </w:p>
    <w:p w14:paraId="56F40DCE" w14:textId="2A842E3C" w:rsidR="003214F9" w:rsidRPr="003A09D5" w:rsidRDefault="00201A7E" w:rsidP="00201A7E">
      <w:pPr>
        <w:jc w:val="center"/>
      </w:pPr>
      <w:r>
        <w:drawing>
          <wp:inline distT="0" distB="0" distL="0" distR="0" wp14:anchorId="2BEE7DC1" wp14:editId="5A9CAA80">
            <wp:extent cx="5689600" cy="165992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89600" cy="1659926"/>
                    </a:xfrm>
                    <a:prstGeom prst="rect">
                      <a:avLst/>
                    </a:prstGeom>
                  </pic:spPr>
                </pic:pic>
              </a:graphicData>
            </a:graphic>
          </wp:inline>
        </w:drawing>
      </w:r>
    </w:p>
    <w:p w14:paraId="6BC28561" w14:textId="08A3F4E0" w:rsidR="003214F9" w:rsidRDefault="003214F9" w:rsidP="003214F9">
      <w:pPr>
        <w:jc w:val="center"/>
      </w:pPr>
      <w:r>
        <w:t>Figure 3.</w:t>
      </w:r>
      <w:r w:rsidR="00844612">
        <w:t>31</w:t>
      </w:r>
      <w:r>
        <w:t xml:space="preserve"> &lt; Vendor &gt; Delete shoes</w:t>
      </w:r>
    </w:p>
    <w:p w14:paraId="2083C982" w14:textId="77777777" w:rsidR="003214F9" w:rsidRDefault="003214F9" w:rsidP="003214F9"/>
    <w:p w14:paraId="5DF6FB62" w14:textId="64F7FC2F" w:rsidR="0000341F" w:rsidRDefault="003214F9" w:rsidP="0000341F">
      <w: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92"/>
        <w:gridCol w:w="2442"/>
        <w:gridCol w:w="1428"/>
        <w:gridCol w:w="712"/>
        <w:gridCol w:w="2116"/>
      </w:tblGrid>
      <w:tr w:rsidR="0000341F" w14:paraId="50EC9B94" w14:textId="77777777" w:rsidTr="0000341F">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14:paraId="4A08DBFF" w14:textId="02D33588" w:rsidR="0000341F" w:rsidRDefault="00106225">
            <w:pPr>
              <w:spacing w:line="256" w:lineRule="auto"/>
              <w:rPr>
                <w:rFonts w:ascii="Times New Roman" w:eastAsia="MS Mincho" w:hAnsi="Times New Roman" w:cs="Times New Roman"/>
                <w:color w:val="000000"/>
                <w:lang w:eastAsia="en-US"/>
              </w:rPr>
            </w:pPr>
            <w:r>
              <w:t>USE CASE – sSs_UC_2</w:t>
            </w:r>
            <w:r>
              <w:t>4</w:t>
            </w:r>
          </w:p>
        </w:tc>
      </w:tr>
      <w:tr w:rsidR="0000341F" w14:paraId="37AF99D1" w14:textId="77777777" w:rsidTr="0000341F">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201963B8" w14:textId="77777777" w:rsidR="0000341F" w:rsidRDefault="0000341F">
            <w:pPr>
              <w:spacing w:line="256" w:lineRule="auto"/>
              <w:rPr>
                <w:rFonts w:ascii="Times New Roman" w:eastAsia="MS Mincho" w:hAnsi="Times New Roman" w:cs="Times New Roman"/>
                <w:color w:val="000000"/>
                <w:lang w:eastAsia="en-US"/>
              </w:rPr>
            </w:pPr>
            <w:r>
              <w:t>Use-case No.</w:t>
            </w:r>
          </w:p>
        </w:tc>
        <w:tc>
          <w:tcPr>
            <w:tcW w:w="1364" w:type="pct"/>
            <w:tcBorders>
              <w:top w:val="single" w:sz="4" w:space="0" w:color="auto"/>
              <w:left w:val="single" w:sz="4" w:space="0" w:color="auto"/>
              <w:bottom w:val="single" w:sz="4" w:space="0" w:color="auto"/>
              <w:right w:val="single" w:sz="4" w:space="0" w:color="auto"/>
            </w:tcBorders>
            <w:hideMark/>
          </w:tcPr>
          <w:p w14:paraId="0913535A" w14:textId="0AD8AE15" w:rsidR="0000341F" w:rsidRDefault="00106225">
            <w:pPr>
              <w:spacing w:line="256" w:lineRule="auto"/>
              <w:rPr>
                <w:rFonts w:ascii="Times New Roman" w:eastAsia="MS Mincho" w:hAnsi="Times New Roman" w:cs="Times New Roman"/>
                <w:color w:val="000000"/>
                <w:lang w:eastAsia="en-US"/>
              </w:rPr>
            </w:pPr>
            <w:r>
              <w:t xml:space="preserve">  &lt;UC024&gt;</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45715E70" w14:textId="77777777" w:rsidR="0000341F" w:rsidRDefault="0000341F">
            <w:pPr>
              <w:spacing w:line="256" w:lineRule="auto"/>
              <w:rPr>
                <w:rFonts w:ascii="Times New Roman" w:eastAsia="MS Mincho" w:hAnsi="Times New Roman" w:cs="Times New Roman"/>
                <w:color w:val="000000"/>
                <w:lang w:eastAsia="en-US"/>
              </w:rPr>
            </w:pPr>
            <w:r>
              <w:t>Use-case Version</w:t>
            </w:r>
          </w:p>
        </w:tc>
        <w:tc>
          <w:tcPr>
            <w:tcW w:w="1186" w:type="pct"/>
            <w:tcBorders>
              <w:top w:val="single" w:sz="4" w:space="0" w:color="auto"/>
              <w:left w:val="single" w:sz="4" w:space="0" w:color="auto"/>
              <w:bottom w:val="single" w:sz="4" w:space="0" w:color="auto"/>
              <w:right w:val="single" w:sz="4" w:space="0" w:color="auto"/>
            </w:tcBorders>
            <w:hideMark/>
          </w:tcPr>
          <w:p w14:paraId="2940D81D" w14:textId="77777777" w:rsidR="0000341F" w:rsidRDefault="0000341F">
            <w:pPr>
              <w:spacing w:line="256" w:lineRule="auto"/>
              <w:rPr>
                <w:rFonts w:ascii="Times New Roman" w:eastAsia="MS Mincho" w:hAnsi="Times New Roman" w:cs="Times New Roman"/>
                <w:color w:val="000000"/>
                <w:lang w:eastAsia="en-US"/>
              </w:rPr>
            </w:pPr>
            <w:r>
              <w:t>1.0</w:t>
            </w:r>
          </w:p>
        </w:tc>
      </w:tr>
      <w:tr w:rsidR="0000341F" w14:paraId="3DF552AA" w14:textId="77777777" w:rsidTr="0000341F">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66ACB320" w14:textId="77777777" w:rsidR="0000341F" w:rsidRDefault="0000341F">
            <w:pPr>
              <w:spacing w:line="256" w:lineRule="auto"/>
              <w:rPr>
                <w:rFonts w:ascii="Times New Roman" w:eastAsia="MS Mincho" w:hAnsi="Times New Roman" w:cs="Times New Roman"/>
                <w:color w:val="000000"/>
                <w:lang w:eastAsia="en-US"/>
              </w:rPr>
            </w:pPr>
            <w: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14:paraId="0A60C86A" w14:textId="77777777" w:rsidR="0000341F" w:rsidRDefault="0000341F">
            <w:pPr>
              <w:spacing w:line="256" w:lineRule="auto"/>
              <w:rPr>
                <w:rFonts w:ascii="Times New Roman" w:eastAsia="MS Mincho" w:hAnsi="Times New Roman" w:cs="Times New Roman"/>
                <w:color w:val="000000"/>
                <w:lang w:eastAsia="en-US"/>
              </w:rPr>
            </w:pPr>
            <w:r>
              <w:t>Delete shoes</w:t>
            </w:r>
          </w:p>
        </w:tc>
      </w:tr>
      <w:tr w:rsidR="0000341F" w14:paraId="195EC97D" w14:textId="77777777" w:rsidTr="0000341F">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07711A87" w14:textId="77777777" w:rsidR="0000341F" w:rsidRDefault="0000341F">
            <w:pPr>
              <w:spacing w:line="256" w:lineRule="auto"/>
              <w:rPr>
                <w:rFonts w:ascii="Times New Roman" w:eastAsia="MS Mincho" w:hAnsi="Times New Roman" w:cs="Times New Roman"/>
                <w:color w:val="000000"/>
                <w:lang w:eastAsia="en-US"/>
              </w:rPr>
            </w:pPr>
            <w: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14:paraId="19136D8F" w14:textId="77777777" w:rsidR="0000341F" w:rsidRDefault="0000341F">
            <w:pPr>
              <w:spacing w:line="256" w:lineRule="auto"/>
              <w:rPr>
                <w:rFonts w:ascii="Times New Roman" w:eastAsia="MS Mincho" w:hAnsi="Times New Roman" w:cs="Times New Roman"/>
                <w:color w:val="000000"/>
                <w:lang w:eastAsia="en-US"/>
              </w:rPr>
            </w:pPr>
            <w:r>
              <w:t>Nguyen Lam Thanh Tu</w:t>
            </w:r>
          </w:p>
        </w:tc>
      </w:tr>
      <w:tr w:rsidR="0000341F" w14:paraId="2659FFFB" w14:textId="77777777" w:rsidTr="0000341F">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64647F46" w14:textId="77777777" w:rsidR="0000341F" w:rsidRDefault="0000341F">
            <w:pPr>
              <w:spacing w:line="256" w:lineRule="auto"/>
              <w:rPr>
                <w:rFonts w:ascii="Times New Roman" w:eastAsia="MS Mincho" w:hAnsi="Times New Roman" w:cs="Times New Roman"/>
                <w:color w:val="000000"/>
                <w:lang w:eastAsia="en-US"/>
              </w:rPr>
            </w:pPr>
            <w:r>
              <w:t>Date</w:t>
            </w:r>
          </w:p>
        </w:tc>
        <w:tc>
          <w:tcPr>
            <w:tcW w:w="1364" w:type="pct"/>
            <w:tcBorders>
              <w:top w:val="single" w:sz="4" w:space="0" w:color="auto"/>
              <w:left w:val="single" w:sz="4" w:space="0" w:color="auto"/>
              <w:bottom w:val="single" w:sz="4" w:space="0" w:color="auto"/>
              <w:right w:val="single" w:sz="4" w:space="0" w:color="auto"/>
            </w:tcBorders>
            <w:hideMark/>
          </w:tcPr>
          <w:p w14:paraId="7E73897A" w14:textId="77777777" w:rsidR="0000341F" w:rsidRDefault="0000341F">
            <w:pPr>
              <w:spacing w:line="256" w:lineRule="auto"/>
              <w:rPr>
                <w:rFonts w:ascii="Times New Roman" w:eastAsia="MS Mincho" w:hAnsi="Times New Roman" w:cs="Times New Roman"/>
                <w:color w:val="000000"/>
                <w:lang w:eastAsia="en-US"/>
              </w:rPr>
            </w:pPr>
            <w:r>
              <w:t>13/07/2021</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14:paraId="316E007C" w14:textId="77777777" w:rsidR="0000341F" w:rsidRDefault="0000341F">
            <w:pPr>
              <w:spacing w:line="256" w:lineRule="auto"/>
              <w:rPr>
                <w:rFonts w:ascii="Times New Roman" w:eastAsia="MS Mincho" w:hAnsi="Times New Roman" w:cs="Times New Roman"/>
                <w:color w:val="000000"/>
                <w:lang w:eastAsia="en-US"/>
              </w:rPr>
            </w:pPr>
            <w: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14:paraId="641575ED" w14:textId="77777777" w:rsidR="0000341F" w:rsidRDefault="0000341F">
            <w:pPr>
              <w:spacing w:line="256" w:lineRule="auto"/>
              <w:rPr>
                <w:rFonts w:ascii="Times New Roman" w:eastAsia="MS Mincho" w:hAnsi="Times New Roman" w:cs="Times New Roman"/>
                <w:color w:val="000000"/>
                <w:lang w:eastAsia="en-US"/>
              </w:rPr>
            </w:pPr>
            <w:r>
              <w:t>Normal</w:t>
            </w:r>
          </w:p>
        </w:tc>
      </w:tr>
      <w:tr w:rsidR="0000341F" w14:paraId="6AE2BEFA" w14:textId="77777777" w:rsidTr="0000341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14:paraId="65BE15D3" w14:textId="77777777" w:rsidR="0000341F" w:rsidRDefault="0000341F">
            <w:pPr>
              <w:spacing w:line="256" w:lineRule="auto"/>
              <w:rPr>
                <w:rFonts w:ascii="Times New Roman" w:eastAsia="MS Mincho" w:hAnsi="Times New Roman" w:cs="Times New Roman"/>
                <w:color w:val="000000"/>
                <w:lang w:eastAsia="en-US"/>
              </w:rPr>
            </w:pPr>
            <w:r>
              <w:t>Actor:</w:t>
            </w:r>
          </w:p>
          <w:p w14:paraId="48583118" w14:textId="77777777" w:rsidR="0000341F" w:rsidRDefault="0000341F">
            <w:pPr>
              <w:spacing w:line="256" w:lineRule="auto"/>
            </w:pPr>
            <w:r>
              <w:t xml:space="preserve">            Vendor</w:t>
            </w:r>
          </w:p>
          <w:p w14:paraId="7A603FB4" w14:textId="77777777" w:rsidR="0000341F" w:rsidRDefault="0000341F">
            <w:pPr>
              <w:spacing w:line="256" w:lineRule="auto"/>
            </w:pPr>
            <w:r>
              <w:t>Summary:</w:t>
            </w:r>
          </w:p>
          <w:p w14:paraId="5978E25C" w14:textId="77777777" w:rsidR="0000341F" w:rsidRDefault="0000341F">
            <w:pPr>
              <w:spacing w:line="256" w:lineRule="auto"/>
              <w:rPr>
                <w:rFonts w:eastAsia="Calibri"/>
              </w:rPr>
            </w:pPr>
            <w:r>
              <w:lastRenderedPageBreak/>
              <w:tab/>
              <w:t>This use case allows Vendor deletes a shoes.</w:t>
            </w:r>
          </w:p>
          <w:p w14:paraId="0D90DAF0" w14:textId="77777777" w:rsidR="0000341F" w:rsidRDefault="0000341F">
            <w:pPr>
              <w:spacing w:line="256" w:lineRule="auto"/>
              <w:rPr>
                <w:rFonts w:eastAsia="MS Mincho"/>
              </w:rPr>
            </w:pPr>
            <w:r>
              <w:t>Goal:</w:t>
            </w:r>
          </w:p>
          <w:p w14:paraId="092BD1CD" w14:textId="77777777" w:rsidR="0000341F" w:rsidRDefault="0000341F">
            <w:pPr>
              <w:spacing w:line="256" w:lineRule="auto"/>
              <w:rPr>
                <w:rFonts w:eastAsia="Calibri"/>
              </w:rPr>
            </w:pPr>
            <w:r>
              <w:tab/>
              <w:t>Vendor deletes a shoes</w:t>
            </w:r>
          </w:p>
          <w:p w14:paraId="711C6A2E" w14:textId="77777777" w:rsidR="0000341F" w:rsidRDefault="0000341F">
            <w:pPr>
              <w:spacing w:line="256" w:lineRule="auto"/>
              <w:rPr>
                <w:rFonts w:eastAsia="MS Mincho"/>
              </w:rPr>
            </w:pPr>
            <w:r>
              <w:t>Triggers</w:t>
            </w:r>
          </w:p>
          <w:p w14:paraId="6A225634" w14:textId="77777777" w:rsidR="0000341F" w:rsidRDefault="0000341F">
            <w:pPr>
              <w:spacing w:line="256" w:lineRule="auto"/>
            </w:pPr>
            <w:r>
              <w:t xml:space="preserve">            Vendor clicks “Delete” button.</w:t>
            </w:r>
          </w:p>
          <w:p w14:paraId="4251ED85" w14:textId="77777777" w:rsidR="0000341F" w:rsidRDefault="0000341F">
            <w:pPr>
              <w:spacing w:line="256" w:lineRule="auto"/>
            </w:pPr>
            <w:r>
              <w:t>Preconditions:</w:t>
            </w:r>
          </w:p>
          <w:p w14:paraId="5C11DEFB" w14:textId="77777777" w:rsidR="0000341F" w:rsidRDefault="0000341F" w:rsidP="0000341F">
            <w:pPr>
              <w:pStyle w:val="ListParagraph"/>
              <w:numPr>
                <w:ilvl w:val="0"/>
                <w:numId w:val="37"/>
              </w:numPr>
              <w:spacing w:line="256" w:lineRule="auto"/>
            </w:pPr>
            <w:r>
              <w:t xml:space="preserve"> Login with Vendor account.</w:t>
            </w:r>
          </w:p>
          <w:p w14:paraId="34A430F4" w14:textId="77777777" w:rsidR="0000341F" w:rsidRDefault="0000341F" w:rsidP="0000341F">
            <w:pPr>
              <w:pStyle w:val="ListParagraph"/>
              <w:numPr>
                <w:ilvl w:val="0"/>
                <w:numId w:val="37"/>
              </w:numPr>
              <w:spacing w:line="256" w:lineRule="auto"/>
              <w:rPr>
                <w:rFonts w:eastAsia="Calibri"/>
              </w:rPr>
            </w:pPr>
            <w:r>
              <w:t xml:space="preserve"> Vendor is viewing list shoes.</w:t>
            </w:r>
          </w:p>
          <w:p w14:paraId="19F6DE74" w14:textId="77777777" w:rsidR="0000341F" w:rsidRDefault="0000341F">
            <w:pPr>
              <w:spacing w:line="256" w:lineRule="auto"/>
              <w:rPr>
                <w:rFonts w:eastAsia="MS Mincho"/>
              </w:rPr>
            </w:pPr>
            <w:r>
              <w:t>Post Conditions:</w:t>
            </w:r>
          </w:p>
          <w:p w14:paraId="2EC0CB81" w14:textId="77777777" w:rsidR="0000341F" w:rsidRDefault="0000341F" w:rsidP="0000341F">
            <w:pPr>
              <w:pStyle w:val="ListParagraph"/>
              <w:numPr>
                <w:ilvl w:val="0"/>
                <w:numId w:val="37"/>
              </w:numPr>
              <w:spacing w:line="256" w:lineRule="auto"/>
              <w:rPr>
                <w:rFonts w:eastAsia="Calibri"/>
              </w:rPr>
            </w:pPr>
            <w:r>
              <w:t xml:space="preserve"> Success: Status of shoes from True to False.          </w:t>
            </w:r>
          </w:p>
          <w:p w14:paraId="38DD32C0" w14:textId="3A9AF00D" w:rsidR="0000341F" w:rsidRPr="0000341F" w:rsidRDefault="0000341F" w:rsidP="0000341F">
            <w:pPr>
              <w:spacing w:line="256" w:lineRule="auto"/>
              <w:rPr>
                <w:rFonts w:eastAsia="MS Mincho"/>
              </w:rPr>
            </w:pPr>
            <w:r>
              <w:t xml:space="preserve">Main Success Scenario:    </w:t>
            </w:r>
          </w:p>
          <w:tbl>
            <w:tblPr>
              <w:tblW w:w="0" w:type="auto"/>
              <w:tblLook w:val="0400" w:firstRow="0" w:lastRow="0" w:firstColumn="0" w:lastColumn="0" w:noHBand="0" w:noVBand="1"/>
            </w:tblPr>
            <w:tblGrid>
              <w:gridCol w:w="651"/>
              <w:gridCol w:w="2121"/>
              <w:gridCol w:w="6168"/>
            </w:tblGrid>
            <w:tr w:rsidR="0000341F" w14:paraId="235ADB6C" w14:textId="77777777">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18F0C0AD" w14:textId="77777777" w:rsidR="0000341F" w:rsidRDefault="0000341F">
                  <w:pPr>
                    <w:pStyle w:val="TableStyleWCS"/>
                    <w:spacing w:line="256" w:lineRule="auto"/>
                    <w:rPr>
                      <w:rFonts w:eastAsia="Times New Roman"/>
                    </w:rPr>
                  </w:pPr>
                  <w:r>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671C66EA" w14:textId="77777777" w:rsidR="0000341F" w:rsidRDefault="0000341F">
                  <w:pPr>
                    <w:pStyle w:val="TableStyleWCS"/>
                    <w:spacing w:line="256" w:lineRule="auto"/>
                    <w:rPr>
                      <w:rFonts w:eastAsia="Times New Roman"/>
                    </w:rPr>
                  </w:pPr>
                  <w:r>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47A51672" w14:textId="77777777" w:rsidR="0000341F" w:rsidRDefault="0000341F">
                  <w:pPr>
                    <w:pStyle w:val="TableStyleWCS"/>
                    <w:spacing w:line="256" w:lineRule="auto"/>
                    <w:rPr>
                      <w:rFonts w:eastAsia="Times New Roman"/>
                    </w:rPr>
                  </w:pPr>
                  <w:r>
                    <w:t>System Response</w:t>
                  </w:r>
                </w:p>
              </w:tc>
            </w:tr>
            <w:tr w:rsidR="0000341F" w14:paraId="4A1FCDE3" w14:textId="77777777">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FA08710" w14:textId="77777777" w:rsidR="0000341F" w:rsidRDefault="0000341F">
                  <w:pPr>
                    <w:pStyle w:val="TableStyleWCS"/>
                    <w:spacing w:line="256" w:lineRule="auto"/>
                    <w:rPr>
                      <w:rFonts w:eastAsia="Times New Roman"/>
                    </w:rPr>
                  </w:pPr>
                  <w:r>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6A5FEE" w14:textId="77777777" w:rsidR="0000341F" w:rsidRDefault="0000341F">
                  <w:pPr>
                    <w:pStyle w:val="TableStyleWCS"/>
                    <w:spacing w:line="256" w:lineRule="auto"/>
                    <w:rPr>
                      <w:rFonts w:eastAsia="Times New Roman"/>
                    </w:rPr>
                  </w:pPr>
                  <w:r>
                    <w:t>Vendor click button “Delete”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EF15B0" w14:textId="77777777" w:rsidR="0000341F" w:rsidRDefault="0000341F" w:rsidP="006A0E7E">
                  <w:pPr>
                    <w:pStyle w:val="TableStyleWCS"/>
                    <w:rPr>
                      <w:rFonts w:ascii="Times New Roman" w:eastAsia="Noto Sans Symbols" w:hAnsi="Times New Roman" w:cs="Times New Roman"/>
                      <w:noProof/>
                      <w:color w:val="000000"/>
                      <w:szCs w:val="24"/>
                      <w:lang w:eastAsia="en-US"/>
                    </w:rPr>
                  </w:pPr>
                  <w:r>
                    <w:t>System ask Vendor to confirm the action with 2 button “Yes” or “No” with message from system ”Are you sure delete shoes!”</w:t>
                  </w:r>
                </w:p>
              </w:tc>
            </w:tr>
            <w:tr w:rsidR="0000341F" w14:paraId="7710AF53" w14:textId="77777777">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2A6C36" w14:textId="77777777" w:rsidR="0000341F" w:rsidRDefault="0000341F">
                  <w:pPr>
                    <w:pStyle w:val="TableStyleWCS"/>
                    <w:spacing w:line="256" w:lineRule="auto"/>
                    <w:rPr>
                      <w:rFonts w:eastAsia="Times New Roman"/>
                    </w:rPr>
                  </w:pPr>
                  <w:r>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38618EE" w14:textId="77777777" w:rsidR="0000341F" w:rsidRDefault="0000341F">
                  <w:pPr>
                    <w:pStyle w:val="TableStyleWCS"/>
                    <w:spacing w:line="256" w:lineRule="auto"/>
                    <w:rPr>
                      <w:rFonts w:eastAsia="Times New Roman"/>
                    </w:rPr>
                  </w:pPr>
                  <w:r>
                    <w:t xml:space="preserve">Vendor choose “Yes”button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77169D" w14:textId="77777777" w:rsidR="0000341F" w:rsidRDefault="0000341F" w:rsidP="006A0E7E">
                  <w:pPr>
                    <w:pStyle w:val="TableStyleWCS"/>
                    <w:rPr>
                      <w:rFonts w:ascii="Times New Roman" w:hAnsi="Times New Roman" w:cs="Times New Roman"/>
                      <w:noProof/>
                      <w:color w:val="000000"/>
                      <w:szCs w:val="24"/>
                      <w:lang w:eastAsia="en-US"/>
                    </w:rPr>
                  </w:pPr>
                  <w:r>
                    <w:t>System show message “Shoes is deleted!”.</w:t>
                  </w:r>
                </w:p>
                <w:p w14:paraId="65AB48B2" w14:textId="77777777" w:rsidR="0000341F" w:rsidRDefault="0000341F">
                  <w:pPr>
                    <w:pStyle w:val="TableStyleWCS"/>
                    <w:spacing w:line="256" w:lineRule="auto"/>
                  </w:pPr>
                </w:p>
              </w:tc>
            </w:tr>
          </w:tbl>
          <w:p w14:paraId="5622FB1D" w14:textId="77777777" w:rsidR="0000341F" w:rsidRDefault="0000341F">
            <w:pPr>
              <w:spacing w:line="256" w:lineRule="auto"/>
              <w:rPr>
                <w:rFonts w:ascii="Times New Roman" w:eastAsia="MS Mincho" w:hAnsi="Times New Roman" w:cs="Times New Roman"/>
                <w:color w:val="000000"/>
                <w:lang w:eastAsia="en-US"/>
              </w:rPr>
            </w:pPr>
            <w:r>
              <w:t>Alternative:</w:t>
            </w:r>
          </w:p>
          <w:p w14:paraId="17085A09" w14:textId="0712A487" w:rsidR="0000341F" w:rsidRDefault="009114BF" w:rsidP="009114BF">
            <w:pPr>
              <w:spacing w:line="256" w:lineRule="auto"/>
              <w:ind w:left="0"/>
            </w:pPr>
            <w:r>
              <w:t xml:space="preserve">                - </w:t>
            </w:r>
            <w:r w:rsidR="0000341F">
              <w:t>None.</w:t>
            </w:r>
          </w:p>
          <w:p w14:paraId="3672BE39" w14:textId="77777777" w:rsidR="0000341F" w:rsidRDefault="0000341F">
            <w:pPr>
              <w:spacing w:line="256" w:lineRule="auto"/>
            </w:pPr>
            <w:r>
              <w:t>Exception:</w:t>
            </w:r>
          </w:p>
          <w:p w14:paraId="6AF857F6" w14:textId="713E81FE" w:rsidR="0000341F" w:rsidRDefault="009114BF">
            <w:pPr>
              <w:spacing w:line="256" w:lineRule="auto"/>
            </w:pPr>
            <w:r>
              <w:t xml:space="preserve">         - </w:t>
            </w:r>
            <w:r w:rsidR="0000341F">
              <w:t>None.</w:t>
            </w:r>
          </w:p>
          <w:p w14:paraId="54536E9A" w14:textId="77777777" w:rsidR="0000341F" w:rsidRDefault="0000341F">
            <w:pPr>
              <w:spacing w:line="256" w:lineRule="auto"/>
            </w:pPr>
            <w:r>
              <w:t xml:space="preserve">Relationships: </w:t>
            </w:r>
          </w:p>
          <w:p w14:paraId="1FC6FC10" w14:textId="060DDAE6" w:rsidR="0000341F" w:rsidRDefault="009114BF">
            <w:pPr>
              <w:pStyle w:val="ListParagraph"/>
              <w:spacing w:line="256" w:lineRule="auto"/>
              <w:ind w:left="480"/>
            </w:pPr>
            <w:r>
              <w:t xml:space="preserve">         - </w:t>
            </w:r>
            <w:r w:rsidR="0000341F">
              <w:t>Delete shoes generalization from Manage own shose.</w:t>
            </w:r>
          </w:p>
          <w:p w14:paraId="2FC0BDCB" w14:textId="77777777" w:rsidR="0000341F" w:rsidRDefault="0000341F">
            <w:pPr>
              <w:spacing w:line="256" w:lineRule="auto"/>
            </w:pPr>
            <w:r>
              <w:t>Business Rules:</w:t>
            </w:r>
          </w:p>
          <w:p w14:paraId="103DCF45" w14:textId="11307D68" w:rsidR="0000341F" w:rsidRPr="000571DF" w:rsidRDefault="000571DF" w:rsidP="000571DF">
            <w:pPr>
              <w:spacing w:line="256" w:lineRule="auto"/>
              <w:ind w:left="540"/>
              <w:rPr>
                <w:rFonts w:eastAsia="Calibri"/>
              </w:rPr>
            </w:pPr>
            <w:r>
              <w:t xml:space="preserve">        - </w:t>
            </w:r>
            <w:r w:rsidR="0000341F">
              <w:t>Guest must login to system as Vendor’s role.</w:t>
            </w:r>
          </w:p>
          <w:p w14:paraId="2E453839" w14:textId="13FAD195" w:rsidR="0000341F" w:rsidRPr="000571DF" w:rsidRDefault="000571DF" w:rsidP="000571DF">
            <w:pPr>
              <w:spacing w:line="256" w:lineRule="auto"/>
              <w:ind w:left="540"/>
              <w:rPr>
                <w:rFonts w:eastAsia="Calibri"/>
              </w:rPr>
            </w:pPr>
            <w:r>
              <w:t xml:space="preserve">        - </w:t>
            </w:r>
            <w:r w:rsidR="0000341F">
              <w:t>Status of account is true.</w:t>
            </w:r>
          </w:p>
          <w:p w14:paraId="2902C8EC" w14:textId="1846FA74" w:rsidR="0000341F" w:rsidRPr="000571DF" w:rsidRDefault="000571DF" w:rsidP="000571DF">
            <w:pPr>
              <w:spacing w:line="256" w:lineRule="auto"/>
              <w:ind w:left="540"/>
              <w:rPr>
                <w:rFonts w:eastAsia="MS Mincho"/>
              </w:rPr>
            </w:pPr>
            <w:r>
              <w:t xml:space="preserve">        - </w:t>
            </w:r>
            <w:r w:rsidR="0000341F" w:rsidRPr="000571DF">
              <w:rPr>
                <w:rFonts w:eastAsia="Calibri"/>
              </w:rPr>
              <w:t xml:space="preserve">Vendor </w:t>
            </w:r>
            <w:r w:rsidR="0000341F">
              <w:t xml:space="preserve">view a </w:t>
            </w:r>
            <w:r w:rsidR="0000341F" w:rsidRPr="000571DF">
              <w:rPr>
                <w:rFonts w:eastAsia="Calibri"/>
              </w:rPr>
              <w:t>shoes</w:t>
            </w:r>
            <w:r w:rsidR="0000341F">
              <w:t xml:space="preserve"> before delete.</w:t>
            </w:r>
          </w:p>
        </w:tc>
      </w:tr>
    </w:tbl>
    <w:p w14:paraId="27660AD7" w14:textId="6F5CAD8C" w:rsidR="00EC214C" w:rsidRPr="00355794" w:rsidRDefault="00EC214C" w:rsidP="00405A3A">
      <w:pPr>
        <w:pStyle w:val="Heading2"/>
      </w:pPr>
      <w:bookmarkStart w:id="50" w:name="_Toc77171501"/>
      <w:r>
        <w:lastRenderedPageBreak/>
        <w:t>&lt; Vendor &gt; Add new shoes</w:t>
      </w:r>
      <w:bookmarkEnd w:id="50"/>
    </w:p>
    <w:p w14:paraId="10BA9201" w14:textId="03E70486" w:rsidR="00EC214C" w:rsidRPr="003A09D5" w:rsidRDefault="00201A7E" w:rsidP="00201A7E">
      <w:pPr>
        <w:jc w:val="center"/>
      </w:pPr>
      <w:r>
        <w:drawing>
          <wp:inline distT="0" distB="0" distL="0" distR="0" wp14:anchorId="50A54153" wp14:editId="49CEE25D">
            <wp:extent cx="5689600" cy="170444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89600" cy="1704449"/>
                    </a:xfrm>
                    <a:prstGeom prst="rect">
                      <a:avLst/>
                    </a:prstGeom>
                  </pic:spPr>
                </pic:pic>
              </a:graphicData>
            </a:graphic>
          </wp:inline>
        </w:drawing>
      </w:r>
    </w:p>
    <w:p w14:paraId="607FF72B" w14:textId="2B8A1C82" w:rsidR="00EC214C" w:rsidRDefault="00EC214C" w:rsidP="00EC214C">
      <w:pPr>
        <w:jc w:val="center"/>
      </w:pPr>
      <w:r>
        <w:t>Figure 3</w:t>
      </w:r>
      <w:r w:rsidR="00F1113C">
        <w:t>.32</w:t>
      </w:r>
      <w:r>
        <w:t xml:space="preserve"> &lt; Vendor &gt; Add new shoes</w:t>
      </w:r>
    </w:p>
    <w:p w14:paraId="283A1F6A" w14:textId="77777777" w:rsidR="00EC214C" w:rsidRDefault="00EC214C" w:rsidP="00EC214C"/>
    <w:p w14:paraId="28EFC6C1" w14:textId="6903C3F9" w:rsidR="001247E2" w:rsidRDefault="00EC214C" w:rsidP="00EC214C">
      <w: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89"/>
        <w:gridCol w:w="2440"/>
        <w:gridCol w:w="1429"/>
        <w:gridCol w:w="743"/>
        <w:gridCol w:w="2089"/>
      </w:tblGrid>
      <w:tr w:rsidR="001247E2" w14:paraId="0C52E43C" w14:textId="77777777" w:rsidTr="001247E2">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14:paraId="1DCAE8D5" w14:textId="45839AD5" w:rsidR="001247E2" w:rsidRPr="00DC0974" w:rsidRDefault="00B35D4B" w:rsidP="00DC0974">
            <w:pPr>
              <w:spacing w:line="256" w:lineRule="auto"/>
            </w:pPr>
            <w:r>
              <w:t>USE CASE – sSs_UC_2</w:t>
            </w:r>
            <w:r>
              <w:t>5</w:t>
            </w:r>
          </w:p>
        </w:tc>
      </w:tr>
      <w:tr w:rsidR="001247E2" w14:paraId="45835C06" w14:textId="77777777" w:rsidTr="001247E2">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630A95C1" w14:textId="77777777" w:rsidR="001247E2" w:rsidRDefault="001247E2">
            <w:pPr>
              <w:spacing w:line="256" w:lineRule="auto"/>
              <w:rPr>
                <w:rFonts w:ascii="Times New Roman" w:eastAsia="MS Mincho" w:hAnsi="Times New Roman" w:cs="Times New Roman"/>
                <w:color w:val="000000"/>
                <w:lang w:eastAsia="en-US"/>
              </w:rPr>
            </w:pPr>
            <w:r>
              <w:t>Use-case No.</w:t>
            </w:r>
          </w:p>
        </w:tc>
        <w:tc>
          <w:tcPr>
            <w:tcW w:w="1364" w:type="pct"/>
            <w:tcBorders>
              <w:top w:val="single" w:sz="4" w:space="0" w:color="auto"/>
              <w:left w:val="single" w:sz="4" w:space="0" w:color="auto"/>
              <w:bottom w:val="single" w:sz="4" w:space="0" w:color="auto"/>
              <w:right w:val="single" w:sz="4" w:space="0" w:color="auto"/>
            </w:tcBorders>
            <w:hideMark/>
          </w:tcPr>
          <w:p w14:paraId="282003A7" w14:textId="3B72D6B9" w:rsidR="001247E2" w:rsidRDefault="00B35D4B">
            <w:pPr>
              <w:spacing w:line="256" w:lineRule="auto"/>
              <w:rPr>
                <w:rFonts w:ascii="Times New Roman" w:eastAsia="MS Mincho" w:hAnsi="Times New Roman" w:cs="Times New Roman"/>
                <w:color w:val="000000"/>
                <w:lang w:eastAsia="en-US"/>
              </w:rPr>
            </w:pPr>
            <w:r>
              <w:t>&lt;UC025&gt;</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6F38DEC7" w14:textId="77777777" w:rsidR="001247E2" w:rsidRDefault="001247E2">
            <w:pPr>
              <w:spacing w:line="256" w:lineRule="auto"/>
              <w:rPr>
                <w:rFonts w:ascii="Times New Roman" w:eastAsia="MS Mincho" w:hAnsi="Times New Roman" w:cs="Times New Roman"/>
                <w:color w:val="000000"/>
                <w:lang w:eastAsia="en-US"/>
              </w:rPr>
            </w:pPr>
            <w:r>
              <w:t>Use-case Version</w:t>
            </w:r>
          </w:p>
        </w:tc>
        <w:tc>
          <w:tcPr>
            <w:tcW w:w="1186" w:type="pct"/>
            <w:tcBorders>
              <w:top w:val="single" w:sz="4" w:space="0" w:color="auto"/>
              <w:left w:val="single" w:sz="4" w:space="0" w:color="auto"/>
              <w:bottom w:val="single" w:sz="4" w:space="0" w:color="auto"/>
              <w:right w:val="single" w:sz="4" w:space="0" w:color="auto"/>
            </w:tcBorders>
            <w:hideMark/>
          </w:tcPr>
          <w:p w14:paraId="73C77293" w14:textId="77777777" w:rsidR="001247E2" w:rsidRDefault="001247E2">
            <w:pPr>
              <w:spacing w:line="256" w:lineRule="auto"/>
              <w:rPr>
                <w:rFonts w:ascii="Times New Roman" w:eastAsia="MS Mincho" w:hAnsi="Times New Roman" w:cs="Times New Roman"/>
                <w:color w:val="000000"/>
                <w:lang w:eastAsia="en-US"/>
              </w:rPr>
            </w:pPr>
            <w:r>
              <w:t>1.0</w:t>
            </w:r>
          </w:p>
        </w:tc>
      </w:tr>
      <w:tr w:rsidR="001247E2" w14:paraId="01ACBB20" w14:textId="77777777" w:rsidTr="001247E2">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5B6E3E4D" w14:textId="77777777" w:rsidR="001247E2" w:rsidRDefault="001247E2">
            <w:pPr>
              <w:spacing w:line="256" w:lineRule="auto"/>
              <w:rPr>
                <w:rFonts w:ascii="Times New Roman" w:eastAsia="MS Mincho" w:hAnsi="Times New Roman" w:cs="Times New Roman"/>
                <w:color w:val="000000"/>
                <w:lang w:eastAsia="en-US"/>
              </w:rPr>
            </w:pPr>
            <w: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14:paraId="2F58EDEF" w14:textId="77777777" w:rsidR="001247E2" w:rsidRDefault="001247E2">
            <w:pPr>
              <w:spacing w:line="256" w:lineRule="auto"/>
              <w:rPr>
                <w:rFonts w:ascii="Times New Roman" w:eastAsia="MS Mincho" w:hAnsi="Times New Roman" w:cs="Times New Roman"/>
                <w:color w:val="000000"/>
                <w:lang w:eastAsia="en-US"/>
              </w:rPr>
            </w:pPr>
            <w:r>
              <w:t>Add new shoes</w:t>
            </w:r>
          </w:p>
        </w:tc>
      </w:tr>
      <w:tr w:rsidR="001247E2" w14:paraId="1C8C3DD0" w14:textId="77777777" w:rsidTr="001247E2">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5A93712C" w14:textId="77777777" w:rsidR="001247E2" w:rsidRDefault="001247E2">
            <w:pPr>
              <w:spacing w:line="256" w:lineRule="auto"/>
              <w:rPr>
                <w:rFonts w:ascii="Times New Roman" w:eastAsia="MS Mincho" w:hAnsi="Times New Roman" w:cs="Times New Roman"/>
                <w:color w:val="000000"/>
                <w:lang w:eastAsia="en-US"/>
              </w:rPr>
            </w:pPr>
            <w: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14:paraId="656987D1" w14:textId="77777777" w:rsidR="001247E2" w:rsidRDefault="001247E2">
            <w:pPr>
              <w:spacing w:line="256" w:lineRule="auto"/>
              <w:rPr>
                <w:rFonts w:ascii="Times New Roman" w:eastAsia="MS Mincho" w:hAnsi="Times New Roman" w:cs="Times New Roman"/>
                <w:color w:val="000000"/>
                <w:lang w:eastAsia="en-US"/>
              </w:rPr>
            </w:pPr>
            <w:r>
              <w:t>Nguyen Lam Thanh Tu</w:t>
            </w:r>
          </w:p>
        </w:tc>
      </w:tr>
      <w:tr w:rsidR="001247E2" w14:paraId="562CE97A" w14:textId="77777777" w:rsidTr="001247E2">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4B2C02B8" w14:textId="77777777" w:rsidR="001247E2" w:rsidRDefault="001247E2">
            <w:pPr>
              <w:spacing w:line="256" w:lineRule="auto"/>
              <w:rPr>
                <w:rFonts w:ascii="Times New Roman" w:eastAsia="MS Mincho" w:hAnsi="Times New Roman" w:cs="Times New Roman"/>
                <w:color w:val="000000"/>
                <w:lang w:eastAsia="en-US"/>
              </w:rPr>
            </w:pPr>
            <w:r>
              <w:t>Date</w:t>
            </w:r>
          </w:p>
        </w:tc>
        <w:tc>
          <w:tcPr>
            <w:tcW w:w="1364" w:type="pct"/>
            <w:tcBorders>
              <w:top w:val="single" w:sz="4" w:space="0" w:color="auto"/>
              <w:left w:val="single" w:sz="4" w:space="0" w:color="auto"/>
              <w:bottom w:val="single" w:sz="4" w:space="0" w:color="auto"/>
              <w:right w:val="single" w:sz="4" w:space="0" w:color="auto"/>
            </w:tcBorders>
            <w:hideMark/>
          </w:tcPr>
          <w:p w14:paraId="7271227C" w14:textId="77777777" w:rsidR="001247E2" w:rsidRDefault="001247E2">
            <w:pPr>
              <w:spacing w:line="256" w:lineRule="auto"/>
              <w:rPr>
                <w:rFonts w:ascii="Times New Roman" w:eastAsia="MS Mincho" w:hAnsi="Times New Roman" w:cs="Times New Roman"/>
                <w:color w:val="000000"/>
                <w:lang w:eastAsia="en-US"/>
              </w:rPr>
            </w:pPr>
            <w:r>
              <w:t>13/07/2021</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14:paraId="7944E07C" w14:textId="77777777" w:rsidR="001247E2" w:rsidRDefault="001247E2">
            <w:pPr>
              <w:spacing w:line="256" w:lineRule="auto"/>
              <w:rPr>
                <w:rFonts w:ascii="Times New Roman" w:eastAsia="MS Mincho" w:hAnsi="Times New Roman" w:cs="Times New Roman"/>
                <w:color w:val="000000"/>
                <w:lang w:eastAsia="en-US"/>
              </w:rPr>
            </w:pPr>
            <w: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14:paraId="6264F58C" w14:textId="77777777" w:rsidR="001247E2" w:rsidRDefault="001247E2">
            <w:pPr>
              <w:spacing w:line="256" w:lineRule="auto"/>
              <w:rPr>
                <w:rFonts w:ascii="Times New Roman" w:eastAsia="MS Mincho" w:hAnsi="Times New Roman" w:cs="Times New Roman"/>
                <w:color w:val="000000"/>
                <w:lang w:eastAsia="en-US"/>
              </w:rPr>
            </w:pPr>
            <w:r>
              <w:t>Normal</w:t>
            </w:r>
          </w:p>
        </w:tc>
      </w:tr>
      <w:tr w:rsidR="001247E2" w14:paraId="15262B5A" w14:textId="77777777" w:rsidTr="001247E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14:paraId="1405E38F" w14:textId="77777777" w:rsidR="001247E2" w:rsidRDefault="001247E2">
            <w:pPr>
              <w:spacing w:line="256" w:lineRule="auto"/>
              <w:rPr>
                <w:rFonts w:ascii="Times New Roman" w:eastAsia="MS Mincho" w:hAnsi="Times New Roman" w:cs="Times New Roman"/>
                <w:color w:val="000000"/>
                <w:lang w:eastAsia="en-US"/>
              </w:rPr>
            </w:pPr>
            <w:r>
              <w:t>Actor:</w:t>
            </w:r>
          </w:p>
          <w:p w14:paraId="40F7B08D" w14:textId="77777777" w:rsidR="001247E2" w:rsidRDefault="001247E2">
            <w:pPr>
              <w:spacing w:line="256" w:lineRule="auto"/>
            </w:pPr>
            <w:r>
              <w:t xml:space="preserve">            Vendor</w:t>
            </w:r>
          </w:p>
          <w:p w14:paraId="793CF5A0" w14:textId="77777777" w:rsidR="001247E2" w:rsidRDefault="001247E2">
            <w:pPr>
              <w:spacing w:line="256" w:lineRule="auto"/>
            </w:pPr>
            <w:r>
              <w:t>Summary:</w:t>
            </w:r>
          </w:p>
          <w:p w14:paraId="32A7E440" w14:textId="77777777" w:rsidR="001247E2" w:rsidRDefault="001247E2">
            <w:pPr>
              <w:spacing w:line="256" w:lineRule="auto"/>
              <w:rPr>
                <w:rFonts w:eastAsia="Calibri"/>
              </w:rPr>
            </w:pPr>
            <w:r>
              <w:rPr>
                <w:i/>
              </w:rPr>
              <w:tab/>
            </w:r>
            <w:r>
              <w:t>This use case allows the Vendor to add new shoes.</w:t>
            </w:r>
          </w:p>
          <w:p w14:paraId="6DEC3F18" w14:textId="77777777" w:rsidR="001247E2" w:rsidRDefault="001247E2">
            <w:pPr>
              <w:spacing w:line="256" w:lineRule="auto"/>
              <w:rPr>
                <w:rFonts w:eastAsia="MS Mincho"/>
              </w:rPr>
            </w:pPr>
            <w:r>
              <w:t>Goal:</w:t>
            </w:r>
          </w:p>
          <w:p w14:paraId="1B3D5F60" w14:textId="77777777" w:rsidR="001247E2" w:rsidRDefault="001247E2">
            <w:pPr>
              <w:spacing w:line="256" w:lineRule="auto"/>
              <w:rPr>
                <w:rFonts w:eastAsia="Calibri"/>
              </w:rPr>
            </w:pPr>
            <w:r>
              <w:rPr>
                <w:i/>
              </w:rPr>
              <w:t xml:space="preserve">            </w:t>
            </w:r>
            <w:r>
              <w:t>Vendor adds new shoes.</w:t>
            </w:r>
          </w:p>
          <w:p w14:paraId="1C80AFD5" w14:textId="77777777" w:rsidR="001247E2" w:rsidRDefault="001247E2">
            <w:pPr>
              <w:spacing w:line="256" w:lineRule="auto"/>
              <w:rPr>
                <w:rFonts w:eastAsia="MS Mincho"/>
              </w:rPr>
            </w:pPr>
            <w:r>
              <w:t>Triggers</w:t>
            </w:r>
          </w:p>
          <w:p w14:paraId="0FE63C93" w14:textId="77777777" w:rsidR="001247E2" w:rsidRDefault="001247E2">
            <w:pPr>
              <w:spacing w:line="256" w:lineRule="auto"/>
            </w:pPr>
            <w:r>
              <w:t xml:space="preserve">            Vendor clicks “Add new shoes” button.</w:t>
            </w:r>
          </w:p>
          <w:p w14:paraId="0EAE7DBD" w14:textId="77777777" w:rsidR="001247E2" w:rsidRDefault="001247E2">
            <w:pPr>
              <w:spacing w:line="256" w:lineRule="auto"/>
            </w:pPr>
            <w:r>
              <w:t>Preconditions:</w:t>
            </w:r>
          </w:p>
          <w:p w14:paraId="571A8730" w14:textId="77777777" w:rsidR="001247E2" w:rsidRDefault="001247E2" w:rsidP="001247E2">
            <w:pPr>
              <w:pStyle w:val="ListParagraph"/>
              <w:numPr>
                <w:ilvl w:val="0"/>
                <w:numId w:val="16"/>
              </w:numPr>
              <w:spacing w:line="256" w:lineRule="auto"/>
            </w:pPr>
            <w:r>
              <w:t>Guest must login to system with Vendor account.</w:t>
            </w:r>
          </w:p>
          <w:p w14:paraId="1E0A6D42" w14:textId="202E0B5E" w:rsidR="001247E2" w:rsidRPr="0071004E" w:rsidRDefault="001247E2" w:rsidP="0071004E">
            <w:pPr>
              <w:pStyle w:val="ListParagraph"/>
              <w:numPr>
                <w:ilvl w:val="0"/>
                <w:numId w:val="16"/>
              </w:numPr>
              <w:spacing w:line="256" w:lineRule="auto"/>
              <w:rPr>
                <w:rFonts w:eastAsia="Calibri"/>
              </w:rPr>
            </w:pPr>
            <w:r>
              <w:t>Vendor is viewing list shoes.</w:t>
            </w:r>
          </w:p>
          <w:p w14:paraId="110E5060" w14:textId="77777777" w:rsidR="001247E2" w:rsidRDefault="001247E2">
            <w:pPr>
              <w:spacing w:line="256" w:lineRule="auto"/>
            </w:pPr>
            <w:r>
              <w:t>Post Conditions:</w:t>
            </w:r>
          </w:p>
          <w:p w14:paraId="6D2E2CB8" w14:textId="77777777" w:rsidR="001247E2" w:rsidRDefault="001247E2">
            <w:pPr>
              <w:spacing w:line="256" w:lineRule="auto"/>
              <w:rPr>
                <w:rFonts w:eastAsia="Calibri"/>
              </w:rPr>
            </w:pPr>
            <w:r>
              <w:rPr>
                <w:i/>
              </w:rPr>
              <w:lastRenderedPageBreak/>
              <w:t xml:space="preserve">          </w:t>
            </w:r>
            <w:r>
              <w:t xml:space="preserve">Success: System adds a new shoes </w:t>
            </w:r>
            <w:r>
              <w:rPr>
                <w:color w:val="000000" w:themeColor="text1"/>
              </w:rPr>
              <w:t>successfully.</w:t>
            </w:r>
          </w:p>
          <w:p w14:paraId="1DE84452" w14:textId="1CA7E2B0" w:rsidR="001247E2" w:rsidRPr="005974A9" w:rsidRDefault="001247E2" w:rsidP="005974A9">
            <w:pPr>
              <w:spacing w:line="256" w:lineRule="auto"/>
              <w:rPr>
                <w:rFonts w:eastAsia="MS Mincho"/>
              </w:rPr>
            </w:pPr>
            <w:r>
              <w:t xml:space="preserve">Main Success Scenario:   </w:t>
            </w:r>
          </w:p>
          <w:tbl>
            <w:tblPr>
              <w:tblW w:w="0" w:type="auto"/>
              <w:tblLook w:val="0400" w:firstRow="0" w:lastRow="0" w:firstColumn="0" w:lastColumn="0" w:noHBand="0" w:noVBand="1"/>
            </w:tblPr>
            <w:tblGrid>
              <w:gridCol w:w="651"/>
              <w:gridCol w:w="4399"/>
              <w:gridCol w:w="3890"/>
            </w:tblGrid>
            <w:tr w:rsidR="001247E2" w14:paraId="5DC76B67" w14:textId="77777777">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7291CC76" w14:textId="77777777" w:rsidR="001247E2" w:rsidRDefault="001247E2">
                  <w:pPr>
                    <w:pStyle w:val="TableStyleWCS"/>
                    <w:spacing w:line="256" w:lineRule="auto"/>
                    <w:rPr>
                      <w:rFonts w:eastAsia="Times New Roman"/>
                    </w:rPr>
                  </w:pPr>
                  <w:r>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5E5DC06E" w14:textId="77777777" w:rsidR="001247E2" w:rsidRDefault="001247E2">
                  <w:pPr>
                    <w:pStyle w:val="TableStyleWCS"/>
                    <w:spacing w:line="256" w:lineRule="auto"/>
                    <w:rPr>
                      <w:rFonts w:eastAsia="Times New Roman"/>
                    </w:rPr>
                  </w:pPr>
                  <w:r>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4DAC15A6" w14:textId="77777777" w:rsidR="001247E2" w:rsidRDefault="001247E2">
                  <w:pPr>
                    <w:pStyle w:val="TableStyleWCS"/>
                    <w:spacing w:line="256" w:lineRule="auto"/>
                    <w:rPr>
                      <w:rFonts w:eastAsia="Times New Roman"/>
                    </w:rPr>
                  </w:pPr>
                  <w:r>
                    <w:t>System Response</w:t>
                  </w:r>
                </w:p>
              </w:tc>
            </w:tr>
            <w:tr w:rsidR="001247E2" w14:paraId="07E57FDC" w14:textId="77777777">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670300D" w14:textId="77777777" w:rsidR="001247E2" w:rsidRDefault="001247E2">
                  <w:pPr>
                    <w:pStyle w:val="TableStyleWCS"/>
                    <w:spacing w:line="256" w:lineRule="auto"/>
                    <w:rPr>
                      <w:rFonts w:eastAsia="Times New Roman"/>
                    </w:rPr>
                  </w:pPr>
                  <w:r>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F03033" w14:textId="77777777" w:rsidR="001247E2" w:rsidRDefault="001247E2" w:rsidP="00005DE1">
                  <w:pPr>
                    <w:pStyle w:val="TableStyleWCS"/>
                    <w:rPr>
                      <w:rFonts w:ascii="Times New Roman" w:hAnsi="Times New Roman" w:cs="Times New Roman"/>
                      <w:color w:val="000000"/>
                      <w:lang w:eastAsia="en-US"/>
                    </w:rPr>
                  </w:pPr>
                  <w:r>
                    <w:t>Vendor clicks “Add new shoes”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75E754" w14:textId="77777777" w:rsidR="001247E2" w:rsidRDefault="001247E2">
                  <w:pPr>
                    <w:pStyle w:val="TableStyleWCS"/>
                    <w:spacing w:line="256" w:lineRule="auto"/>
                    <w:rPr>
                      <w:rFonts w:cs="Times New Roman"/>
                      <w:noProof/>
                    </w:rPr>
                  </w:pPr>
                  <w:r>
                    <w:t xml:space="preserve">The system show form : </w:t>
                  </w:r>
                </w:p>
                <w:p w14:paraId="733829F9" w14:textId="320EB865" w:rsidR="001247E2" w:rsidRDefault="00084D83" w:rsidP="00005DE1">
                  <w:pPr>
                    <w:pStyle w:val="TableStyleWCS"/>
                  </w:pPr>
                  <w:r>
                    <w:t xml:space="preserve">- </w:t>
                  </w:r>
                  <w:r w:rsidR="00005DE1">
                    <w:t>Price</w:t>
                  </w:r>
                  <w:r w:rsidR="001247E2">
                    <w:t>: textbox, required</w:t>
                  </w:r>
                  <w:r w:rsidR="00012A84">
                    <w:t>.</w:t>
                  </w:r>
                </w:p>
                <w:p w14:paraId="4CAF38F5" w14:textId="79C4D1C1" w:rsidR="001247E2" w:rsidRDefault="00084D83">
                  <w:pPr>
                    <w:pStyle w:val="TableStyleWCS"/>
                    <w:spacing w:line="256" w:lineRule="auto"/>
                  </w:pPr>
                  <w:r>
                    <w:t xml:space="preserve">- </w:t>
                  </w:r>
                  <w:r w:rsidR="001247E2">
                    <w:t>image: textbox,required</w:t>
                  </w:r>
                  <w:r w:rsidR="00012A84">
                    <w:t>.</w:t>
                  </w:r>
                </w:p>
                <w:p w14:paraId="7928E073" w14:textId="0EAFDBDE" w:rsidR="001247E2" w:rsidRDefault="00084D83">
                  <w:pPr>
                    <w:pStyle w:val="TableStyleWCS"/>
                    <w:spacing w:line="256" w:lineRule="auto"/>
                  </w:pPr>
                  <w:r>
                    <w:t xml:space="preserve">- </w:t>
                  </w:r>
                  <w:r w:rsidR="001247E2">
                    <w:t>ShoesName: textbox, required</w:t>
                  </w:r>
                  <w:r w:rsidR="00012A84">
                    <w:t>.</w:t>
                  </w:r>
                </w:p>
                <w:p w14:paraId="303786A0" w14:textId="0B9285C7" w:rsidR="001247E2" w:rsidRDefault="00084D83">
                  <w:pPr>
                    <w:pStyle w:val="TableStyleWCS"/>
                    <w:spacing w:line="256" w:lineRule="auto"/>
                  </w:pPr>
                  <w:r>
                    <w:t xml:space="preserve">- </w:t>
                  </w:r>
                  <w:r w:rsidR="001247E2">
                    <w:t>Quantity:textbox,required</w:t>
                  </w:r>
                  <w:r w:rsidR="00012A84">
                    <w:t>.</w:t>
                  </w:r>
                </w:p>
                <w:p w14:paraId="5D3482DD" w14:textId="0F22EAA1" w:rsidR="001247E2" w:rsidRDefault="00084D83" w:rsidP="006A0E7E">
                  <w:pPr>
                    <w:pStyle w:val="TableStyleWCS"/>
                  </w:pPr>
                  <w:r>
                    <w:t xml:space="preserve">- </w:t>
                  </w:r>
                  <w:r w:rsidR="001247E2" w:rsidRPr="006A0E7E">
                    <w:t>Description</w:t>
                  </w:r>
                  <w:r w:rsidR="001247E2">
                    <w:t>:textarea,required</w:t>
                  </w:r>
                  <w:r w:rsidR="00012A84">
                    <w:t>.</w:t>
                  </w:r>
                </w:p>
                <w:p w14:paraId="428D30DA" w14:textId="1F06225D" w:rsidR="001247E2" w:rsidRDefault="001247E2">
                  <w:pPr>
                    <w:pStyle w:val="TableStyleWCS"/>
                    <w:spacing w:line="256" w:lineRule="auto"/>
                  </w:pPr>
                  <w:r>
                    <w:t xml:space="preserve"> </w:t>
                  </w:r>
                  <w:r w:rsidR="00084D83">
                    <w:t xml:space="preserve">- </w:t>
                  </w:r>
                  <w:r>
                    <w:t>“Add” button.</w:t>
                  </w:r>
                </w:p>
                <w:p w14:paraId="3D97E97F" w14:textId="4961135D" w:rsidR="001247E2" w:rsidRDefault="001247E2">
                  <w:pPr>
                    <w:pStyle w:val="TableStyleWCS"/>
                    <w:spacing w:line="256" w:lineRule="auto"/>
                  </w:pPr>
                  <w:r>
                    <w:t xml:space="preserve"> </w:t>
                  </w:r>
                  <w:r w:rsidR="00084D83">
                    <w:t xml:space="preserve">- </w:t>
                  </w:r>
                  <w:r>
                    <w:t>“Cancel”button.</w:t>
                  </w:r>
                </w:p>
              </w:tc>
            </w:tr>
            <w:tr w:rsidR="001247E2" w14:paraId="15F2AE57" w14:textId="77777777">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A66E2C8" w14:textId="77777777" w:rsidR="001247E2" w:rsidRDefault="001247E2">
                  <w:pPr>
                    <w:pStyle w:val="TableStyleWCS"/>
                    <w:spacing w:line="256" w:lineRule="auto"/>
                  </w:pPr>
                  <w:r>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816CD8D" w14:textId="77777777" w:rsidR="001247E2" w:rsidRDefault="001247E2">
                  <w:pPr>
                    <w:pStyle w:val="TableStyleWCS"/>
                    <w:spacing w:line="256" w:lineRule="auto"/>
                    <w:rPr>
                      <w:color w:val="000000"/>
                    </w:rPr>
                  </w:pPr>
                  <w:r>
                    <w:rPr>
                      <w:color w:val="000000"/>
                    </w:rPr>
                    <w:t xml:space="preserve">Vendor inputs all information to the form then clicks </w:t>
                  </w:r>
                  <w:r>
                    <w:t>“Add”button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DD86B39" w14:textId="77777777" w:rsidR="001247E2" w:rsidRDefault="001247E2">
                  <w:pPr>
                    <w:pStyle w:val="TableStyleWCS"/>
                    <w:spacing w:line="256" w:lineRule="auto"/>
                    <w:rPr>
                      <w:rFonts w:cs="Times New Roman"/>
                      <w:noProof/>
                    </w:rPr>
                  </w:pPr>
                  <w:r>
                    <w:t>System show message “Add successfully”</w:t>
                  </w:r>
                </w:p>
                <w:p w14:paraId="42962ABF" w14:textId="77777777" w:rsidR="001247E2" w:rsidRDefault="001247E2">
                  <w:pPr>
                    <w:pStyle w:val="TableStyleWCS"/>
                    <w:spacing w:line="256" w:lineRule="auto"/>
                  </w:pPr>
                  <w:r>
                    <w:t>Exception [1]</w:t>
                  </w:r>
                </w:p>
              </w:tc>
            </w:tr>
          </w:tbl>
          <w:p w14:paraId="37B850DC" w14:textId="77777777" w:rsidR="001247E2" w:rsidRDefault="001247E2">
            <w:pPr>
              <w:spacing w:line="256" w:lineRule="auto"/>
            </w:pPr>
            <w:r>
              <w:t>Alternative:</w:t>
            </w:r>
          </w:p>
          <w:p w14:paraId="3502CB96" w14:textId="77777777" w:rsidR="001247E2" w:rsidRDefault="001247E2">
            <w:pPr>
              <w:spacing w:line="256" w:lineRule="auto"/>
            </w:pPr>
            <w:r>
              <w:t xml:space="preserve"> None.</w:t>
            </w:r>
          </w:p>
          <w:p w14:paraId="4748F942" w14:textId="77777777" w:rsidR="001247E2" w:rsidRDefault="001247E2">
            <w:pPr>
              <w:spacing w:line="256" w:lineRule="auto"/>
            </w:pPr>
            <w:r>
              <w:t>Exception :</w:t>
            </w:r>
          </w:p>
          <w:p w14:paraId="558F228E" w14:textId="77777777" w:rsidR="001247E2" w:rsidRDefault="001247E2">
            <w:pPr>
              <w:spacing w:line="256" w:lineRule="auto"/>
            </w:pPr>
          </w:p>
          <w:tbl>
            <w:tblPr>
              <w:tblpPr w:leftFromText="180" w:rightFromText="180" w:bottomFromText="160" w:vertAnchor="text" w:horzAnchor="margin" w:tblpY="-267"/>
              <w:tblOverlap w:val="never"/>
              <w:tblW w:w="8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973"/>
              <w:gridCol w:w="3762"/>
              <w:gridCol w:w="3835"/>
            </w:tblGrid>
            <w:tr w:rsidR="001247E2" w14:paraId="53F85341" w14:textId="77777777">
              <w:trPr>
                <w:trHeight w:val="326"/>
              </w:trPr>
              <w:tc>
                <w:tcPr>
                  <w:tcW w:w="973" w:type="dxa"/>
                  <w:tcBorders>
                    <w:top w:val="single" w:sz="4" w:space="0" w:color="000000"/>
                    <w:left w:val="single" w:sz="4" w:space="0" w:color="000000"/>
                    <w:bottom w:val="single" w:sz="4" w:space="0" w:color="000000"/>
                    <w:right w:val="single" w:sz="4" w:space="0" w:color="000000"/>
                  </w:tcBorders>
                  <w:shd w:val="clear" w:color="auto" w:fill="D9D9D9"/>
                  <w:hideMark/>
                </w:tcPr>
                <w:p w14:paraId="6F2D89A9" w14:textId="77777777" w:rsidR="001247E2" w:rsidRDefault="001247E2">
                  <w:pPr>
                    <w:spacing w:line="256" w:lineRule="auto"/>
                    <w:rPr>
                      <w:rFonts w:ascii="Times New Roman" w:eastAsia="MS Mincho" w:hAnsi="Times New Roman" w:cs="Times New Roman"/>
                      <w:color w:val="000000"/>
                      <w:lang w:eastAsia="en-US"/>
                    </w:rPr>
                  </w:pPr>
                  <w:r>
                    <w:t>No</w:t>
                  </w:r>
                </w:p>
              </w:tc>
              <w:tc>
                <w:tcPr>
                  <w:tcW w:w="3762" w:type="dxa"/>
                  <w:tcBorders>
                    <w:top w:val="single" w:sz="4" w:space="0" w:color="000000"/>
                    <w:left w:val="single" w:sz="4" w:space="0" w:color="000000"/>
                    <w:bottom w:val="single" w:sz="4" w:space="0" w:color="000000"/>
                    <w:right w:val="single" w:sz="4" w:space="0" w:color="000000"/>
                  </w:tcBorders>
                  <w:shd w:val="clear" w:color="auto" w:fill="D9D9D9"/>
                  <w:hideMark/>
                </w:tcPr>
                <w:p w14:paraId="4106FDB3" w14:textId="77777777" w:rsidR="001247E2" w:rsidRDefault="001247E2" w:rsidP="00005DE1">
                  <w:pPr>
                    <w:pStyle w:val="TableStyleWCS"/>
                    <w:rPr>
                      <w:rFonts w:ascii="Times New Roman" w:hAnsi="Times New Roman" w:cs="Times New Roman"/>
                      <w:color w:val="000000"/>
                      <w:lang w:eastAsia="en-US"/>
                    </w:rPr>
                  </w:pPr>
                  <w:r>
                    <w:t>Actor Action</w:t>
                  </w:r>
                </w:p>
              </w:tc>
              <w:tc>
                <w:tcPr>
                  <w:tcW w:w="3835" w:type="dxa"/>
                  <w:tcBorders>
                    <w:top w:val="single" w:sz="4" w:space="0" w:color="000000"/>
                    <w:left w:val="single" w:sz="4" w:space="0" w:color="000000"/>
                    <w:bottom w:val="single" w:sz="4" w:space="0" w:color="000000"/>
                    <w:right w:val="single" w:sz="4" w:space="0" w:color="000000"/>
                  </w:tcBorders>
                  <w:shd w:val="clear" w:color="auto" w:fill="D9D9D9"/>
                  <w:hideMark/>
                </w:tcPr>
                <w:p w14:paraId="443F85AF" w14:textId="77777777" w:rsidR="001247E2" w:rsidRDefault="001247E2" w:rsidP="00005DE1">
                  <w:pPr>
                    <w:pStyle w:val="TableStyleWCS"/>
                    <w:rPr>
                      <w:rFonts w:ascii="Times New Roman" w:hAnsi="Times New Roman" w:cs="Times New Roman"/>
                      <w:color w:val="000000"/>
                      <w:lang w:eastAsia="en-US"/>
                    </w:rPr>
                  </w:pPr>
                  <w:r>
                    <w:t>System response</w:t>
                  </w:r>
                </w:p>
              </w:tc>
            </w:tr>
            <w:tr w:rsidR="001247E2" w14:paraId="17CA8D36" w14:textId="77777777" w:rsidTr="007737E8">
              <w:trPr>
                <w:trHeight w:val="2745"/>
              </w:trPr>
              <w:tc>
                <w:tcPr>
                  <w:tcW w:w="973" w:type="dxa"/>
                  <w:tcBorders>
                    <w:top w:val="single" w:sz="4" w:space="0" w:color="000000"/>
                    <w:left w:val="single" w:sz="4" w:space="0" w:color="000000"/>
                    <w:bottom w:val="single" w:sz="4" w:space="0" w:color="000000"/>
                    <w:right w:val="single" w:sz="4" w:space="0" w:color="000000"/>
                  </w:tcBorders>
                  <w:shd w:val="clear" w:color="auto" w:fill="FFFFFF"/>
                  <w:hideMark/>
                </w:tcPr>
                <w:p w14:paraId="789EC5CB" w14:textId="77777777" w:rsidR="001247E2" w:rsidRDefault="001247E2">
                  <w:pPr>
                    <w:spacing w:line="256" w:lineRule="auto"/>
                    <w:rPr>
                      <w:rFonts w:ascii="Times New Roman" w:eastAsia="MS Mincho" w:hAnsi="Times New Roman" w:cs="Times New Roman"/>
                      <w:color w:val="000000"/>
                      <w:lang w:eastAsia="en-US"/>
                    </w:rPr>
                  </w:pPr>
                  <w:r>
                    <w:t>1</w:t>
                  </w:r>
                </w:p>
              </w:tc>
              <w:tc>
                <w:tcPr>
                  <w:tcW w:w="3762" w:type="dxa"/>
                  <w:tcBorders>
                    <w:top w:val="single" w:sz="4" w:space="0" w:color="000000"/>
                    <w:left w:val="single" w:sz="4" w:space="0" w:color="000000"/>
                    <w:bottom w:val="single" w:sz="4" w:space="0" w:color="000000"/>
                    <w:right w:val="single" w:sz="4" w:space="0" w:color="000000"/>
                  </w:tcBorders>
                  <w:shd w:val="clear" w:color="auto" w:fill="FFFFFF"/>
                </w:tcPr>
                <w:p w14:paraId="7E16ED23" w14:textId="3D595052" w:rsidR="001247E2" w:rsidRDefault="001247E2" w:rsidP="00005DE1">
                  <w:pPr>
                    <w:pStyle w:val="TableStyleWCS"/>
                    <w:rPr>
                      <w:color w:val="000000"/>
                      <w:lang w:eastAsia="en-US"/>
                    </w:rPr>
                  </w:pPr>
                  <w:r>
                    <w:t>Vendor input</w:t>
                  </w:r>
                  <w:r w:rsidR="00005DE1">
                    <w:t>s</w:t>
                  </w:r>
                  <w:r>
                    <w:t xml:space="preserve"> invalid field</w:t>
                  </w:r>
                </w:p>
                <w:p w14:paraId="5094433C" w14:textId="77777777" w:rsidR="001247E2" w:rsidRDefault="001247E2">
                  <w:pPr>
                    <w:spacing w:line="256" w:lineRule="auto"/>
                    <w:rPr>
                      <w:rFonts w:ascii="Times New Roman" w:eastAsia="MS Mincho" w:hAnsi="Times New Roman" w:cs="Times New Roman"/>
                    </w:rPr>
                  </w:pPr>
                </w:p>
                <w:p w14:paraId="62E447CF" w14:textId="77777777" w:rsidR="001247E2" w:rsidRDefault="001247E2">
                  <w:pPr>
                    <w:spacing w:line="256" w:lineRule="auto"/>
                    <w:rPr>
                      <w:rFonts w:ascii="Times New Roman" w:eastAsia="MS Mincho" w:hAnsi="Times New Roman" w:cs="Times New Roman"/>
                      <w:color w:val="000000"/>
                      <w:lang w:eastAsia="en-US"/>
                    </w:rPr>
                  </w:pPr>
                </w:p>
              </w:tc>
              <w:tc>
                <w:tcPr>
                  <w:tcW w:w="3835" w:type="dxa"/>
                  <w:tcBorders>
                    <w:top w:val="single" w:sz="4" w:space="0" w:color="000000"/>
                    <w:left w:val="single" w:sz="4" w:space="0" w:color="000000"/>
                    <w:bottom w:val="single" w:sz="4" w:space="0" w:color="000000"/>
                    <w:right w:val="single" w:sz="4" w:space="0" w:color="000000"/>
                  </w:tcBorders>
                  <w:shd w:val="clear" w:color="auto" w:fill="FFFFFF"/>
                </w:tcPr>
                <w:p w14:paraId="6AA3C96E" w14:textId="77777777" w:rsidR="001247E2" w:rsidRDefault="001247E2" w:rsidP="00005DE1">
                  <w:pPr>
                    <w:pStyle w:val="TableStyleWCS"/>
                    <w:rPr>
                      <w:rFonts w:ascii="Times New Roman" w:hAnsi="Times New Roman" w:cs="Times New Roman"/>
                      <w:color w:val="000000"/>
                      <w:lang w:eastAsia="en-US"/>
                    </w:rPr>
                  </w:pPr>
                  <w:r>
                    <w:t>System shows message with correspoding fields:</w:t>
                  </w:r>
                </w:p>
                <w:p w14:paraId="28737D1E" w14:textId="0D25D38E" w:rsidR="001247E2" w:rsidRDefault="007737E8" w:rsidP="00005DE1">
                  <w:pPr>
                    <w:pStyle w:val="TableStyleWCS"/>
                  </w:pPr>
                  <w:r>
                    <w:t xml:space="preserve">- </w:t>
                  </w:r>
                  <w:r w:rsidR="001247E2">
                    <w:t>Price: from 100 to 99999k.</w:t>
                  </w:r>
                </w:p>
                <w:p w14:paraId="7193C0E9" w14:textId="304DD887" w:rsidR="001247E2" w:rsidRDefault="007737E8" w:rsidP="00005DE1">
                  <w:pPr>
                    <w:pStyle w:val="TableStyleWCS"/>
                  </w:pPr>
                  <w:r>
                    <w:t xml:space="preserve">- </w:t>
                  </w:r>
                  <w:r w:rsidR="001247E2">
                    <w:t>Image: image_URL not empty.</w:t>
                  </w:r>
                </w:p>
                <w:p w14:paraId="4C5CA2C1" w14:textId="2796D5DE" w:rsidR="001247E2" w:rsidRDefault="007737E8" w:rsidP="00005DE1">
                  <w:pPr>
                    <w:pStyle w:val="TableStyleWCS"/>
                  </w:pPr>
                  <w:r>
                    <w:t xml:space="preserve">- </w:t>
                  </w:r>
                  <w:r w:rsidR="001247E2">
                    <w:t>Name: from 6 to 20 character.</w:t>
                  </w:r>
                </w:p>
                <w:p w14:paraId="18DCA68C" w14:textId="113D09C9" w:rsidR="001247E2" w:rsidRDefault="007737E8" w:rsidP="00005DE1">
                  <w:pPr>
                    <w:pStyle w:val="TableStyleWCS"/>
                  </w:pPr>
                  <w:r>
                    <w:t>- Q</w:t>
                  </w:r>
                  <w:r w:rsidR="001247E2">
                    <w:t xml:space="preserve">uantity: quantity &gt; 0 and must </w:t>
                  </w:r>
                  <w:r>
                    <w:t xml:space="preserve">- </w:t>
                  </w:r>
                  <w:r w:rsidR="001247E2">
                    <w:t>be a number.</w:t>
                  </w:r>
                </w:p>
                <w:p w14:paraId="4065ADD5" w14:textId="2808CB2B" w:rsidR="001247E2" w:rsidRPr="007737E8" w:rsidRDefault="007737E8" w:rsidP="007737E8">
                  <w:pPr>
                    <w:pStyle w:val="TableStyleWCS"/>
                  </w:pPr>
                  <w:r>
                    <w:t xml:space="preserve">- </w:t>
                  </w:r>
                  <w:r w:rsidR="001247E2">
                    <w:t>Description: description must from 1 to 500 character.</w:t>
                  </w:r>
                </w:p>
              </w:tc>
            </w:tr>
          </w:tbl>
          <w:p w14:paraId="343AF4AB" w14:textId="77777777" w:rsidR="001247E2" w:rsidRDefault="001247E2">
            <w:pPr>
              <w:spacing w:line="256" w:lineRule="auto"/>
            </w:pPr>
            <w:r>
              <w:t xml:space="preserve">Relationships: </w:t>
            </w:r>
          </w:p>
          <w:p w14:paraId="54C909BB" w14:textId="77777777" w:rsidR="001247E2" w:rsidRDefault="001247E2">
            <w:pPr>
              <w:spacing w:line="256" w:lineRule="auto"/>
            </w:pPr>
            <w:r>
              <w:t xml:space="preserve">       Add new shoes generalization from Manage own shose.</w:t>
            </w:r>
          </w:p>
          <w:p w14:paraId="3F871AF5" w14:textId="77777777" w:rsidR="001247E2" w:rsidRDefault="001247E2">
            <w:pPr>
              <w:spacing w:line="256" w:lineRule="auto"/>
            </w:pPr>
            <w:r>
              <w:t>Business Rules:</w:t>
            </w:r>
          </w:p>
          <w:p w14:paraId="3D22028B" w14:textId="77777777" w:rsidR="001247E2" w:rsidRDefault="001247E2" w:rsidP="001247E2">
            <w:pPr>
              <w:pStyle w:val="ListParagraph"/>
              <w:numPr>
                <w:ilvl w:val="0"/>
                <w:numId w:val="16"/>
              </w:numPr>
              <w:spacing w:line="256" w:lineRule="auto"/>
              <w:rPr>
                <w:rFonts w:eastAsia="Calibri"/>
              </w:rPr>
            </w:pPr>
            <w:r>
              <w:t>Guest must login to system as Vendor’s role.</w:t>
            </w:r>
          </w:p>
          <w:p w14:paraId="5CC86AA8" w14:textId="77777777" w:rsidR="001247E2" w:rsidRDefault="001247E2" w:rsidP="001247E2">
            <w:pPr>
              <w:pStyle w:val="ListParagraph"/>
              <w:numPr>
                <w:ilvl w:val="0"/>
                <w:numId w:val="16"/>
              </w:numPr>
              <w:spacing w:line="256" w:lineRule="auto"/>
              <w:rPr>
                <w:rFonts w:eastAsia="Calibri"/>
              </w:rPr>
            </w:pPr>
            <w:r>
              <w:t>Status of account is true.</w:t>
            </w:r>
          </w:p>
          <w:p w14:paraId="24BA2B91" w14:textId="69CAE19F" w:rsidR="001247E2" w:rsidRPr="00396EF8" w:rsidRDefault="001247E2" w:rsidP="00396EF8">
            <w:pPr>
              <w:pStyle w:val="ListParagraph"/>
              <w:numPr>
                <w:ilvl w:val="0"/>
                <w:numId w:val="16"/>
              </w:numPr>
              <w:spacing w:line="256" w:lineRule="auto"/>
              <w:rPr>
                <w:rFonts w:eastAsia="Calibri"/>
              </w:rPr>
            </w:pPr>
            <w:r>
              <w:t>Vendor can view detail shoes before click “Add”.</w:t>
            </w:r>
            <w:r w:rsidRPr="00396EF8">
              <w:rPr>
                <w:i/>
              </w:rPr>
              <w:t xml:space="preserve"> </w:t>
            </w:r>
          </w:p>
        </w:tc>
      </w:tr>
    </w:tbl>
    <w:p w14:paraId="13D1061C" w14:textId="20A89575" w:rsidR="00064115" w:rsidRPr="00355794" w:rsidRDefault="00064115" w:rsidP="00405A3A">
      <w:pPr>
        <w:pStyle w:val="Heading2"/>
      </w:pPr>
      <w:bookmarkStart w:id="51" w:name="_Toc77171502"/>
      <w:r>
        <w:lastRenderedPageBreak/>
        <w:t>&lt; Vendor &gt; Update shoes</w:t>
      </w:r>
      <w:bookmarkEnd w:id="51"/>
    </w:p>
    <w:p w14:paraId="54E420AF" w14:textId="200A9B94" w:rsidR="00064115" w:rsidRPr="003A09D5" w:rsidRDefault="00201A7E" w:rsidP="00201A7E">
      <w:pPr>
        <w:jc w:val="center"/>
      </w:pPr>
      <w:r>
        <w:drawing>
          <wp:inline distT="0" distB="0" distL="0" distR="0" wp14:anchorId="51FF2DB1" wp14:editId="18984396">
            <wp:extent cx="5689600" cy="1801372"/>
            <wp:effectExtent l="0" t="0" r="635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89600" cy="1801372"/>
                    </a:xfrm>
                    <a:prstGeom prst="rect">
                      <a:avLst/>
                    </a:prstGeom>
                  </pic:spPr>
                </pic:pic>
              </a:graphicData>
            </a:graphic>
          </wp:inline>
        </w:drawing>
      </w:r>
    </w:p>
    <w:p w14:paraId="4EC6C279" w14:textId="1BBBF459" w:rsidR="00064115" w:rsidRDefault="0085366B" w:rsidP="00064115">
      <w:pPr>
        <w:jc w:val="center"/>
      </w:pPr>
      <w:r>
        <w:t>Figure 3.3</w:t>
      </w:r>
      <w:r w:rsidR="00515355">
        <w:t>3</w:t>
      </w:r>
      <w:r w:rsidR="00064115">
        <w:t xml:space="preserve"> &lt; Vendor &gt; Update shoes</w:t>
      </w:r>
    </w:p>
    <w:p w14:paraId="3A1F8130" w14:textId="77777777" w:rsidR="00064115" w:rsidRDefault="00064115" w:rsidP="00064115"/>
    <w:p w14:paraId="572058ED" w14:textId="5F09BACB" w:rsidR="001247E2" w:rsidRDefault="00064115" w:rsidP="00064115">
      <w: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89"/>
        <w:gridCol w:w="2440"/>
        <w:gridCol w:w="1429"/>
        <w:gridCol w:w="743"/>
        <w:gridCol w:w="2089"/>
      </w:tblGrid>
      <w:tr w:rsidR="001247E2" w14:paraId="43BD2E23" w14:textId="77777777" w:rsidTr="001247E2">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14:paraId="79797652" w14:textId="47224624" w:rsidR="001247E2" w:rsidRDefault="00953C43">
            <w:pPr>
              <w:spacing w:line="256" w:lineRule="auto"/>
              <w:rPr>
                <w:rFonts w:ascii="Times New Roman" w:eastAsia="MS Mincho" w:hAnsi="Times New Roman" w:cs="Times New Roman"/>
                <w:color w:val="000000"/>
                <w:lang w:eastAsia="en-US"/>
              </w:rPr>
            </w:pPr>
            <w:r>
              <w:t>USE CASE – sSs_UC_2</w:t>
            </w:r>
            <w:r>
              <w:t>6</w:t>
            </w:r>
          </w:p>
        </w:tc>
      </w:tr>
      <w:tr w:rsidR="001247E2" w14:paraId="60DEC8D9" w14:textId="77777777" w:rsidTr="001247E2">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4B9FC26A" w14:textId="77777777" w:rsidR="001247E2" w:rsidRDefault="001247E2">
            <w:pPr>
              <w:spacing w:line="256" w:lineRule="auto"/>
              <w:rPr>
                <w:rFonts w:ascii="Times New Roman" w:eastAsia="MS Mincho" w:hAnsi="Times New Roman" w:cs="Times New Roman"/>
                <w:color w:val="000000"/>
                <w:lang w:eastAsia="en-US"/>
              </w:rPr>
            </w:pPr>
            <w:r>
              <w:t>Use-case No.</w:t>
            </w:r>
          </w:p>
        </w:tc>
        <w:tc>
          <w:tcPr>
            <w:tcW w:w="1364" w:type="pct"/>
            <w:tcBorders>
              <w:top w:val="single" w:sz="4" w:space="0" w:color="auto"/>
              <w:left w:val="single" w:sz="4" w:space="0" w:color="auto"/>
              <w:bottom w:val="single" w:sz="4" w:space="0" w:color="auto"/>
              <w:right w:val="single" w:sz="4" w:space="0" w:color="auto"/>
            </w:tcBorders>
            <w:hideMark/>
          </w:tcPr>
          <w:p w14:paraId="4AF24435" w14:textId="28FC1E4A" w:rsidR="001247E2" w:rsidRDefault="001247E2" w:rsidP="00953C43">
            <w:pPr>
              <w:spacing w:line="256" w:lineRule="auto"/>
              <w:rPr>
                <w:rFonts w:ascii="Times New Roman" w:eastAsia="MS Mincho" w:hAnsi="Times New Roman" w:cs="Times New Roman"/>
                <w:color w:val="000000"/>
                <w:lang w:eastAsia="en-US"/>
              </w:rPr>
            </w:pPr>
            <w:r>
              <w:t xml:space="preserve">  </w:t>
            </w:r>
            <w:r w:rsidR="00953C43">
              <w:t>&lt;UC026&gt;</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4B2F8E14" w14:textId="77777777" w:rsidR="001247E2" w:rsidRDefault="001247E2">
            <w:pPr>
              <w:spacing w:line="256" w:lineRule="auto"/>
              <w:rPr>
                <w:rFonts w:ascii="Times New Roman" w:eastAsia="MS Mincho" w:hAnsi="Times New Roman" w:cs="Times New Roman"/>
                <w:color w:val="000000"/>
                <w:lang w:eastAsia="en-US"/>
              </w:rPr>
            </w:pPr>
            <w:r>
              <w:t>Use-case Version</w:t>
            </w:r>
          </w:p>
        </w:tc>
        <w:tc>
          <w:tcPr>
            <w:tcW w:w="1186" w:type="pct"/>
            <w:tcBorders>
              <w:top w:val="single" w:sz="4" w:space="0" w:color="auto"/>
              <w:left w:val="single" w:sz="4" w:space="0" w:color="auto"/>
              <w:bottom w:val="single" w:sz="4" w:space="0" w:color="auto"/>
              <w:right w:val="single" w:sz="4" w:space="0" w:color="auto"/>
            </w:tcBorders>
            <w:hideMark/>
          </w:tcPr>
          <w:p w14:paraId="7A6A7386" w14:textId="77777777" w:rsidR="001247E2" w:rsidRDefault="001247E2">
            <w:pPr>
              <w:spacing w:line="256" w:lineRule="auto"/>
              <w:rPr>
                <w:rFonts w:ascii="Times New Roman" w:eastAsia="MS Mincho" w:hAnsi="Times New Roman" w:cs="Times New Roman"/>
                <w:color w:val="000000"/>
                <w:lang w:eastAsia="en-US"/>
              </w:rPr>
            </w:pPr>
            <w:r>
              <w:t>1.0</w:t>
            </w:r>
          </w:p>
        </w:tc>
      </w:tr>
      <w:tr w:rsidR="001247E2" w14:paraId="5224ED67" w14:textId="77777777" w:rsidTr="001247E2">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5DCC1FB2" w14:textId="77777777" w:rsidR="001247E2" w:rsidRDefault="001247E2">
            <w:pPr>
              <w:spacing w:line="256" w:lineRule="auto"/>
              <w:rPr>
                <w:rFonts w:ascii="Times New Roman" w:eastAsia="MS Mincho" w:hAnsi="Times New Roman" w:cs="Times New Roman"/>
                <w:color w:val="000000"/>
                <w:lang w:eastAsia="en-US"/>
              </w:rPr>
            </w:pPr>
            <w: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14:paraId="7AE8DAF5" w14:textId="77777777" w:rsidR="001247E2" w:rsidRDefault="001247E2">
            <w:pPr>
              <w:spacing w:line="256" w:lineRule="auto"/>
              <w:rPr>
                <w:rFonts w:ascii="Times New Roman" w:eastAsia="MS Mincho" w:hAnsi="Times New Roman" w:cs="Times New Roman"/>
                <w:color w:val="000000"/>
                <w:lang w:eastAsia="en-US"/>
              </w:rPr>
            </w:pPr>
            <w:r>
              <w:t>Update shoes</w:t>
            </w:r>
          </w:p>
        </w:tc>
      </w:tr>
      <w:tr w:rsidR="001247E2" w14:paraId="20BE2708" w14:textId="77777777" w:rsidTr="001247E2">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6DB460C2" w14:textId="77777777" w:rsidR="001247E2" w:rsidRDefault="001247E2">
            <w:pPr>
              <w:spacing w:line="256" w:lineRule="auto"/>
              <w:rPr>
                <w:rFonts w:ascii="Times New Roman" w:eastAsia="MS Mincho" w:hAnsi="Times New Roman" w:cs="Times New Roman"/>
                <w:color w:val="000000"/>
                <w:lang w:eastAsia="en-US"/>
              </w:rPr>
            </w:pPr>
            <w: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14:paraId="3BF0D23C" w14:textId="77777777" w:rsidR="001247E2" w:rsidRDefault="001247E2">
            <w:pPr>
              <w:spacing w:line="256" w:lineRule="auto"/>
              <w:rPr>
                <w:rFonts w:ascii="Times New Roman" w:eastAsia="MS Mincho" w:hAnsi="Times New Roman" w:cs="Times New Roman"/>
                <w:color w:val="000000"/>
                <w:lang w:eastAsia="en-US"/>
              </w:rPr>
            </w:pPr>
            <w:r>
              <w:t>Nguyen Lam Thanh Tu</w:t>
            </w:r>
          </w:p>
        </w:tc>
      </w:tr>
      <w:tr w:rsidR="001247E2" w14:paraId="6AA19E2B" w14:textId="77777777" w:rsidTr="001247E2">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39EC3293" w14:textId="77777777" w:rsidR="001247E2" w:rsidRDefault="001247E2">
            <w:pPr>
              <w:spacing w:line="256" w:lineRule="auto"/>
              <w:rPr>
                <w:rFonts w:ascii="Times New Roman" w:eastAsia="MS Mincho" w:hAnsi="Times New Roman" w:cs="Times New Roman"/>
                <w:color w:val="000000"/>
                <w:lang w:eastAsia="en-US"/>
              </w:rPr>
            </w:pPr>
            <w:r>
              <w:t>Date</w:t>
            </w:r>
          </w:p>
        </w:tc>
        <w:tc>
          <w:tcPr>
            <w:tcW w:w="1364" w:type="pct"/>
            <w:tcBorders>
              <w:top w:val="single" w:sz="4" w:space="0" w:color="auto"/>
              <w:left w:val="single" w:sz="4" w:space="0" w:color="auto"/>
              <w:bottom w:val="single" w:sz="4" w:space="0" w:color="auto"/>
              <w:right w:val="single" w:sz="4" w:space="0" w:color="auto"/>
            </w:tcBorders>
            <w:hideMark/>
          </w:tcPr>
          <w:p w14:paraId="355D14FC" w14:textId="77777777" w:rsidR="001247E2" w:rsidRDefault="001247E2">
            <w:pPr>
              <w:spacing w:line="256" w:lineRule="auto"/>
              <w:rPr>
                <w:rFonts w:ascii="Times New Roman" w:eastAsia="MS Mincho" w:hAnsi="Times New Roman" w:cs="Times New Roman"/>
                <w:color w:val="000000"/>
                <w:lang w:eastAsia="en-US"/>
              </w:rPr>
            </w:pPr>
            <w:r>
              <w:t>13/07/2021</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14:paraId="4EFACA62" w14:textId="77777777" w:rsidR="001247E2" w:rsidRDefault="001247E2">
            <w:pPr>
              <w:spacing w:line="256" w:lineRule="auto"/>
              <w:rPr>
                <w:rFonts w:ascii="Times New Roman" w:eastAsia="MS Mincho" w:hAnsi="Times New Roman" w:cs="Times New Roman"/>
                <w:color w:val="000000"/>
                <w:lang w:eastAsia="en-US"/>
              </w:rPr>
            </w:pPr>
            <w: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14:paraId="0632EC58" w14:textId="77777777" w:rsidR="001247E2" w:rsidRDefault="001247E2">
            <w:pPr>
              <w:spacing w:line="256" w:lineRule="auto"/>
              <w:rPr>
                <w:rFonts w:ascii="Times New Roman" w:eastAsia="MS Mincho" w:hAnsi="Times New Roman" w:cs="Times New Roman"/>
                <w:color w:val="000000"/>
                <w:lang w:eastAsia="en-US"/>
              </w:rPr>
            </w:pPr>
            <w:r>
              <w:t>Normal</w:t>
            </w:r>
          </w:p>
        </w:tc>
      </w:tr>
      <w:tr w:rsidR="001247E2" w14:paraId="32FDBF91" w14:textId="77777777" w:rsidTr="001247E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14:paraId="553DCC49" w14:textId="77777777" w:rsidR="001247E2" w:rsidRDefault="001247E2">
            <w:pPr>
              <w:spacing w:line="256" w:lineRule="auto"/>
              <w:rPr>
                <w:rFonts w:ascii="Times New Roman" w:eastAsia="MS Mincho" w:hAnsi="Times New Roman" w:cs="Times New Roman"/>
                <w:color w:val="000000"/>
                <w:lang w:eastAsia="en-US"/>
              </w:rPr>
            </w:pPr>
            <w:r>
              <w:t>Actor:</w:t>
            </w:r>
          </w:p>
          <w:p w14:paraId="3ED2DF3E" w14:textId="77777777" w:rsidR="001247E2" w:rsidRDefault="001247E2">
            <w:pPr>
              <w:spacing w:line="256" w:lineRule="auto"/>
            </w:pPr>
            <w:r>
              <w:t xml:space="preserve">            Vendor</w:t>
            </w:r>
          </w:p>
          <w:p w14:paraId="3ACB1561" w14:textId="77777777" w:rsidR="001247E2" w:rsidRDefault="001247E2">
            <w:pPr>
              <w:spacing w:line="256" w:lineRule="auto"/>
            </w:pPr>
            <w:r>
              <w:t>Summary:</w:t>
            </w:r>
          </w:p>
          <w:p w14:paraId="1C000B7F" w14:textId="77777777" w:rsidR="001247E2" w:rsidRDefault="001247E2">
            <w:pPr>
              <w:spacing w:line="256" w:lineRule="auto"/>
              <w:rPr>
                <w:b/>
                <w:bCs/>
              </w:rPr>
            </w:pPr>
            <w:r>
              <w:rPr>
                <w:i/>
              </w:rPr>
              <w:tab/>
            </w:r>
            <w:r>
              <w:t>This use case allows Vendor to update shoes.</w:t>
            </w:r>
          </w:p>
          <w:p w14:paraId="48C5D822" w14:textId="77777777" w:rsidR="001247E2" w:rsidRDefault="001247E2">
            <w:pPr>
              <w:spacing w:line="256" w:lineRule="auto"/>
            </w:pPr>
            <w:r>
              <w:t>Goal:</w:t>
            </w:r>
          </w:p>
          <w:p w14:paraId="690177C0" w14:textId="77777777" w:rsidR="001247E2" w:rsidRDefault="001247E2">
            <w:pPr>
              <w:spacing w:line="256" w:lineRule="auto"/>
            </w:pPr>
            <w:r>
              <w:rPr>
                <w:i/>
              </w:rPr>
              <w:tab/>
            </w:r>
            <w:r>
              <w:t>Vendor updates a shoes.</w:t>
            </w:r>
          </w:p>
          <w:p w14:paraId="785BF410" w14:textId="77777777" w:rsidR="001247E2" w:rsidRDefault="001247E2">
            <w:pPr>
              <w:spacing w:line="256" w:lineRule="auto"/>
            </w:pPr>
            <w:r>
              <w:t>Triggers</w:t>
            </w:r>
          </w:p>
          <w:p w14:paraId="7AAEF88E" w14:textId="77777777" w:rsidR="001247E2" w:rsidRDefault="001247E2">
            <w:pPr>
              <w:spacing w:line="256" w:lineRule="auto"/>
            </w:pPr>
            <w:r>
              <w:rPr>
                <w:i/>
              </w:rPr>
              <w:t xml:space="preserve">            </w:t>
            </w:r>
            <w:r>
              <w:t>Vendor clicks “Update shoes” button.</w:t>
            </w:r>
          </w:p>
          <w:p w14:paraId="25824B69" w14:textId="77777777" w:rsidR="001247E2" w:rsidRDefault="001247E2">
            <w:pPr>
              <w:spacing w:line="256" w:lineRule="auto"/>
            </w:pPr>
            <w:r>
              <w:t>Preconditions:</w:t>
            </w:r>
          </w:p>
          <w:p w14:paraId="1293BD4F" w14:textId="77777777" w:rsidR="001247E2" w:rsidRDefault="001247E2" w:rsidP="001247E2">
            <w:pPr>
              <w:pStyle w:val="ListParagraph"/>
              <w:numPr>
                <w:ilvl w:val="0"/>
                <w:numId w:val="16"/>
              </w:numPr>
              <w:spacing w:line="256" w:lineRule="auto"/>
            </w:pPr>
            <w:r>
              <w:t>Guest must login to system with Vendor account.</w:t>
            </w:r>
          </w:p>
          <w:p w14:paraId="48D24216" w14:textId="77777777" w:rsidR="001247E2" w:rsidRDefault="001247E2" w:rsidP="001247E2">
            <w:pPr>
              <w:pStyle w:val="ListParagraph"/>
              <w:numPr>
                <w:ilvl w:val="0"/>
                <w:numId w:val="16"/>
              </w:numPr>
              <w:spacing w:line="256" w:lineRule="auto"/>
              <w:rPr>
                <w:rFonts w:eastAsia="Calibri"/>
              </w:rPr>
            </w:pPr>
            <w:r>
              <w:t>Vendor is viewing list shoes.</w:t>
            </w:r>
          </w:p>
          <w:p w14:paraId="453E1D49" w14:textId="77777777" w:rsidR="001247E2" w:rsidRDefault="001247E2">
            <w:pPr>
              <w:spacing w:line="256" w:lineRule="auto"/>
              <w:rPr>
                <w:rFonts w:eastAsia="MS Mincho"/>
              </w:rPr>
            </w:pPr>
            <w:r>
              <w:lastRenderedPageBreak/>
              <w:t>Post Conditions:</w:t>
            </w:r>
          </w:p>
          <w:p w14:paraId="7AF64472" w14:textId="77777777" w:rsidR="001247E2" w:rsidRDefault="001247E2">
            <w:pPr>
              <w:spacing w:line="256" w:lineRule="auto"/>
              <w:rPr>
                <w:rFonts w:eastAsia="Calibri"/>
              </w:rPr>
            </w:pPr>
            <w:r>
              <w:rPr>
                <w:i/>
              </w:rPr>
              <w:t xml:space="preserve">          </w:t>
            </w:r>
            <w:r>
              <w:t>Success:  System updates shoes successfully.</w:t>
            </w:r>
          </w:p>
          <w:p w14:paraId="54ACBBD4" w14:textId="77777777" w:rsidR="001247E2" w:rsidRDefault="001247E2">
            <w:pPr>
              <w:spacing w:line="256" w:lineRule="auto"/>
              <w:rPr>
                <w:rFonts w:eastAsia="MS Mincho"/>
              </w:rPr>
            </w:pPr>
          </w:p>
          <w:p w14:paraId="01AE9BF2" w14:textId="77777777" w:rsidR="001247E2" w:rsidRDefault="001247E2">
            <w:pPr>
              <w:spacing w:line="256" w:lineRule="auto"/>
            </w:pPr>
            <w:r>
              <w:t>Main Success Scenario:</w:t>
            </w:r>
          </w:p>
          <w:p w14:paraId="22A143EB" w14:textId="77777777" w:rsidR="001247E2" w:rsidRDefault="001247E2">
            <w:pPr>
              <w:spacing w:line="256" w:lineRule="auto"/>
            </w:pPr>
            <w:r>
              <w:t xml:space="preserve">          </w:t>
            </w:r>
          </w:p>
          <w:tbl>
            <w:tblPr>
              <w:tblW w:w="0" w:type="auto"/>
              <w:tblLook w:val="0400" w:firstRow="0" w:lastRow="0" w:firstColumn="0" w:lastColumn="0" w:noHBand="0" w:noVBand="1"/>
            </w:tblPr>
            <w:tblGrid>
              <w:gridCol w:w="651"/>
              <w:gridCol w:w="2919"/>
              <w:gridCol w:w="5370"/>
            </w:tblGrid>
            <w:tr w:rsidR="001247E2" w14:paraId="0B863B99" w14:textId="77777777">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1FB76046" w14:textId="77777777" w:rsidR="001247E2" w:rsidRDefault="001247E2">
                  <w:pPr>
                    <w:pStyle w:val="TableStyleWCS"/>
                    <w:spacing w:line="256" w:lineRule="auto"/>
                    <w:rPr>
                      <w:rFonts w:eastAsia="Times New Roman"/>
                    </w:rPr>
                  </w:pPr>
                  <w:r>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58F51600" w14:textId="77777777" w:rsidR="001247E2" w:rsidRDefault="001247E2">
                  <w:pPr>
                    <w:pStyle w:val="TableStyleWCS"/>
                    <w:spacing w:line="256" w:lineRule="auto"/>
                    <w:rPr>
                      <w:rFonts w:eastAsia="Times New Roman"/>
                    </w:rPr>
                  </w:pPr>
                  <w:r>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4D59DD29" w14:textId="77777777" w:rsidR="001247E2" w:rsidRDefault="001247E2">
                  <w:pPr>
                    <w:pStyle w:val="TableStyleWCS"/>
                    <w:spacing w:line="256" w:lineRule="auto"/>
                    <w:rPr>
                      <w:rFonts w:eastAsia="Times New Roman"/>
                    </w:rPr>
                  </w:pPr>
                  <w:r>
                    <w:t>System Response</w:t>
                  </w:r>
                </w:p>
              </w:tc>
            </w:tr>
            <w:tr w:rsidR="001247E2" w14:paraId="575BC9F8" w14:textId="77777777">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7A91DEC" w14:textId="77777777" w:rsidR="001247E2" w:rsidRDefault="001247E2">
                  <w:pPr>
                    <w:pStyle w:val="TableStyleWCS"/>
                    <w:spacing w:line="256" w:lineRule="auto"/>
                    <w:rPr>
                      <w:rFonts w:eastAsia="Times New Roman"/>
                    </w:rPr>
                  </w:pPr>
                  <w:r>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EDA931" w14:textId="77777777" w:rsidR="001247E2" w:rsidRDefault="001247E2">
                  <w:pPr>
                    <w:pStyle w:val="TableStyleWCS"/>
                    <w:spacing w:line="256" w:lineRule="auto"/>
                    <w:rPr>
                      <w:rFonts w:eastAsia="Times New Roman"/>
                    </w:rPr>
                  </w:pPr>
                  <w:r>
                    <w:t>Vendor clicks “Update Shoes”button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80C16C" w14:textId="77777777" w:rsidR="001247E2" w:rsidRDefault="001247E2" w:rsidP="00EA7264">
                  <w:pPr>
                    <w:pStyle w:val="TableStyleWCS"/>
                    <w:rPr>
                      <w:rFonts w:ascii="Times New Roman" w:hAnsi="Times New Roman" w:cs="Times New Roman"/>
                      <w:color w:val="000000"/>
                      <w:lang w:eastAsia="en-US"/>
                    </w:rPr>
                  </w:pPr>
                  <w:r>
                    <w:t>The system displays detailed information of shoes and edits include:</w:t>
                  </w:r>
                </w:p>
                <w:p w14:paraId="5389398E" w14:textId="2D18E82D" w:rsidR="001247E2" w:rsidRDefault="00EA7264" w:rsidP="00EA7264">
                  <w:pPr>
                    <w:pStyle w:val="TableStyleWCS"/>
                  </w:pPr>
                  <w:r>
                    <w:t xml:space="preserve">- </w:t>
                  </w:r>
                  <w:r w:rsidR="001247E2">
                    <w:t>Price: textbox, required</w:t>
                  </w:r>
                  <w:r w:rsidR="00207584">
                    <w:t>.</w:t>
                  </w:r>
                </w:p>
                <w:p w14:paraId="5271D6F3" w14:textId="2F8FD300" w:rsidR="001247E2" w:rsidRDefault="00EA7264" w:rsidP="00EA7264">
                  <w:pPr>
                    <w:pStyle w:val="TableStyleWCS"/>
                  </w:pPr>
                  <w:r>
                    <w:t>- I</w:t>
                  </w:r>
                  <w:r w:rsidR="001247E2">
                    <w:t>mage: textbox,required</w:t>
                  </w:r>
                  <w:r w:rsidR="00207584">
                    <w:t>.</w:t>
                  </w:r>
                </w:p>
                <w:p w14:paraId="7450045D" w14:textId="3B9E79DF" w:rsidR="001247E2" w:rsidRDefault="00EA7264" w:rsidP="00EA7264">
                  <w:pPr>
                    <w:pStyle w:val="TableStyleWCS"/>
                  </w:pPr>
                  <w:r>
                    <w:t xml:space="preserve">- </w:t>
                  </w:r>
                  <w:r w:rsidR="001247E2">
                    <w:t>ShoesName: textbox, required</w:t>
                  </w:r>
                  <w:r w:rsidR="00207584">
                    <w:t>.</w:t>
                  </w:r>
                </w:p>
                <w:p w14:paraId="3CC446B1" w14:textId="6E3AF8D9" w:rsidR="001247E2" w:rsidRDefault="00EA7264" w:rsidP="00EA7264">
                  <w:pPr>
                    <w:pStyle w:val="TableStyleWCS"/>
                  </w:pPr>
                  <w:r>
                    <w:t xml:space="preserve">- </w:t>
                  </w:r>
                  <w:r w:rsidR="001247E2">
                    <w:t>Quantity: textbox,required</w:t>
                  </w:r>
                  <w:r w:rsidR="00207584">
                    <w:t>.</w:t>
                  </w:r>
                </w:p>
                <w:p w14:paraId="50D8C526" w14:textId="49B635CE" w:rsidR="001247E2" w:rsidRDefault="00EA7264">
                  <w:pPr>
                    <w:pStyle w:val="TableStyleWCS"/>
                    <w:spacing w:line="256" w:lineRule="auto"/>
                  </w:pPr>
                  <w:r>
                    <w:t xml:space="preserve">- </w:t>
                  </w:r>
                  <w:r w:rsidR="001247E2">
                    <w:t>Description:textarea,required</w:t>
                  </w:r>
                  <w:r w:rsidR="00207584">
                    <w:t>.</w:t>
                  </w:r>
                </w:p>
                <w:p w14:paraId="27101C45" w14:textId="77777777" w:rsidR="001247E2" w:rsidRDefault="001247E2">
                  <w:pPr>
                    <w:pStyle w:val="TableStyleWCS"/>
                    <w:spacing w:line="256" w:lineRule="auto"/>
                  </w:pPr>
                  <w:r>
                    <w:t xml:space="preserve">        “Update” button.</w:t>
                  </w:r>
                </w:p>
                <w:p w14:paraId="30195843" w14:textId="77777777" w:rsidR="001247E2" w:rsidRDefault="001247E2">
                  <w:pPr>
                    <w:pStyle w:val="TableStyleWCS"/>
                    <w:spacing w:line="256" w:lineRule="auto"/>
                  </w:pPr>
                  <w:r>
                    <w:t xml:space="preserve">        “Cancel”button.</w:t>
                  </w:r>
                </w:p>
              </w:tc>
            </w:tr>
            <w:tr w:rsidR="001247E2" w14:paraId="2BD7E51C" w14:textId="77777777">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6021CE" w14:textId="77777777" w:rsidR="001247E2" w:rsidRDefault="001247E2">
                  <w:pPr>
                    <w:pStyle w:val="TableStyleWCS"/>
                    <w:spacing w:line="256" w:lineRule="auto"/>
                  </w:pPr>
                  <w:r>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DFDDF8F" w14:textId="77777777" w:rsidR="001247E2" w:rsidRDefault="001247E2">
                  <w:pPr>
                    <w:pStyle w:val="TableStyleWCS"/>
                    <w:spacing w:line="256" w:lineRule="auto"/>
                  </w:pPr>
                  <w:r>
                    <w:t>Vendor clicks “Update”button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F765760" w14:textId="77777777" w:rsidR="001247E2" w:rsidRDefault="001247E2">
                  <w:pPr>
                    <w:spacing w:line="256" w:lineRule="auto"/>
                    <w:rPr>
                      <w:rFonts w:ascii="Times New Roman" w:eastAsia="MS Mincho" w:hAnsi="Times New Roman" w:cs="Times New Roman"/>
                      <w:color w:val="000000"/>
                      <w:lang w:eastAsia="en-US"/>
                    </w:rPr>
                  </w:pPr>
                  <w:r>
                    <w:t xml:space="preserve">The system displays message “Update successfully!” </w:t>
                  </w:r>
                </w:p>
                <w:p w14:paraId="0A02E355" w14:textId="77777777" w:rsidR="001247E2" w:rsidRDefault="001247E2">
                  <w:pPr>
                    <w:spacing w:line="256" w:lineRule="auto"/>
                    <w:rPr>
                      <w:rFonts w:ascii="Times New Roman" w:eastAsia="MS Mincho" w:hAnsi="Times New Roman" w:cs="Times New Roman"/>
                      <w:color w:val="000000"/>
                      <w:lang w:eastAsia="en-US"/>
                    </w:rPr>
                  </w:pPr>
                  <w:r>
                    <w:t>Exception[1]</w:t>
                  </w:r>
                </w:p>
              </w:tc>
            </w:tr>
          </w:tbl>
          <w:p w14:paraId="147D239D" w14:textId="77777777" w:rsidR="001247E2" w:rsidRDefault="001247E2">
            <w:pPr>
              <w:spacing w:line="256" w:lineRule="auto"/>
              <w:rPr>
                <w:rFonts w:ascii="Times New Roman" w:eastAsia="MS Mincho" w:hAnsi="Times New Roman" w:cs="Times New Roman"/>
                <w:color w:val="000000"/>
                <w:lang w:eastAsia="en-US"/>
              </w:rPr>
            </w:pPr>
            <w:r>
              <w:t>Alternative:</w:t>
            </w:r>
          </w:p>
          <w:p w14:paraId="1FCBF99B" w14:textId="77777777" w:rsidR="001247E2" w:rsidRDefault="001247E2">
            <w:pPr>
              <w:spacing w:line="256" w:lineRule="auto"/>
            </w:pPr>
            <w:r>
              <w:t xml:space="preserve">        None.</w:t>
            </w:r>
          </w:p>
          <w:p w14:paraId="23B48FEC" w14:textId="6A3B80B5" w:rsidR="001247E2" w:rsidRDefault="001247E2" w:rsidP="00AE4B4C">
            <w:pPr>
              <w:spacing w:line="256" w:lineRule="auto"/>
            </w:pPr>
            <w:r>
              <w:t>Exception:</w:t>
            </w:r>
          </w:p>
          <w:p w14:paraId="61022121" w14:textId="77777777" w:rsidR="001247E2" w:rsidRDefault="001247E2" w:rsidP="00A46B5B">
            <w:pPr>
              <w:spacing w:line="256" w:lineRule="auto"/>
              <w:ind w:left="0"/>
            </w:pPr>
          </w:p>
          <w:tbl>
            <w:tblPr>
              <w:tblpPr w:leftFromText="180" w:rightFromText="180" w:bottomFromText="160" w:vertAnchor="text" w:horzAnchor="margin" w:tblpY="-267"/>
              <w:tblOverlap w:val="never"/>
              <w:tblW w:w="8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973"/>
              <w:gridCol w:w="3762"/>
              <w:gridCol w:w="3835"/>
            </w:tblGrid>
            <w:tr w:rsidR="001247E2" w14:paraId="52F0355D" w14:textId="77777777">
              <w:trPr>
                <w:trHeight w:val="326"/>
              </w:trPr>
              <w:tc>
                <w:tcPr>
                  <w:tcW w:w="973" w:type="dxa"/>
                  <w:tcBorders>
                    <w:top w:val="single" w:sz="4" w:space="0" w:color="000000"/>
                    <w:left w:val="single" w:sz="4" w:space="0" w:color="000000"/>
                    <w:bottom w:val="single" w:sz="4" w:space="0" w:color="000000"/>
                    <w:right w:val="single" w:sz="4" w:space="0" w:color="000000"/>
                  </w:tcBorders>
                  <w:shd w:val="clear" w:color="auto" w:fill="D9D9D9"/>
                  <w:hideMark/>
                </w:tcPr>
                <w:p w14:paraId="29BDEB5F" w14:textId="77777777" w:rsidR="001247E2" w:rsidRDefault="001247E2">
                  <w:pPr>
                    <w:spacing w:line="256" w:lineRule="auto"/>
                    <w:rPr>
                      <w:rFonts w:ascii="Times New Roman" w:eastAsia="MS Mincho" w:hAnsi="Times New Roman" w:cs="Times New Roman"/>
                      <w:color w:val="000000"/>
                      <w:lang w:eastAsia="en-US"/>
                    </w:rPr>
                  </w:pPr>
                  <w:r>
                    <w:lastRenderedPageBreak/>
                    <w:t>No</w:t>
                  </w:r>
                </w:p>
              </w:tc>
              <w:tc>
                <w:tcPr>
                  <w:tcW w:w="3762" w:type="dxa"/>
                  <w:tcBorders>
                    <w:top w:val="single" w:sz="4" w:space="0" w:color="000000"/>
                    <w:left w:val="single" w:sz="4" w:space="0" w:color="000000"/>
                    <w:bottom w:val="single" w:sz="4" w:space="0" w:color="000000"/>
                    <w:right w:val="single" w:sz="4" w:space="0" w:color="000000"/>
                  </w:tcBorders>
                  <w:shd w:val="clear" w:color="auto" w:fill="D9D9D9"/>
                  <w:hideMark/>
                </w:tcPr>
                <w:p w14:paraId="75FB6311" w14:textId="77777777" w:rsidR="001247E2" w:rsidRDefault="001247E2">
                  <w:pPr>
                    <w:spacing w:line="256" w:lineRule="auto"/>
                    <w:rPr>
                      <w:rFonts w:ascii="Times New Roman" w:eastAsia="MS Mincho" w:hAnsi="Times New Roman" w:cs="Times New Roman"/>
                      <w:color w:val="000000"/>
                      <w:lang w:eastAsia="en-US"/>
                    </w:rPr>
                  </w:pPr>
                  <w:r>
                    <w:t>Actor Action</w:t>
                  </w:r>
                </w:p>
              </w:tc>
              <w:tc>
                <w:tcPr>
                  <w:tcW w:w="3835" w:type="dxa"/>
                  <w:tcBorders>
                    <w:top w:val="single" w:sz="4" w:space="0" w:color="000000"/>
                    <w:left w:val="single" w:sz="4" w:space="0" w:color="000000"/>
                    <w:bottom w:val="single" w:sz="4" w:space="0" w:color="000000"/>
                    <w:right w:val="single" w:sz="4" w:space="0" w:color="000000"/>
                  </w:tcBorders>
                  <w:shd w:val="clear" w:color="auto" w:fill="D9D9D9"/>
                  <w:hideMark/>
                </w:tcPr>
                <w:p w14:paraId="48146EEC" w14:textId="77777777" w:rsidR="001247E2" w:rsidRDefault="001247E2">
                  <w:pPr>
                    <w:spacing w:line="256" w:lineRule="auto"/>
                    <w:rPr>
                      <w:rFonts w:ascii="Times New Roman" w:eastAsia="MS Mincho" w:hAnsi="Times New Roman" w:cs="Times New Roman"/>
                      <w:color w:val="000000"/>
                      <w:lang w:eastAsia="en-US"/>
                    </w:rPr>
                  </w:pPr>
                  <w:r>
                    <w:t>System response</w:t>
                  </w:r>
                </w:p>
              </w:tc>
            </w:tr>
            <w:tr w:rsidR="001247E2" w14:paraId="2A05B607" w14:textId="77777777">
              <w:trPr>
                <w:trHeight w:val="634"/>
              </w:trPr>
              <w:tc>
                <w:tcPr>
                  <w:tcW w:w="973" w:type="dxa"/>
                  <w:tcBorders>
                    <w:top w:val="single" w:sz="4" w:space="0" w:color="000000"/>
                    <w:left w:val="single" w:sz="4" w:space="0" w:color="000000"/>
                    <w:bottom w:val="single" w:sz="4" w:space="0" w:color="000000"/>
                    <w:right w:val="single" w:sz="4" w:space="0" w:color="000000"/>
                  </w:tcBorders>
                  <w:shd w:val="clear" w:color="auto" w:fill="FFFFFF"/>
                  <w:hideMark/>
                </w:tcPr>
                <w:p w14:paraId="643C249F" w14:textId="77777777" w:rsidR="001247E2" w:rsidRDefault="001247E2">
                  <w:pPr>
                    <w:spacing w:line="256" w:lineRule="auto"/>
                    <w:rPr>
                      <w:rFonts w:ascii="Times New Roman" w:eastAsia="MS Mincho" w:hAnsi="Times New Roman" w:cs="Times New Roman"/>
                      <w:color w:val="000000"/>
                      <w:lang w:eastAsia="en-US"/>
                    </w:rPr>
                  </w:pPr>
                  <w:r>
                    <w:t>1</w:t>
                  </w:r>
                </w:p>
              </w:tc>
              <w:tc>
                <w:tcPr>
                  <w:tcW w:w="3762" w:type="dxa"/>
                  <w:tcBorders>
                    <w:top w:val="single" w:sz="4" w:space="0" w:color="000000"/>
                    <w:left w:val="single" w:sz="4" w:space="0" w:color="000000"/>
                    <w:bottom w:val="single" w:sz="4" w:space="0" w:color="000000"/>
                    <w:right w:val="single" w:sz="4" w:space="0" w:color="000000"/>
                  </w:tcBorders>
                  <w:shd w:val="clear" w:color="auto" w:fill="FFFFFF"/>
                </w:tcPr>
                <w:p w14:paraId="7255E0EB" w14:textId="77777777" w:rsidR="001247E2" w:rsidRDefault="001247E2">
                  <w:pPr>
                    <w:spacing w:line="256" w:lineRule="auto"/>
                    <w:rPr>
                      <w:color w:val="000000"/>
                      <w:lang w:eastAsia="en-US"/>
                    </w:rPr>
                  </w:pPr>
                  <w:r>
                    <w:t>Vendor updates invalid field</w:t>
                  </w:r>
                </w:p>
                <w:p w14:paraId="63A28C8F" w14:textId="77777777" w:rsidR="001247E2" w:rsidRDefault="001247E2">
                  <w:pPr>
                    <w:spacing w:line="256" w:lineRule="auto"/>
                    <w:rPr>
                      <w:rFonts w:ascii="Times New Roman" w:eastAsia="MS Mincho" w:hAnsi="Times New Roman" w:cs="Times New Roman"/>
                    </w:rPr>
                  </w:pPr>
                </w:p>
                <w:p w14:paraId="6DF72715" w14:textId="77777777" w:rsidR="001247E2" w:rsidRDefault="001247E2">
                  <w:pPr>
                    <w:spacing w:line="256" w:lineRule="auto"/>
                    <w:rPr>
                      <w:rFonts w:ascii="Times New Roman" w:eastAsia="MS Mincho" w:hAnsi="Times New Roman" w:cs="Times New Roman"/>
                      <w:color w:val="000000"/>
                      <w:lang w:eastAsia="en-US"/>
                    </w:rPr>
                  </w:pPr>
                </w:p>
              </w:tc>
              <w:tc>
                <w:tcPr>
                  <w:tcW w:w="3835" w:type="dxa"/>
                  <w:tcBorders>
                    <w:top w:val="single" w:sz="4" w:space="0" w:color="000000"/>
                    <w:left w:val="single" w:sz="4" w:space="0" w:color="000000"/>
                    <w:bottom w:val="single" w:sz="4" w:space="0" w:color="000000"/>
                    <w:right w:val="single" w:sz="4" w:space="0" w:color="000000"/>
                  </w:tcBorders>
                  <w:shd w:val="clear" w:color="auto" w:fill="FFFFFF"/>
                </w:tcPr>
                <w:p w14:paraId="3DA3485D" w14:textId="77777777" w:rsidR="001247E2" w:rsidRDefault="001247E2">
                  <w:pPr>
                    <w:spacing w:line="256" w:lineRule="auto"/>
                    <w:rPr>
                      <w:rFonts w:ascii="Times New Roman" w:eastAsia="MS Mincho" w:hAnsi="Times New Roman" w:cs="Times New Roman"/>
                      <w:color w:val="000000"/>
                      <w:lang w:eastAsia="en-US"/>
                    </w:rPr>
                  </w:pPr>
                  <w:r>
                    <w:t>System shows message with correspoding fields:</w:t>
                  </w:r>
                </w:p>
                <w:p w14:paraId="3C1BFBD1" w14:textId="77777777" w:rsidR="001247E2" w:rsidRDefault="001247E2">
                  <w:pPr>
                    <w:spacing w:line="256" w:lineRule="auto"/>
                  </w:pPr>
                  <w:r>
                    <w:t>Price: from 100 to 99999k.</w:t>
                  </w:r>
                </w:p>
                <w:p w14:paraId="18984736" w14:textId="77777777" w:rsidR="001247E2" w:rsidRDefault="001247E2">
                  <w:pPr>
                    <w:pStyle w:val="TableStyleWCS"/>
                    <w:spacing w:line="256" w:lineRule="auto"/>
                  </w:pPr>
                  <w:r>
                    <w:t>Image: image_URL not empty.</w:t>
                  </w:r>
                </w:p>
                <w:p w14:paraId="24F0A4A2" w14:textId="77777777" w:rsidR="001247E2" w:rsidRDefault="001247E2">
                  <w:pPr>
                    <w:pStyle w:val="TableStyleWCS"/>
                    <w:spacing w:line="256" w:lineRule="auto"/>
                  </w:pPr>
                  <w:r>
                    <w:t>Name: from 6 to 20 character.</w:t>
                  </w:r>
                </w:p>
                <w:p w14:paraId="3EE88F4D" w14:textId="77777777" w:rsidR="001247E2" w:rsidRDefault="001247E2">
                  <w:pPr>
                    <w:pStyle w:val="TableStyleWCS"/>
                    <w:spacing w:line="256" w:lineRule="auto"/>
                  </w:pPr>
                  <w:r>
                    <w:t>Quantity: quantity &gt; 0 and must be a number.</w:t>
                  </w:r>
                </w:p>
                <w:p w14:paraId="7ACE5C81" w14:textId="77777777" w:rsidR="001247E2" w:rsidRDefault="001247E2">
                  <w:pPr>
                    <w:pStyle w:val="TableStyleWCS"/>
                    <w:spacing w:line="256" w:lineRule="auto"/>
                  </w:pPr>
                  <w:r>
                    <w:t>Description: description must from 1 to 500 character.</w:t>
                  </w:r>
                </w:p>
                <w:p w14:paraId="59BFB168" w14:textId="77777777" w:rsidR="001247E2" w:rsidRDefault="001247E2">
                  <w:pPr>
                    <w:spacing w:line="256" w:lineRule="auto"/>
                    <w:rPr>
                      <w:rFonts w:ascii="Times New Roman" w:eastAsia="MS Mincho" w:hAnsi="Times New Roman" w:cs="Times New Roman"/>
                      <w:color w:val="000000"/>
                      <w:lang w:eastAsia="en-US"/>
                    </w:rPr>
                  </w:pPr>
                </w:p>
              </w:tc>
            </w:tr>
          </w:tbl>
          <w:p w14:paraId="7E03A255" w14:textId="77777777" w:rsidR="001247E2" w:rsidRDefault="001247E2">
            <w:pPr>
              <w:spacing w:line="256" w:lineRule="auto"/>
            </w:pPr>
            <w:r>
              <w:t xml:space="preserve">Relationships: </w:t>
            </w:r>
          </w:p>
          <w:p w14:paraId="6C7790DC" w14:textId="77777777" w:rsidR="001247E2" w:rsidRDefault="001247E2">
            <w:pPr>
              <w:pStyle w:val="ListParagraph"/>
              <w:spacing w:line="256" w:lineRule="auto"/>
              <w:ind w:left="480"/>
            </w:pPr>
            <w:r>
              <w:t>Update shoes generalization from Manage own shose.</w:t>
            </w:r>
          </w:p>
          <w:p w14:paraId="41FD3D09" w14:textId="77777777" w:rsidR="001247E2" w:rsidRDefault="001247E2">
            <w:pPr>
              <w:spacing w:line="256" w:lineRule="auto"/>
            </w:pPr>
            <w:r>
              <w:t>Business Rules:</w:t>
            </w:r>
          </w:p>
          <w:p w14:paraId="2B1B5883" w14:textId="77777777" w:rsidR="001247E2" w:rsidRDefault="001247E2" w:rsidP="001247E2">
            <w:pPr>
              <w:pStyle w:val="ListParagraph"/>
              <w:numPr>
                <w:ilvl w:val="0"/>
                <w:numId w:val="16"/>
              </w:numPr>
              <w:spacing w:line="256" w:lineRule="auto"/>
              <w:rPr>
                <w:rFonts w:eastAsia="Calibri"/>
              </w:rPr>
            </w:pPr>
            <w:r>
              <w:t xml:space="preserve"> Guest must login to system as Vendor’s role.</w:t>
            </w:r>
          </w:p>
          <w:p w14:paraId="01303F6C" w14:textId="722568D9" w:rsidR="001247E2" w:rsidRPr="00541616" w:rsidRDefault="001247E2" w:rsidP="00541616">
            <w:pPr>
              <w:pStyle w:val="ListParagraph"/>
              <w:numPr>
                <w:ilvl w:val="0"/>
                <w:numId w:val="16"/>
              </w:numPr>
              <w:spacing w:line="256" w:lineRule="auto"/>
              <w:rPr>
                <w:rFonts w:eastAsia="Calibri"/>
              </w:rPr>
            </w:pPr>
            <w:r>
              <w:t xml:space="preserve"> Status of account is true.</w:t>
            </w:r>
          </w:p>
        </w:tc>
      </w:tr>
    </w:tbl>
    <w:p w14:paraId="710952C8" w14:textId="5A33D921" w:rsidR="002A55F9" w:rsidRPr="00355794" w:rsidRDefault="002A55F9" w:rsidP="00405A3A">
      <w:pPr>
        <w:pStyle w:val="Heading2"/>
      </w:pPr>
      <w:bookmarkStart w:id="52" w:name="_Toc77171503"/>
      <w:r>
        <w:lastRenderedPageBreak/>
        <w:t>&lt; Vendor &gt; View list shoes</w:t>
      </w:r>
      <w:bookmarkEnd w:id="52"/>
    </w:p>
    <w:p w14:paraId="0DB9C5C9" w14:textId="4AB48299" w:rsidR="002A55F9" w:rsidRPr="003A09D5" w:rsidRDefault="005103D6" w:rsidP="005103D6">
      <w:pPr>
        <w:jc w:val="center"/>
      </w:pPr>
      <w:r>
        <w:drawing>
          <wp:inline distT="0" distB="0" distL="0" distR="0" wp14:anchorId="0A030D7D" wp14:editId="42EA89CC">
            <wp:extent cx="5689600" cy="1501527"/>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89600" cy="1501527"/>
                    </a:xfrm>
                    <a:prstGeom prst="rect">
                      <a:avLst/>
                    </a:prstGeom>
                  </pic:spPr>
                </pic:pic>
              </a:graphicData>
            </a:graphic>
          </wp:inline>
        </w:drawing>
      </w:r>
    </w:p>
    <w:p w14:paraId="2AE55EB4" w14:textId="65F5B825" w:rsidR="002A55F9" w:rsidRDefault="002A55F9" w:rsidP="002A55F9">
      <w:pPr>
        <w:jc w:val="center"/>
      </w:pPr>
      <w:r>
        <w:t>Figure 3.</w:t>
      </w:r>
      <w:r w:rsidR="0085366B">
        <w:t>3</w:t>
      </w:r>
      <w:r w:rsidR="00515355">
        <w:t>4</w:t>
      </w:r>
      <w:r>
        <w:t xml:space="preserve"> &lt; Vendor &gt; View list shoes</w:t>
      </w:r>
    </w:p>
    <w:p w14:paraId="3C6ED916" w14:textId="77777777" w:rsidR="002A55F9" w:rsidRDefault="002A55F9" w:rsidP="002A55F9"/>
    <w:p w14:paraId="08726A2D" w14:textId="1115828D" w:rsidR="001247E2" w:rsidRDefault="002A55F9" w:rsidP="002A55F9">
      <w:r w:rsidRPr="00435690">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89"/>
        <w:gridCol w:w="2440"/>
        <w:gridCol w:w="1429"/>
        <w:gridCol w:w="743"/>
        <w:gridCol w:w="2089"/>
      </w:tblGrid>
      <w:tr w:rsidR="001247E2" w14:paraId="1E339115" w14:textId="77777777" w:rsidTr="001247E2">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14:paraId="695C8A53" w14:textId="52B7F339" w:rsidR="001247E2" w:rsidRDefault="004517BE">
            <w:pPr>
              <w:spacing w:line="256" w:lineRule="auto"/>
              <w:rPr>
                <w:rFonts w:ascii="Times New Roman" w:eastAsia="MS Mincho" w:hAnsi="Times New Roman" w:cs="Times New Roman"/>
                <w:color w:val="000000"/>
                <w:lang w:eastAsia="en-US"/>
              </w:rPr>
            </w:pPr>
            <w:r>
              <w:t>USE CASE – sSs_UC_2</w:t>
            </w:r>
            <w:r>
              <w:t>7</w:t>
            </w:r>
          </w:p>
        </w:tc>
      </w:tr>
      <w:tr w:rsidR="001247E2" w14:paraId="78A4D5D7" w14:textId="77777777" w:rsidTr="001247E2">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3B51A0EE" w14:textId="77777777" w:rsidR="001247E2" w:rsidRDefault="001247E2">
            <w:pPr>
              <w:spacing w:line="256" w:lineRule="auto"/>
              <w:rPr>
                <w:rFonts w:ascii="Times New Roman" w:eastAsia="MS Mincho" w:hAnsi="Times New Roman" w:cs="Times New Roman"/>
                <w:color w:val="000000"/>
                <w:lang w:eastAsia="en-US"/>
              </w:rPr>
            </w:pPr>
            <w:r>
              <w:t>Use-case No.</w:t>
            </w:r>
          </w:p>
        </w:tc>
        <w:tc>
          <w:tcPr>
            <w:tcW w:w="1364" w:type="pct"/>
            <w:tcBorders>
              <w:top w:val="single" w:sz="4" w:space="0" w:color="auto"/>
              <w:left w:val="single" w:sz="4" w:space="0" w:color="auto"/>
              <w:bottom w:val="single" w:sz="4" w:space="0" w:color="auto"/>
              <w:right w:val="single" w:sz="4" w:space="0" w:color="auto"/>
            </w:tcBorders>
            <w:hideMark/>
          </w:tcPr>
          <w:p w14:paraId="45979D2F" w14:textId="2FEF64DD" w:rsidR="001247E2" w:rsidRDefault="001247E2">
            <w:pPr>
              <w:spacing w:line="256" w:lineRule="auto"/>
              <w:rPr>
                <w:rFonts w:ascii="Times New Roman" w:eastAsia="MS Mincho" w:hAnsi="Times New Roman" w:cs="Times New Roman"/>
                <w:color w:val="000000"/>
                <w:lang w:eastAsia="en-US"/>
              </w:rPr>
            </w:pPr>
            <w:r>
              <w:t xml:space="preserve">  </w:t>
            </w:r>
            <w:r w:rsidR="004517BE">
              <w:t>&lt;</w:t>
            </w:r>
            <w:r>
              <w:t>UC02</w:t>
            </w:r>
            <w:r w:rsidR="004517BE">
              <w:t>7&gt;</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6475DBEE" w14:textId="77777777" w:rsidR="001247E2" w:rsidRDefault="001247E2">
            <w:pPr>
              <w:spacing w:line="256" w:lineRule="auto"/>
              <w:rPr>
                <w:rFonts w:ascii="Times New Roman" w:eastAsia="MS Mincho" w:hAnsi="Times New Roman" w:cs="Times New Roman"/>
                <w:color w:val="000000"/>
                <w:lang w:eastAsia="en-US"/>
              </w:rPr>
            </w:pPr>
            <w:r>
              <w:t>Use-case Version</w:t>
            </w:r>
          </w:p>
        </w:tc>
        <w:tc>
          <w:tcPr>
            <w:tcW w:w="1186" w:type="pct"/>
            <w:tcBorders>
              <w:top w:val="single" w:sz="4" w:space="0" w:color="auto"/>
              <w:left w:val="single" w:sz="4" w:space="0" w:color="auto"/>
              <w:bottom w:val="single" w:sz="4" w:space="0" w:color="auto"/>
              <w:right w:val="single" w:sz="4" w:space="0" w:color="auto"/>
            </w:tcBorders>
            <w:hideMark/>
          </w:tcPr>
          <w:p w14:paraId="18831AB8" w14:textId="77777777" w:rsidR="001247E2" w:rsidRDefault="001247E2">
            <w:pPr>
              <w:spacing w:line="256" w:lineRule="auto"/>
              <w:rPr>
                <w:rFonts w:ascii="Times New Roman" w:eastAsia="MS Mincho" w:hAnsi="Times New Roman" w:cs="Times New Roman"/>
                <w:color w:val="000000"/>
                <w:lang w:eastAsia="en-US"/>
              </w:rPr>
            </w:pPr>
            <w:r>
              <w:t>1.0</w:t>
            </w:r>
          </w:p>
        </w:tc>
      </w:tr>
      <w:tr w:rsidR="001247E2" w14:paraId="386E5518" w14:textId="77777777" w:rsidTr="001247E2">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66AC8081" w14:textId="77777777" w:rsidR="001247E2" w:rsidRDefault="001247E2">
            <w:pPr>
              <w:spacing w:line="256" w:lineRule="auto"/>
              <w:rPr>
                <w:rFonts w:ascii="Times New Roman" w:eastAsia="MS Mincho" w:hAnsi="Times New Roman" w:cs="Times New Roman"/>
                <w:color w:val="000000"/>
                <w:lang w:eastAsia="en-US"/>
              </w:rPr>
            </w:pPr>
            <w: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14:paraId="02CAC82F" w14:textId="77777777" w:rsidR="001247E2" w:rsidRDefault="001247E2">
            <w:pPr>
              <w:spacing w:line="256" w:lineRule="auto"/>
              <w:rPr>
                <w:rFonts w:ascii="Times New Roman" w:eastAsia="MS Mincho" w:hAnsi="Times New Roman" w:cs="Times New Roman"/>
                <w:color w:val="000000"/>
                <w:lang w:eastAsia="en-US"/>
              </w:rPr>
            </w:pPr>
            <w:r>
              <w:t>View list shoes</w:t>
            </w:r>
          </w:p>
        </w:tc>
      </w:tr>
      <w:tr w:rsidR="001247E2" w14:paraId="55A7DD7B" w14:textId="77777777" w:rsidTr="001247E2">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7BC33F07" w14:textId="77777777" w:rsidR="001247E2" w:rsidRDefault="001247E2">
            <w:pPr>
              <w:spacing w:line="256" w:lineRule="auto"/>
              <w:rPr>
                <w:rFonts w:ascii="Times New Roman" w:eastAsia="MS Mincho" w:hAnsi="Times New Roman" w:cs="Times New Roman"/>
                <w:color w:val="000000"/>
                <w:lang w:eastAsia="en-US"/>
              </w:rPr>
            </w:pPr>
            <w: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14:paraId="0C55E110" w14:textId="77777777" w:rsidR="001247E2" w:rsidRDefault="001247E2">
            <w:pPr>
              <w:spacing w:line="256" w:lineRule="auto"/>
              <w:rPr>
                <w:rFonts w:ascii="Times New Roman" w:eastAsia="MS Mincho" w:hAnsi="Times New Roman" w:cs="Times New Roman"/>
                <w:color w:val="000000"/>
                <w:lang w:eastAsia="en-US"/>
              </w:rPr>
            </w:pPr>
            <w:r>
              <w:t>Nguyen Lam Thanh Tu</w:t>
            </w:r>
          </w:p>
        </w:tc>
      </w:tr>
      <w:tr w:rsidR="001247E2" w14:paraId="01C0C69C" w14:textId="77777777" w:rsidTr="001247E2">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23E89A24" w14:textId="77777777" w:rsidR="001247E2" w:rsidRDefault="001247E2">
            <w:pPr>
              <w:spacing w:line="256" w:lineRule="auto"/>
              <w:rPr>
                <w:rFonts w:ascii="Times New Roman" w:eastAsia="MS Mincho" w:hAnsi="Times New Roman" w:cs="Times New Roman"/>
                <w:color w:val="000000"/>
                <w:lang w:eastAsia="en-US"/>
              </w:rPr>
            </w:pPr>
            <w:r>
              <w:t>Date</w:t>
            </w:r>
          </w:p>
        </w:tc>
        <w:tc>
          <w:tcPr>
            <w:tcW w:w="1364" w:type="pct"/>
            <w:tcBorders>
              <w:top w:val="single" w:sz="4" w:space="0" w:color="auto"/>
              <w:left w:val="single" w:sz="4" w:space="0" w:color="auto"/>
              <w:bottom w:val="single" w:sz="4" w:space="0" w:color="auto"/>
              <w:right w:val="single" w:sz="4" w:space="0" w:color="auto"/>
            </w:tcBorders>
            <w:hideMark/>
          </w:tcPr>
          <w:p w14:paraId="2D6E247B" w14:textId="77777777" w:rsidR="001247E2" w:rsidRDefault="001247E2">
            <w:pPr>
              <w:spacing w:line="256" w:lineRule="auto"/>
              <w:rPr>
                <w:rFonts w:ascii="Times New Roman" w:eastAsia="MS Mincho" w:hAnsi="Times New Roman" w:cs="Times New Roman"/>
                <w:color w:val="000000"/>
                <w:lang w:eastAsia="en-US"/>
              </w:rPr>
            </w:pPr>
            <w:r>
              <w:t>13/07/2021</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14:paraId="757A4E82" w14:textId="77777777" w:rsidR="001247E2" w:rsidRDefault="001247E2">
            <w:pPr>
              <w:spacing w:line="256" w:lineRule="auto"/>
              <w:rPr>
                <w:rFonts w:ascii="Times New Roman" w:eastAsia="MS Mincho" w:hAnsi="Times New Roman" w:cs="Times New Roman"/>
                <w:color w:val="000000"/>
                <w:lang w:eastAsia="en-US"/>
              </w:rPr>
            </w:pPr>
            <w: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14:paraId="7022CA88" w14:textId="77777777" w:rsidR="001247E2" w:rsidRDefault="001247E2">
            <w:pPr>
              <w:spacing w:line="256" w:lineRule="auto"/>
              <w:rPr>
                <w:rFonts w:ascii="Times New Roman" w:eastAsia="MS Mincho" w:hAnsi="Times New Roman" w:cs="Times New Roman"/>
                <w:color w:val="000000"/>
                <w:lang w:eastAsia="en-US"/>
              </w:rPr>
            </w:pPr>
            <w:r>
              <w:t>Normal</w:t>
            </w:r>
          </w:p>
        </w:tc>
      </w:tr>
      <w:tr w:rsidR="001247E2" w14:paraId="03E97E34" w14:textId="77777777" w:rsidTr="001247E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14:paraId="5B90043F" w14:textId="77777777" w:rsidR="001247E2" w:rsidRDefault="001247E2">
            <w:pPr>
              <w:spacing w:line="256" w:lineRule="auto"/>
              <w:rPr>
                <w:rFonts w:ascii="Times New Roman" w:eastAsia="MS Mincho" w:hAnsi="Times New Roman" w:cs="Times New Roman"/>
                <w:color w:val="000000"/>
                <w:lang w:eastAsia="en-US"/>
              </w:rPr>
            </w:pPr>
            <w:r>
              <w:t>Actor:</w:t>
            </w:r>
          </w:p>
          <w:p w14:paraId="3EFFB9DC" w14:textId="77777777" w:rsidR="001247E2" w:rsidRDefault="001247E2">
            <w:pPr>
              <w:spacing w:line="256" w:lineRule="auto"/>
            </w:pPr>
            <w:r>
              <w:t xml:space="preserve">        Vendor</w:t>
            </w:r>
          </w:p>
          <w:p w14:paraId="7389F6A6" w14:textId="77777777" w:rsidR="001247E2" w:rsidRDefault="001247E2">
            <w:pPr>
              <w:spacing w:line="256" w:lineRule="auto"/>
            </w:pPr>
            <w:r>
              <w:t>Summary:</w:t>
            </w:r>
          </w:p>
          <w:p w14:paraId="0EC83452" w14:textId="77777777" w:rsidR="001247E2" w:rsidRDefault="001247E2">
            <w:pPr>
              <w:spacing w:line="256" w:lineRule="auto"/>
              <w:rPr>
                <w:rFonts w:eastAsia="Calibri"/>
              </w:rPr>
            </w:pPr>
            <w:r>
              <w:t xml:space="preserve">        This use case allows Vendor to view list shoes of own.</w:t>
            </w:r>
          </w:p>
          <w:p w14:paraId="318BE490" w14:textId="77777777" w:rsidR="001247E2" w:rsidRDefault="001247E2">
            <w:pPr>
              <w:spacing w:line="256" w:lineRule="auto"/>
              <w:rPr>
                <w:rFonts w:eastAsia="MS Mincho"/>
              </w:rPr>
            </w:pPr>
            <w:r>
              <w:t>Goal:</w:t>
            </w:r>
          </w:p>
          <w:p w14:paraId="5ECC39AF" w14:textId="77777777" w:rsidR="001247E2" w:rsidRDefault="001247E2">
            <w:pPr>
              <w:spacing w:line="256" w:lineRule="auto"/>
              <w:rPr>
                <w:rFonts w:eastAsia="Calibri"/>
              </w:rPr>
            </w:pPr>
            <w:r>
              <w:rPr>
                <w:i/>
              </w:rPr>
              <w:t xml:space="preserve">        </w:t>
            </w:r>
            <w:r>
              <w:t>Vendor views list shoes of own.</w:t>
            </w:r>
          </w:p>
          <w:p w14:paraId="5BCDD274" w14:textId="77777777" w:rsidR="001247E2" w:rsidRDefault="001247E2">
            <w:pPr>
              <w:spacing w:line="256" w:lineRule="auto"/>
              <w:rPr>
                <w:rFonts w:eastAsia="MS Mincho"/>
              </w:rPr>
            </w:pPr>
            <w:r>
              <w:t>Triggers</w:t>
            </w:r>
          </w:p>
          <w:p w14:paraId="020F8ADB" w14:textId="77777777" w:rsidR="001247E2" w:rsidRDefault="001247E2">
            <w:pPr>
              <w:spacing w:line="256" w:lineRule="auto"/>
            </w:pPr>
            <w:r>
              <w:t xml:space="preserve">        Vendor clicks “View list shoes” button.</w:t>
            </w:r>
          </w:p>
          <w:p w14:paraId="294E9773" w14:textId="77777777" w:rsidR="001247E2" w:rsidRDefault="001247E2">
            <w:pPr>
              <w:spacing w:line="256" w:lineRule="auto"/>
            </w:pPr>
            <w:r>
              <w:t>Preconditions:</w:t>
            </w:r>
          </w:p>
          <w:p w14:paraId="4714F0D8" w14:textId="77777777" w:rsidR="001247E2" w:rsidRDefault="001247E2">
            <w:pPr>
              <w:spacing w:line="256" w:lineRule="auto"/>
            </w:pPr>
            <w:r>
              <w:t xml:space="preserve">        Guest must login to system with Vendor account.</w:t>
            </w:r>
          </w:p>
          <w:p w14:paraId="096865B0" w14:textId="77777777" w:rsidR="001247E2" w:rsidRDefault="001247E2">
            <w:pPr>
              <w:spacing w:line="256" w:lineRule="auto"/>
            </w:pPr>
            <w:r>
              <w:t>Post Conditions:</w:t>
            </w:r>
          </w:p>
          <w:p w14:paraId="0511D4E7" w14:textId="77777777" w:rsidR="001247E2" w:rsidRDefault="001247E2">
            <w:pPr>
              <w:spacing w:line="256" w:lineRule="auto"/>
              <w:rPr>
                <w:rFonts w:eastAsia="Calibri"/>
              </w:rPr>
            </w:pPr>
            <w:r>
              <w:t xml:space="preserve">        Success: System displays list shoes </w:t>
            </w:r>
            <w:r>
              <w:rPr>
                <w:color w:val="000000" w:themeColor="text1"/>
              </w:rPr>
              <w:t>successfully.</w:t>
            </w:r>
          </w:p>
          <w:p w14:paraId="5063060C" w14:textId="3B63E8F9" w:rsidR="001247E2" w:rsidRPr="00FE5252" w:rsidRDefault="001247E2" w:rsidP="00FE5252">
            <w:pPr>
              <w:spacing w:line="256" w:lineRule="auto"/>
              <w:rPr>
                <w:rFonts w:eastAsia="MS Mincho"/>
              </w:rPr>
            </w:pPr>
            <w:r>
              <w:t>Main Success Scenario:</w:t>
            </w:r>
          </w:p>
          <w:tbl>
            <w:tblPr>
              <w:tblW w:w="0" w:type="auto"/>
              <w:tblLook w:val="0400" w:firstRow="0" w:lastRow="0" w:firstColumn="0" w:lastColumn="0" w:noHBand="0" w:noVBand="1"/>
            </w:tblPr>
            <w:tblGrid>
              <w:gridCol w:w="651"/>
              <w:gridCol w:w="4055"/>
              <w:gridCol w:w="4234"/>
            </w:tblGrid>
            <w:tr w:rsidR="001247E2" w14:paraId="630C8F94" w14:textId="77777777">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01EBCE48" w14:textId="77777777" w:rsidR="001247E2" w:rsidRDefault="001247E2">
                  <w:pPr>
                    <w:pStyle w:val="TableStyleWCS"/>
                    <w:spacing w:line="256" w:lineRule="auto"/>
                    <w:rPr>
                      <w:rFonts w:eastAsia="Times New Roman"/>
                    </w:rPr>
                  </w:pPr>
                  <w:r>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4E55646A" w14:textId="77777777" w:rsidR="001247E2" w:rsidRDefault="001247E2">
                  <w:pPr>
                    <w:pStyle w:val="TableStyleWCS"/>
                    <w:spacing w:line="256" w:lineRule="auto"/>
                    <w:rPr>
                      <w:rFonts w:eastAsia="Times New Roman"/>
                    </w:rPr>
                  </w:pPr>
                  <w:r>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3CFA228F" w14:textId="77777777" w:rsidR="001247E2" w:rsidRDefault="001247E2">
                  <w:pPr>
                    <w:pStyle w:val="TableStyleWCS"/>
                    <w:spacing w:line="256" w:lineRule="auto"/>
                    <w:rPr>
                      <w:rFonts w:eastAsia="Times New Roman"/>
                    </w:rPr>
                  </w:pPr>
                  <w:r>
                    <w:t>System Response</w:t>
                  </w:r>
                </w:p>
              </w:tc>
            </w:tr>
            <w:tr w:rsidR="001247E2" w14:paraId="2B3D3B95" w14:textId="77777777">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3ED137A" w14:textId="77777777" w:rsidR="001247E2" w:rsidRDefault="001247E2">
                  <w:pPr>
                    <w:pStyle w:val="TableStyleWCS"/>
                    <w:spacing w:line="256" w:lineRule="auto"/>
                    <w:rPr>
                      <w:rFonts w:eastAsia="Times New Roman"/>
                    </w:rPr>
                  </w:pPr>
                  <w:r>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11330B" w14:textId="77777777" w:rsidR="001247E2" w:rsidRDefault="001247E2">
                  <w:pPr>
                    <w:spacing w:line="256" w:lineRule="auto"/>
                    <w:rPr>
                      <w:rFonts w:ascii="Times New Roman" w:eastAsia="MS Mincho" w:hAnsi="Times New Roman" w:cs="Times New Roman"/>
                      <w:color w:val="000000"/>
                      <w:lang w:eastAsia="en-US"/>
                    </w:rPr>
                  </w:pPr>
                  <w:r>
                    <w:t>Vendor clicks “View list shoes”button.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3E0136C" w14:textId="77777777" w:rsidR="001247E2" w:rsidRDefault="001247E2">
                  <w:pPr>
                    <w:pStyle w:val="TableStyleWCS"/>
                    <w:spacing w:line="256" w:lineRule="auto"/>
                    <w:rPr>
                      <w:rFonts w:cs="Times New Roman"/>
                      <w:noProof/>
                    </w:rPr>
                  </w:pPr>
                  <w:r>
                    <w:t xml:space="preserve">The system show list shoes of Vendor such as: </w:t>
                  </w:r>
                </w:p>
                <w:p w14:paraId="5655FBB0" w14:textId="77777777" w:rsidR="001247E2" w:rsidRDefault="001247E2">
                  <w:pPr>
                    <w:spacing w:line="256" w:lineRule="auto"/>
                  </w:pPr>
                  <w:r>
                    <w:t xml:space="preserve">       Price: </w:t>
                  </w:r>
                </w:p>
                <w:p w14:paraId="3BA56687" w14:textId="77777777" w:rsidR="001247E2" w:rsidRDefault="001247E2">
                  <w:pPr>
                    <w:pStyle w:val="TableStyleWCS"/>
                    <w:spacing w:line="256" w:lineRule="auto"/>
                  </w:pPr>
                  <w:r>
                    <w:t xml:space="preserve">        image: </w:t>
                  </w:r>
                </w:p>
                <w:p w14:paraId="535B2FD8" w14:textId="77777777" w:rsidR="001247E2" w:rsidRDefault="001247E2">
                  <w:pPr>
                    <w:pStyle w:val="TableStyleWCS"/>
                    <w:spacing w:line="256" w:lineRule="auto"/>
                  </w:pPr>
                  <w:r>
                    <w:t xml:space="preserve">        ShoesName: </w:t>
                  </w:r>
                </w:p>
                <w:p w14:paraId="6C475366" w14:textId="77777777" w:rsidR="001247E2" w:rsidRDefault="001247E2">
                  <w:pPr>
                    <w:pStyle w:val="TableStyleWCS"/>
                    <w:spacing w:line="256" w:lineRule="auto"/>
                  </w:pPr>
                  <w:r>
                    <w:t xml:space="preserve">        Quantity:</w:t>
                  </w:r>
                </w:p>
                <w:p w14:paraId="07575968" w14:textId="77777777" w:rsidR="001247E2" w:rsidRDefault="001247E2">
                  <w:pPr>
                    <w:pStyle w:val="TableStyleWCS"/>
                    <w:spacing w:line="256" w:lineRule="auto"/>
                  </w:pPr>
                  <w:r>
                    <w:t xml:space="preserve">        Description:</w:t>
                  </w:r>
                </w:p>
                <w:p w14:paraId="3D0DAD3E" w14:textId="77777777" w:rsidR="001247E2" w:rsidRDefault="001247E2">
                  <w:pPr>
                    <w:pStyle w:val="TableStyleWCS"/>
                    <w:spacing w:line="256" w:lineRule="auto"/>
                  </w:pPr>
                  <w:r>
                    <w:t xml:space="preserve">        Date add shoes:</w:t>
                  </w:r>
                </w:p>
                <w:p w14:paraId="50BC01C8" w14:textId="77777777" w:rsidR="001247E2" w:rsidRDefault="001247E2">
                  <w:pPr>
                    <w:pStyle w:val="TableStyleWCS"/>
                    <w:spacing w:line="256" w:lineRule="auto"/>
                  </w:pPr>
                  <w:r>
                    <w:t xml:space="preserve">        “Add a new shoes” button.</w:t>
                  </w:r>
                </w:p>
                <w:p w14:paraId="579D42D3" w14:textId="77777777" w:rsidR="001247E2" w:rsidRDefault="001247E2">
                  <w:pPr>
                    <w:pStyle w:val="TableStyleWCS"/>
                    <w:spacing w:line="256" w:lineRule="auto"/>
                  </w:pPr>
                  <w:r>
                    <w:t xml:space="preserve">        “Update a shoes”button.</w:t>
                  </w:r>
                </w:p>
                <w:p w14:paraId="47198B71" w14:textId="77777777" w:rsidR="001247E2" w:rsidRDefault="001247E2">
                  <w:pPr>
                    <w:pStyle w:val="TableStyleWCS"/>
                    <w:spacing w:line="256" w:lineRule="auto"/>
                  </w:pPr>
                  <w:r>
                    <w:t xml:space="preserve">        “Delete a shoes”button.</w:t>
                  </w:r>
                </w:p>
                <w:p w14:paraId="3A075261" w14:textId="77777777" w:rsidR="001247E2" w:rsidRDefault="001247E2">
                  <w:pPr>
                    <w:pStyle w:val="TableStyleWCS"/>
                    <w:spacing w:line="256" w:lineRule="auto"/>
                  </w:pPr>
                  <w:r>
                    <w:t xml:space="preserve">        “View list feedback”button.</w:t>
                  </w:r>
                </w:p>
                <w:p w14:paraId="45F03565" w14:textId="77777777" w:rsidR="001247E2" w:rsidRDefault="001247E2">
                  <w:pPr>
                    <w:pStyle w:val="TableStyleWCS"/>
                    <w:spacing w:line="256" w:lineRule="auto"/>
                  </w:pPr>
                  <w:r>
                    <w:t>Exception[1]</w:t>
                  </w:r>
                </w:p>
              </w:tc>
            </w:tr>
          </w:tbl>
          <w:p w14:paraId="67239F70" w14:textId="77777777" w:rsidR="001247E2" w:rsidRDefault="001247E2">
            <w:pPr>
              <w:spacing w:line="256" w:lineRule="auto"/>
              <w:rPr>
                <w:rFonts w:ascii="Times New Roman" w:eastAsia="MS Mincho" w:hAnsi="Times New Roman" w:cs="Times New Roman"/>
                <w:color w:val="000000"/>
                <w:lang w:eastAsia="en-US"/>
              </w:rPr>
            </w:pPr>
          </w:p>
          <w:p w14:paraId="5CA8837F" w14:textId="77777777" w:rsidR="001247E2" w:rsidRDefault="001247E2">
            <w:pPr>
              <w:spacing w:line="256" w:lineRule="auto"/>
            </w:pPr>
            <w:r>
              <w:lastRenderedPageBreak/>
              <w:t>Alternative:</w:t>
            </w:r>
          </w:p>
          <w:p w14:paraId="47C989FC" w14:textId="77777777" w:rsidR="001247E2" w:rsidRDefault="001247E2">
            <w:pPr>
              <w:spacing w:line="256" w:lineRule="auto"/>
            </w:pPr>
            <w:r>
              <w:t xml:space="preserve">     None:</w:t>
            </w:r>
          </w:p>
          <w:p w14:paraId="19BF6323" w14:textId="77777777" w:rsidR="001247E2" w:rsidRDefault="001247E2">
            <w:pPr>
              <w:spacing w:line="256" w:lineRule="auto"/>
            </w:pPr>
            <w:r>
              <w:t>Exception :</w:t>
            </w:r>
          </w:p>
          <w:p w14:paraId="5E4B0058" w14:textId="77777777" w:rsidR="001247E2" w:rsidRDefault="001247E2">
            <w:pPr>
              <w:spacing w:line="256" w:lineRule="auto"/>
            </w:pPr>
            <w:r>
              <w:t xml:space="preserve">     </w:t>
            </w:r>
          </w:p>
          <w:tbl>
            <w:tblPr>
              <w:tblpPr w:leftFromText="180" w:rightFromText="180" w:bottomFromText="160" w:vertAnchor="text" w:horzAnchor="margin" w:tblpY="-267"/>
              <w:tblOverlap w:val="never"/>
              <w:tblW w:w="8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973"/>
              <w:gridCol w:w="3762"/>
              <w:gridCol w:w="3835"/>
            </w:tblGrid>
            <w:tr w:rsidR="001247E2" w14:paraId="16191B77" w14:textId="77777777">
              <w:trPr>
                <w:trHeight w:val="326"/>
              </w:trPr>
              <w:tc>
                <w:tcPr>
                  <w:tcW w:w="973" w:type="dxa"/>
                  <w:tcBorders>
                    <w:top w:val="single" w:sz="4" w:space="0" w:color="000000"/>
                    <w:left w:val="single" w:sz="4" w:space="0" w:color="000000"/>
                    <w:bottom w:val="single" w:sz="4" w:space="0" w:color="000000"/>
                    <w:right w:val="single" w:sz="4" w:space="0" w:color="000000"/>
                  </w:tcBorders>
                  <w:shd w:val="clear" w:color="auto" w:fill="D9D9D9"/>
                  <w:hideMark/>
                </w:tcPr>
                <w:p w14:paraId="7E590682" w14:textId="77777777" w:rsidR="001247E2" w:rsidRDefault="001247E2">
                  <w:pPr>
                    <w:spacing w:line="256" w:lineRule="auto"/>
                    <w:rPr>
                      <w:rFonts w:ascii="Times New Roman" w:eastAsia="MS Mincho" w:hAnsi="Times New Roman" w:cs="Times New Roman"/>
                      <w:color w:val="000000"/>
                      <w:lang w:eastAsia="en-US"/>
                    </w:rPr>
                  </w:pPr>
                  <w:r>
                    <w:t>No</w:t>
                  </w:r>
                </w:p>
              </w:tc>
              <w:tc>
                <w:tcPr>
                  <w:tcW w:w="3762" w:type="dxa"/>
                  <w:tcBorders>
                    <w:top w:val="single" w:sz="4" w:space="0" w:color="000000"/>
                    <w:left w:val="single" w:sz="4" w:space="0" w:color="000000"/>
                    <w:bottom w:val="single" w:sz="4" w:space="0" w:color="000000"/>
                    <w:right w:val="single" w:sz="4" w:space="0" w:color="000000"/>
                  </w:tcBorders>
                  <w:shd w:val="clear" w:color="auto" w:fill="D9D9D9"/>
                  <w:hideMark/>
                </w:tcPr>
                <w:p w14:paraId="385BA190" w14:textId="77777777" w:rsidR="001247E2" w:rsidRDefault="001247E2">
                  <w:pPr>
                    <w:spacing w:line="256" w:lineRule="auto"/>
                    <w:rPr>
                      <w:rFonts w:ascii="Times New Roman" w:eastAsia="MS Mincho" w:hAnsi="Times New Roman" w:cs="Times New Roman"/>
                      <w:color w:val="000000"/>
                      <w:lang w:eastAsia="en-US"/>
                    </w:rPr>
                  </w:pPr>
                  <w:r>
                    <w:t>Actor Action</w:t>
                  </w:r>
                </w:p>
              </w:tc>
              <w:tc>
                <w:tcPr>
                  <w:tcW w:w="3835" w:type="dxa"/>
                  <w:tcBorders>
                    <w:top w:val="single" w:sz="4" w:space="0" w:color="000000"/>
                    <w:left w:val="single" w:sz="4" w:space="0" w:color="000000"/>
                    <w:bottom w:val="single" w:sz="4" w:space="0" w:color="000000"/>
                    <w:right w:val="single" w:sz="4" w:space="0" w:color="000000"/>
                  </w:tcBorders>
                  <w:shd w:val="clear" w:color="auto" w:fill="D9D9D9"/>
                  <w:hideMark/>
                </w:tcPr>
                <w:p w14:paraId="2E51E05D" w14:textId="77777777" w:rsidR="001247E2" w:rsidRDefault="001247E2">
                  <w:pPr>
                    <w:spacing w:line="256" w:lineRule="auto"/>
                    <w:rPr>
                      <w:rFonts w:ascii="Times New Roman" w:eastAsia="MS Mincho" w:hAnsi="Times New Roman" w:cs="Times New Roman"/>
                      <w:color w:val="000000"/>
                      <w:lang w:eastAsia="en-US"/>
                    </w:rPr>
                  </w:pPr>
                  <w:r>
                    <w:t>System response</w:t>
                  </w:r>
                </w:p>
              </w:tc>
            </w:tr>
            <w:tr w:rsidR="001247E2" w14:paraId="69DFA995" w14:textId="77777777">
              <w:trPr>
                <w:trHeight w:val="634"/>
              </w:trPr>
              <w:tc>
                <w:tcPr>
                  <w:tcW w:w="973" w:type="dxa"/>
                  <w:tcBorders>
                    <w:top w:val="single" w:sz="4" w:space="0" w:color="000000"/>
                    <w:left w:val="single" w:sz="4" w:space="0" w:color="000000"/>
                    <w:bottom w:val="single" w:sz="4" w:space="0" w:color="000000"/>
                    <w:right w:val="single" w:sz="4" w:space="0" w:color="000000"/>
                  </w:tcBorders>
                  <w:shd w:val="clear" w:color="auto" w:fill="FFFFFF"/>
                  <w:hideMark/>
                </w:tcPr>
                <w:p w14:paraId="5C3F693D" w14:textId="77777777" w:rsidR="001247E2" w:rsidRDefault="001247E2">
                  <w:pPr>
                    <w:spacing w:line="256" w:lineRule="auto"/>
                    <w:rPr>
                      <w:rFonts w:ascii="Times New Roman" w:eastAsia="MS Mincho" w:hAnsi="Times New Roman" w:cs="Times New Roman"/>
                      <w:color w:val="000000"/>
                      <w:lang w:eastAsia="en-US"/>
                    </w:rPr>
                  </w:pPr>
                  <w:r>
                    <w:t>1</w:t>
                  </w:r>
                </w:p>
              </w:tc>
              <w:tc>
                <w:tcPr>
                  <w:tcW w:w="3762" w:type="dxa"/>
                  <w:tcBorders>
                    <w:top w:val="single" w:sz="4" w:space="0" w:color="000000"/>
                    <w:left w:val="single" w:sz="4" w:space="0" w:color="000000"/>
                    <w:bottom w:val="single" w:sz="4" w:space="0" w:color="000000"/>
                    <w:right w:val="single" w:sz="4" w:space="0" w:color="000000"/>
                  </w:tcBorders>
                  <w:shd w:val="clear" w:color="auto" w:fill="FFFFFF"/>
                  <w:hideMark/>
                </w:tcPr>
                <w:p w14:paraId="07B52E2B" w14:textId="77777777" w:rsidR="001247E2" w:rsidRDefault="001247E2">
                  <w:pPr>
                    <w:spacing w:line="256" w:lineRule="auto"/>
                    <w:rPr>
                      <w:rFonts w:ascii="Times New Roman" w:eastAsia="MS Mincho" w:hAnsi="Times New Roman" w:cs="Times New Roman"/>
                      <w:color w:val="000000"/>
                      <w:lang w:eastAsia="en-US"/>
                    </w:rPr>
                  </w:pPr>
                  <w:r>
                    <w:t>List shoes is empty.</w:t>
                  </w:r>
                </w:p>
              </w:tc>
              <w:tc>
                <w:tcPr>
                  <w:tcW w:w="3835" w:type="dxa"/>
                  <w:tcBorders>
                    <w:top w:val="single" w:sz="4" w:space="0" w:color="000000"/>
                    <w:left w:val="single" w:sz="4" w:space="0" w:color="000000"/>
                    <w:bottom w:val="single" w:sz="4" w:space="0" w:color="000000"/>
                    <w:right w:val="single" w:sz="4" w:space="0" w:color="000000"/>
                  </w:tcBorders>
                  <w:shd w:val="clear" w:color="auto" w:fill="FFFFFF"/>
                  <w:hideMark/>
                </w:tcPr>
                <w:p w14:paraId="4CB8D567" w14:textId="77777777" w:rsidR="001247E2" w:rsidRDefault="001247E2">
                  <w:pPr>
                    <w:spacing w:line="256" w:lineRule="auto"/>
                    <w:rPr>
                      <w:rFonts w:ascii="Times New Roman" w:eastAsia="MS Mincho" w:hAnsi="Times New Roman" w:cs="Times New Roman"/>
                      <w:color w:val="000000"/>
                      <w:lang w:eastAsia="en-US"/>
                    </w:rPr>
                  </w:pPr>
                  <w:r>
                    <w:t>The system show message “You don't have shoes yet.”</w:t>
                  </w:r>
                </w:p>
              </w:tc>
            </w:tr>
          </w:tbl>
          <w:p w14:paraId="447998D0" w14:textId="77777777" w:rsidR="001247E2" w:rsidRDefault="001247E2" w:rsidP="00FE5252">
            <w:pPr>
              <w:spacing w:line="256" w:lineRule="auto"/>
              <w:ind w:left="0"/>
              <w:rPr>
                <w:rFonts w:ascii="Times New Roman" w:eastAsia="MS Mincho" w:hAnsi="Times New Roman" w:cs="Times New Roman"/>
                <w:color w:val="000000"/>
                <w:lang w:eastAsia="en-US"/>
              </w:rPr>
            </w:pPr>
          </w:p>
          <w:p w14:paraId="07E83BAF" w14:textId="77777777" w:rsidR="001247E2" w:rsidRDefault="001247E2">
            <w:pPr>
              <w:spacing w:line="256" w:lineRule="auto"/>
            </w:pPr>
            <w:r>
              <w:t xml:space="preserve">Relationships: </w:t>
            </w:r>
          </w:p>
          <w:p w14:paraId="73464D10" w14:textId="77777777" w:rsidR="001247E2" w:rsidRDefault="001247E2">
            <w:pPr>
              <w:spacing w:line="256" w:lineRule="auto"/>
            </w:pPr>
            <w:r>
              <w:t xml:space="preserve">      View list shoes generalization from Manage own shose.</w:t>
            </w:r>
          </w:p>
          <w:p w14:paraId="6B074A42" w14:textId="77777777" w:rsidR="001247E2" w:rsidRDefault="001247E2">
            <w:pPr>
              <w:spacing w:line="256" w:lineRule="auto"/>
            </w:pPr>
            <w:r>
              <w:t>Business Rules:</w:t>
            </w:r>
          </w:p>
          <w:p w14:paraId="11B8B21A" w14:textId="77777777" w:rsidR="001247E2" w:rsidRDefault="001247E2" w:rsidP="001247E2">
            <w:pPr>
              <w:pStyle w:val="ListParagraph"/>
              <w:numPr>
                <w:ilvl w:val="0"/>
                <w:numId w:val="16"/>
              </w:numPr>
              <w:spacing w:line="256" w:lineRule="auto"/>
              <w:rPr>
                <w:rFonts w:eastAsia="Calibri"/>
              </w:rPr>
            </w:pPr>
            <w:r>
              <w:t>Guest must login to system as Vendor’s role.</w:t>
            </w:r>
          </w:p>
          <w:p w14:paraId="7595471D" w14:textId="77777777" w:rsidR="001247E2" w:rsidRDefault="001247E2" w:rsidP="001247E2">
            <w:pPr>
              <w:pStyle w:val="ListParagraph"/>
              <w:numPr>
                <w:ilvl w:val="0"/>
                <w:numId w:val="16"/>
              </w:numPr>
              <w:spacing w:line="256" w:lineRule="auto"/>
              <w:rPr>
                <w:rFonts w:eastAsia="Calibri"/>
              </w:rPr>
            </w:pPr>
            <w:r>
              <w:t>Status of account is true.</w:t>
            </w:r>
          </w:p>
          <w:p w14:paraId="7AD62229" w14:textId="77777777" w:rsidR="001247E2" w:rsidRDefault="001247E2" w:rsidP="001247E2">
            <w:pPr>
              <w:pStyle w:val="ListParagraph"/>
              <w:numPr>
                <w:ilvl w:val="0"/>
                <w:numId w:val="16"/>
              </w:numPr>
              <w:spacing w:line="256" w:lineRule="auto"/>
              <w:rPr>
                <w:lang w:eastAsia="en-US"/>
              </w:rPr>
            </w:pPr>
            <w:r>
              <w:t>List all shoes of Vendor with status is true.</w:t>
            </w:r>
          </w:p>
        </w:tc>
      </w:tr>
    </w:tbl>
    <w:p w14:paraId="554FC247" w14:textId="0B61D4BA" w:rsidR="00CD16E6" w:rsidRPr="00355794" w:rsidRDefault="00CD16E6" w:rsidP="00405A3A">
      <w:pPr>
        <w:pStyle w:val="Heading2"/>
      </w:pPr>
      <w:bookmarkStart w:id="53" w:name="_Toc77171504"/>
      <w:r>
        <w:lastRenderedPageBreak/>
        <w:t>&lt; Vendor &gt; View feedback</w:t>
      </w:r>
      <w:bookmarkEnd w:id="53"/>
    </w:p>
    <w:p w14:paraId="6FDCFED3" w14:textId="46C12E9A" w:rsidR="00CD16E6" w:rsidRPr="003A09D5" w:rsidRDefault="00FE5252" w:rsidP="00FE5252">
      <w:pPr>
        <w:jc w:val="center"/>
      </w:pPr>
      <w:r>
        <w:drawing>
          <wp:inline distT="0" distB="0" distL="0" distR="0" wp14:anchorId="7C259DDD" wp14:editId="4A2611E8">
            <wp:extent cx="3336471" cy="14695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36471" cy="1469571"/>
                    </a:xfrm>
                    <a:prstGeom prst="rect">
                      <a:avLst/>
                    </a:prstGeom>
                  </pic:spPr>
                </pic:pic>
              </a:graphicData>
            </a:graphic>
          </wp:inline>
        </w:drawing>
      </w:r>
    </w:p>
    <w:p w14:paraId="0C28C71D" w14:textId="6F804BAA" w:rsidR="00CD16E6" w:rsidRDefault="00CD16E6" w:rsidP="00730515">
      <w:pPr>
        <w:jc w:val="center"/>
      </w:pPr>
      <w:r>
        <w:t>Figure 3.</w:t>
      </w:r>
      <w:r w:rsidR="0085366B">
        <w:t>3</w:t>
      </w:r>
      <w:r w:rsidR="00515355">
        <w:t>5</w:t>
      </w:r>
      <w:r>
        <w:t xml:space="preserve"> &lt; Vendor &gt; View feedback</w:t>
      </w:r>
    </w:p>
    <w:p w14:paraId="136B4ABA" w14:textId="77777777" w:rsidR="00CD16E6" w:rsidRDefault="00CD16E6" w:rsidP="00730515"/>
    <w:p w14:paraId="161E74F9" w14:textId="77777777" w:rsidR="00CD16E6" w:rsidRPr="00435690" w:rsidRDefault="00CD16E6" w:rsidP="00CD16E6">
      <w:r w:rsidRPr="00435690">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83"/>
        <w:gridCol w:w="2428"/>
        <w:gridCol w:w="1417"/>
        <w:gridCol w:w="752"/>
        <w:gridCol w:w="2110"/>
      </w:tblGrid>
      <w:tr w:rsidR="001247E2" w14:paraId="0501F9FA" w14:textId="77777777" w:rsidTr="001247E2">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14:paraId="4F1573A2" w14:textId="32397F16" w:rsidR="001247E2" w:rsidRDefault="00915D2F">
            <w:pPr>
              <w:spacing w:line="256" w:lineRule="auto"/>
              <w:rPr>
                <w:rFonts w:ascii="Times New Roman" w:eastAsia="MS Mincho" w:hAnsi="Times New Roman" w:cs="Times New Roman"/>
                <w:color w:val="000000"/>
                <w:lang w:eastAsia="en-US"/>
              </w:rPr>
            </w:pPr>
            <w:r>
              <w:t>USE CASE – sSs_UC_2</w:t>
            </w:r>
            <w:r>
              <w:t>8</w:t>
            </w:r>
          </w:p>
        </w:tc>
      </w:tr>
      <w:tr w:rsidR="001247E2" w14:paraId="530B350A" w14:textId="77777777" w:rsidTr="001247E2">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37DFA36B" w14:textId="77777777" w:rsidR="001247E2" w:rsidRDefault="001247E2">
            <w:pPr>
              <w:spacing w:line="256" w:lineRule="auto"/>
              <w:rPr>
                <w:rFonts w:ascii="Times New Roman" w:eastAsia="MS Mincho" w:hAnsi="Times New Roman" w:cs="Times New Roman"/>
                <w:color w:val="000000"/>
                <w:lang w:eastAsia="en-US"/>
              </w:rPr>
            </w:pPr>
            <w:r>
              <w:t>Use-case No.</w:t>
            </w:r>
          </w:p>
        </w:tc>
        <w:tc>
          <w:tcPr>
            <w:tcW w:w="1364" w:type="pct"/>
            <w:tcBorders>
              <w:top w:val="single" w:sz="4" w:space="0" w:color="auto"/>
              <w:left w:val="single" w:sz="4" w:space="0" w:color="auto"/>
              <w:bottom w:val="single" w:sz="4" w:space="0" w:color="auto"/>
              <w:right w:val="single" w:sz="4" w:space="0" w:color="auto"/>
            </w:tcBorders>
            <w:hideMark/>
          </w:tcPr>
          <w:p w14:paraId="198D112C" w14:textId="0940CEF4" w:rsidR="001247E2" w:rsidRDefault="001247E2">
            <w:pPr>
              <w:spacing w:line="256" w:lineRule="auto"/>
              <w:rPr>
                <w:rFonts w:ascii="Times New Roman" w:eastAsia="MS Mincho" w:hAnsi="Times New Roman" w:cs="Times New Roman"/>
                <w:color w:val="000000"/>
                <w:lang w:eastAsia="en-US"/>
              </w:rPr>
            </w:pPr>
            <w:r>
              <w:t xml:space="preserve">  </w:t>
            </w:r>
            <w:r w:rsidR="00915D2F">
              <w:t>&lt;UC028&gt;</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53D87B88" w14:textId="77777777" w:rsidR="001247E2" w:rsidRDefault="001247E2">
            <w:pPr>
              <w:spacing w:line="256" w:lineRule="auto"/>
              <w:rPr>
                <w:rFonts w:ascii="Times New Roman" w:eastAsia="MS Mincho" w:hAnsi="Times New Roman" w:cs="Times New Roman"/>
                <w:color w:val="000000"/>
                <w:lang w:eastAsia="en-US"/>
              </w:rPr>
            </w:pPr>
            <w:r>
              <w:t>Use-case Version</w:t>
            </w:r>
          </w:p>
        </w:tc>
        <w:tc>
          <w:tcPr>
            <w:tcW w:w="1186" w:type="pct"/>
            <w:tcBorders>
              <w:top w:val="single" w:sz="4" w:space="0" w:color="auto"/>
              <w:left w:val="single" w:sz="4" w:space="0" w:color="auto"/>
              <w:bottom w:val="single" w:sz="4" w:space="0" w:color="auto"/>
              <w:right w:val="single" w:sz="4" w:space="0" w:color="auto"/>
            </w:tcBorders>
            <w:hideMark/>
          </w:tcPr>
          <w:p w14:paraId="3307F33D" w14:textId="77777777" w:rsidR="001247E2" w:rsidRDefault="001247E2">
            <w:pPr>
              <w:spacing w:line="256" w:lineRule="auto"/>
              <w:rPr>
                <w:rFonts w:ascii="Times New Roman" w:eastAsia="MS Mincho" w:hAnsi="Times New Roman" w:cs="Times New Roman"/>
                <w:color w:val="000000"/>
                <w:lang w:eastAsia="en-US"/>
              </w:rPr>
            </w:pPr>
            <w:r>
              <w:t>1.0</w:t>
            </w:r>
          </w:p>
        </w:tc>
      </w:tr>
      <w:tr w:rsidR="001247E2" w14:paraId="63CED969" w14:textId="77777777" w:rsidTr="001247E2">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6FFE9E37" w14:textId="77777777" w:rsidR="001247E2" w:rsidRDefault="001247E2">
            <w:pPr>
              <w:spacing w:line="256" w:lineRule="auto"/>
              <w:rPr>
                <w:rFonts w:ascii="Times New Roman" w:eastAsia="MS Mincho" w:hAnsi="Times New Roman" w:cs="Times New Roman"/>
                <w:color w:val="000000"/>
                <w:lang w:eastAsia="en-US"/>
              </w:rPr>
            </w:pPr>
            <w: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14:paraId="16089F2A" w14:textId="77777777" w:rsidR="001247E2" w:rsidRDefault="001247E2">
            <w:pPr>
              <w:spacing w:line="256" w:lineRule="auto"/>
              <w:rPr>
                <w:rFonts w:ascii="Times New Roman" w:eastAsia="MS Mincho" w:hAnsi="Times New Roman" w:cs="Times New Roman"/>
                <w:color w:val="000000"/>
                <w:lang w:eastAsia="en-US"/>
              </w:rPr>
            </w:pPr>
            <w:r>
              <w:t>View feedback</w:t>
            </w:r>
          </w:p>
        </w:tc>
      </w:tr>
      <w:tr w:rsidR="001247E2" w14:paraId="60B8E458" w14:textId="77777777" w:rsidTr="001247E2">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1177721B" w14:textId="77777777" w:rsidR="001247E2" w:rsidRDefault="001247E2">
            <w:pPr>
              <w:spacing w:line="256" w:lineRule="auto"/>
              <w:rPr>
                <w:rFonts w:ascii="Times New Roman" w:eastAsia="MS Mincho" w:hAnsi="Times New Roman" w:cs="Times New Roman"/>
                <w:color w:val="000000"/>
                <w:lang w:eastAsia="en-US"/>
              </w:rPr>
            </w:pPr>
            <w: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14:paraId="2E612AEF" w14:textId="77777777" w:rsidR="001247E2" w:rsidRDefault="001247E2">
            <w:pPr>
              <w:spacing w:line="256" w:lineRule="auto"/>
              <w:rPr>
                <w:rFonts w:ascii="Times New Roman" w:eastAsia="MS Mincho" w:hAnsi="Times New Roman" w:cs="Times New Roman"/>
                <w:color w:val="000000"/>
                <w:lang w:eastAsia="en-US"/>
              </w:rPr>
            </w:pPr>
            <w:r>
              <w:t>Nguyen Lam Thanh Tu</w:t>
            </w:r>
          </w:p>
        </w:tc>
      </w:tr>
      <w:tr w:rsidR="001247E2" w14:paraId="5790E3C5" w14:textId="77777777" w:rsidTr="001247E2">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301CF5C9" w14:textId="77777777" w:rsidR="001247E2" w:rsidRDefault="001247E2">
            <w:pPr>
              <w:spacing w:line="256" w:lineRule="auto"/>
              <w:rPr>
                <w:rFonts w:ascii="Times New Roman" w:eastAsia="MS Mincho" w:hAnsi="Times New Roman" w:cs="Times New Roman"/>
                <w:color w:val="000000"/>
                <w:lang w:eastAsia="en-US"/>
              </w:rPr>
            </w:pPr>
            <w:r>
              <w:t>Date</w:t>
            </w:r>
          </w:p>
        </w:tc>
        <w:tc>
          <w:tcPr>
            <w:tcW w:w="1364" w:type="pct"/>
            <w:tcBorders>
              <w:top w:val="single" w:sz="4" w:space="0" w:color="auto"/>
              <w:left w:val="single" w:sz="4" w:space="0" w:color="auto"/>
              <w:bottom w:val="single" w:sz="4" w:space="0" w:color="auto"/>
              <w:right w:val="single" w:sz="4" w:space="0" w:color="auto"/>
            </w:tcBorders>
            <w:hideMark/>
          </w:tcPr>
          <w:p w14:paraId="620DF67C" w14:textId="77777777" w:rsidR="001247E2" w:rsidRDefault="001247E2">
            <w:pPr>
              <w:spacing w:line="256" w:lineRule="auto"/>
              <w:rPr>
                <w:rFonts w:ascii="Times New Roman" w:eastAsia="MS Mincho" w:hAnsi="Times New Roman" w:cs="Times New Roman"/>
                <w:color w:val="000000"/>
                <w:lang w:eastAsia="en-US"/>
              </w:rPr>
            </w:pPr>
            <w:r>
              <w:t>13/07/2021</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14:paraId="4CB5E46A" w14:textId="77777777" w:rsidR="001247E2" w:rsidRDefault="001247E2">
            <w:pPr>
              <w:spacing w:line="256" w:lineRule="auto"/>
              <w:rPr>
                <w:rFonts w:ascii="Times New Roman" w:eastAsia="MS Mincho" w:hAnsi="Times New Roman" w:cs="Times New Roman"/>
                <w:color w:val="000000"/>
                <w:lang w:eastAsia="en-US"/>
              </w:rPr>
            </w:pPr>
            <w: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14:paraId="79088986" w14:textId="77777777" w:rsidR="001247E2" w:rsidRDefault="001247E2">
            <w:pPr>
              <w:spacing w:line="256" w:lineRule="auto"/>
              <w:rPr>
                <w:rFonts w:ascii="Times New Roman" w:eastAsia="MS Mincho" w:hAnsi="Times New Roman" w:cs="Times New Roman"/>
                <w:color w:val="000000"/>
                <w:lang w:eastAsia="en-US"/>
              </w:rPr>
            </w:pPr>
            <w:r>
              <w:t>Normal</w:t>
            </w:r>
          </w:p>
        </w:tc>
      </w:tr>
      <w:tr w:rsidR="001247E2" w14:paraId="178C98F5" w14:textId="77777777" w:rsidTr="001247E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14:paraId="6C7EF3C6" w14:textId="77777777" w:rsidR="001247E2" w:rsidRDefault="001247E2">
            <w:pPr>
              <w:spacing w:line="256" w:lineRule="auto"/>
              <w:rPr>
                <w:rFonts w:ascii="Times New Roman" w:eastAsia="MS Mincho" w:hAnsi="Times New Roman" w:cs="Times New Roman"/>
                <w:color w:val="000000"/>
                <w:lang w:eastAsia="en-US"/>
              </w:rPr>
            </w:pPr>
            <w:r>
              <w:t>Actor:</w:t>
            </w:r>
          </w:p>
          <w:p w14:paraId="5D5AF2C2" w14:textId="77777777" w:rsidR="001247E2" w:rsidRDefault="001247E2">
            <w:pPr>
              <w:spacing w:line="256" w:lineRule="auto"/>
            </w:pPr>
            <w:r>
              <w:t xml:space="preserve">            Vendor</w:t>
            </w:r>
          </w:p>
          <w:p w14:paraId="051FD1D3" w14:textId="77777777" w:rsidR="001247E2" w:rsidRDefault="001247E2">
            <w:pPr>
              <w:spacing w:line="256" w:lineRule="auto"/>
            </w:pPr>
            <w:r>
              <w:t>Summary:</w:t>
            </w:r>
          </w:p>
          <w:p w14:paraId="30C13ADC" w14:textId="77777777" w:rsidR="001247E2" w:rsidRDefault="001247E2">
            <w:pPr>
              <w:spacing w:line="256" w:lineRule="auto"/>
              <w:rPr>
                <w:b/>
                <w:bCs/>
              </w:rPr>
            </w:pPr>
            <w:r>
              <w:rPr>
                <w:i/>
              </w:rPr>
              <w:tab/>
            </w:r>
            <w:r>
              <w:t>This use case allows Vendor to view feedback of customer.</w:t>
            </w:r>
          </w:p>
          <w:p w14:paraId="7FFBCE07" w14:textId="77777777" w:rsidR="001247E2" w:rsidRDefault="001247E2">
            <w:pPr>
              <w:spacing w:line="256" w:lineRule="auto"/>
            </w:pPr>
            <w:r>
              <w:t>Goal:</w:t>
            </w:r>
          </w:p>
          <w:p w14:paraId="7A1BE703" w14:textId="77777777" w:rsidR="001247E2" w:rsidRDefault="001247E2">
            <w:pPr>
              <w:spacing w:line="256" w:lineRule="auto"/>
            </w:pPr>
            <w:r>
              <w:rPr>
                <w:i/>
              </w:rPr>
              <w:tab/>
            </w:r>
            <w:r>
              <w:t>Vendor views feedback of customer.</w:t>
            </w:r>
          </w:p>
          <w:p w14:paraId="1B7A63B1" w14:textId="77777777" w:rsidR="001247E2" w:rsidRDefault="001247E2">
            <w:pPr>
              <w:spacing w:line="256" w:lineRule="auto"/>
            </w:pPr>
            <w:r>
              <w:t>Triggers</w:t>
            </w:r>
          </w:p>
          <w:p w14:paraId="414F2BAF" w14:textId="7945E368" w:rsidR="001247E2" w:rsidRDefault="001247E2">
            <w:pPr>
              <w:spacing w:line="256" w:lineRule="auto"/>
            </w:pPr>
            <w:r>
              <w:rPr>
                <w:i/>
              </w:rPr>
              <w:t xml:space="preserve">            </w:t>
            </w:r>
            <w:r>
              <w:t>Vendor click</w:t>
            </w:r>
            <w:r w:rsidR="004F3CF6">
              <w:t>s</w:t>
            </w:r>
            <w:r>
              <w:t xml:space="preserve"> “View feedback” button.</w:t>
            </w:r>
          </w:p>
          <w:p w14:paraId="154B9CC3" w14:textId="77777777" w:rsidR="001247E2" w:rsidRDefault="001247E2">
            <w:pPr>
              <w:spacing w:line="256" w:lineRule="auto"/>
            </w:pPr>
            <w:r>
              <w:t>Preconditions:</w:t>
            </w:r>
          </w:p>
          <w:p w14:paraId="10C9A38F" w14:textId="77777777" w:rsidR="001247E2" w:rsidRDefault="001247E2" w:rsidP="001247E2">
            <w:pPr>
              <w:pStyle w:val="ListParagraph"/>
              <w:numPr>
                <w:ilvl w:val="0"/>
                <w:numId w:val="16"/>
              </w:numPr>
              <w:spacing w:line="256" w:lineRule="auto"/>
            </w:pPr>
            <w:r>
              <w:t>Guest must login to system with Vendor account.</w:t>
            </w:r>
          </w:p>
          <w:p w14:paraId="229459B3" w14:textId="77777777" w:rsidR="001247E2" w:rsidRDefault="001247E2" w:rsidP="001247E2">
            <w:pPr>
              <w:pStyle w:val="ListParagraph"/>
              <w:numPr>
                <w:ilvl w:val="0"/>
                <w:numId w:val="16"/>
              </w:numPr>
              <w:spacing w:line="256" w:lineRule="auto"/>
              <w:rPr>
                <w:rFonts w:eastAsia="Calibri"/>
              </w:rPr>
            </w:pPr>
            <w:r>
              <w:t>Vendor is viewing list shoes.</w:t>
            </w:r>
          </w:p>
          <w:p w14:paraId="3041FD12" w14:textId="77777777" w:rsidR="001247E2" w:rsidRDefault="001247E2">
            <w:pPr>
              <w:spacing w:line="256" w:lineRule="auto"/>
              <w:rPr>
                <w:rFonts w:eastAsia="MS Mincho"/>
              </w:rPr>
            </w:pPr>
            <w:r>
              <w:t>Post Conditions:</w:t>
            </w:r>
          </w:p>
          <w:p w14:paraId="6E967B98" w14:textId="77777777" w:rsidR="001247E2" w:rsidRDefault="001247E2">
            <w:pPr>
              <w:spacing w:line="256" w:lineRule="auto"/>
              <w:rPr>
                <w:rFonts w:eastAsia="Calibri"/>
              </w:rPr>
            </w:pPr>
            <w:r>
              <w:rPr>
                <w:i/>
              </w:rPr>
              <w:t xml:space="preserve">          </w:t>
            </w:r>
            <w:r>
              <w:t>Success:  System displays feedback of customer successfully.</w:t>
            </w:r>
          </w:p>
          <w:p w14:paraId="1E10712E" w14:textId="77777777" w:rsidR="001247E2" w:rsidRDefault="001247E2">
            <w:pPr>
              <w:spacing w:line="256" w:lineRule="auto"/>
              <w:rPr>
                <w:rFonts w:eastAsia="MS Mincho"/>
              </w:rPr>
            </w:pPr>
            <w:r>
              <w:t>Main Success Scenario:</w:t>
            </w:r>
          </w:p>
          <w:p w14:paraId="77D2A808" w14:textId="77777777" w:rsidR="001247E2" w:rsidRDefault="001247E2">
            <w:pPr>
              <w:spacing w:line="256" w:lineRule="auto"/>
            </w:pPr>
            <w:r>
              <w:t xml:space="preserve">          </w:t>
            </w:r>
          </w:p>
          <w:tbl>
            <w:tblPr>
              <w:tblW w:w="8720" w:type="dxa"/>
              <w:tblLook w:val="0400" w:firstRow="0" w:lastRow="0" w:firstColumn="0" w:lastColumn="0" w:noHBand="0" w:noVBand="1"/>
            </w:tblPr>
            <w:tblGrid>
              <w:gridCol w:w="651"/>
              <w:gridCol w:w="4042"/>
              <w:gridCol w:w="4027"/>
            </w:tblGrid>
            <w:tr w:rsidR="001247E2" w14:paraId="6DA3730E" w14:textId="77777777" w:rsidTr="004F3CF6">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67852F31" w14:textId="77777777" w:rsidR="001247E2" w:rsidRDefault="001247E2">
                  <w:pPr>
                    <w:pStyle w:val="TableStyleWCS"/>
                    <w:spacing w:line="256" w:lineRule="auto"/>
                    <w:rPr>
                      <w:rFonts w:eastAsia="Times New Roman"/>
                    </w:rPr>
                  </w:pPr>
                  <w:r>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7B706767" w14:textId="77777777" w:rsidR="001247E2" w:rsidRDefault="001247E2">
                  <w:pPr>
                    <w:pStyle w:val="TableStyleWCS"/>
                    <w:spacing w:line="256" w:lineRule="auto"/>
                    <w:rPr>
                      <w:rFonts w:eastAsia="Times New Roman"/>
                    </w:rPr>
                  </w:pPr>
                  <w:r>
                    <w:t>Actor Action</w:t>
                  </w:r>
                </w:p>
              </w:tc>
              <w:tc>
                <w:tcPr>
                  <w:tcW w:w="40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223BDD3F" w14:textId="77777777" w:rsidR="001247E2" w:rsidRDefault="001247E2">
                  <w:pPr>
                    <w:pStyle w:val="TableStyleWCS"/>
                    <w:spacing w:line="256" w:lineRule="auto"/>
                    <w:rPr>
                      <w:rFonts w:eastAsia="Times New Roman"/>
                    </w:rPr>
                  </w:pPr>
                  <w:r>
                    <w:t>System Response</w:t>
                  </w:r>
                </w:p>
              </w:tc>
            </w:tr>
            <w:tr w:rsidR="001247E2" w14:paraId="348A75DB" w14:textId="77777777" w:rsidTr="004F3CF6">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81D0A1" w14:textId="77777777" w:rsidR="001247E2" w:rsidRDefault="001247E2">
                  <w:pPr>
                    <w:pStyle w:val="TableStyleWCS"/>
                    <w:spacing w:line="256" w:lineRule="auto"/>
                    <w:rPr>
                      <w:rFonts w:eastAsia="Times New Roman"/>
                    </w:rPr>
                  </w:pPr>
                  <w:r>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2D83BC" w14:textId="77777777" w:rsidR="001247E2" w:rsidRDefault="001247E2">
                  <w:pPr>
                    <w:pStyle w:val="TableStyleWCS"/>
                    <w:spacing w:line="256" w:lineRule="auto"/>
                    <w:rPr>
                      <w:rFonts w:eastAsia="Times New Roman"/>
                    </w:rPr>
                  </w:pPr>
                  <w:r>
                    <w:t>Vendor clicks button “View feedback”</w:t>
                  </w:r>
                </w:p>
              </w:tc>
              <w:tc>
                <w:tcPr>
                  <w:tcW w:w="40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239592" w14:textId="77777777" w:rsidR="001247E2" w:rsidRDefault="001247E2" w:rsidP="004F3CF6">
                  <w:pPr>
                    <w:pStyle w:val="TableStyleWCS"/>
                    <w:rPr>
                      <w:rFonts w:ascii="Times New Roman" w:hAnsi="Times New Roman" w:cs="Times New Roman"/>
                      <w:color w:val="000000"/>
                      <w:lang w:eastAsia="en-US"/>
                    </w:rPr>
                  </w:pPr>
                  <w:r>
                    <w:t>The system displays feedback such as.</w:t>
                  </w:r>
                </w:p>
                <w:p w14:paraId="4A2DC673" w14:textId="265944B6" w:rsidR="001247E2" w:rsidRDefault="001247E2" w:rsidP="004F3CF6">
                  <w:pPr>
                    <w:pStyle w:val="TableStyleWCS"/>
                  </w:pPr>
                  <w:r>
                    <w:t xml:space="preserve">       </w:t>
                  </w:r>
                  <w:r w:rsidR="004F3CF6">
                    <w:t xml:space="preserve">- </w:t>
                  </w:r>
                  <w:r>
                    <w:t>CustomerName:</w:t>
                  </w:r>
                </w:p>
                <w:p w14:paraId="5922FD65" w14:textId="49ADAE1E" w:rsidR="001247E2" w:rsidRDefault="001247E2" w:rsidP="004F3CF6">
                  <w:pPr>
                    <w:pStyle w:val="TableStyleWCS"/>
                  </w:pPr>
                  <w:r>
                    <w:t xml:space="preserve">       </w:t>
                  </w:r>
                  <w:r w:rsidR="004F3CF6">
                    <w:t xml:space="preserve">- </w:t>
                  </w:r>
                  <w:r>
                    <w:t>ContentFeedback:</w:t>
                  </w:r>
                </w:p>
                <w:p w14:paraId="2E6000CE" w14:textId="26FD90FD" w:rsidR="001247E2" w:rsidRDefault="001247E2" w:rsidP="004F3CF6">
                  <w:pPr>
                    <w:pStyle w:val="TableStyleWCS"/>
                  </w:pPr>
                  <w:r>
                    <w:t xml:space="preserve">       </w:t>
                  </w:r>
                  <w:r w:rsidR="004F3CF6">
                    <w:t xml:space="preserve">- </w:t>
                  </w:r>
                  <w:r>
                    <w:t>dateFeedback:</w:t>
                  </w:r>
                </w:p>
                <w:p w14:paraId="340BB501" w14:textId="77777777" w:rsidR="001247E2" w:rsidRDefault="001247E2" w:rsidP="004F3CF6">
                  <w:pPr>
                    <w:pStyle w:val="TableStyleWCS"/>
                  </w:pPr>
                  <w:r>
                    <w:t xml:space="preserve">        “Reply”button</w:t>
                  </w:r>
                </w:p>
                <w:p w14:paraId="402BBCDB" w14:textId="77777777" w:rsidR="001247E2" w:rsidRDefault="001247E2" w:rsidP="004F3CF6">
                  <w:pPr>
                    <w:pStyle w:val="TableStyleWCS"/>
                  </w:pPr>
                  <w:r>
                    <w:t xml:space="preserve">        “Report”button</w:t>
                  </w:r>
                </w:p>
                <w:p w14:paraId="68F90110" w14:textId="77777777" w:rsidR="001247E2" w:rsidRDefault="001247E2" w:rsidP="004F3CF6">
                  <w:pPr>
                    <w:pStyle w:val="TableStyleWCS"/>
                  </w:pPr>
                  <w:r>
                    <w:t xml:space="preserve">        “Back”button</w:t>
                  </w:r>
                </w:p>
                <w:p w14:paraId="33AAA50B" w14:textId="77777777" w:rsidR="001247E2" w:rsidRDefault="001247E2" w:rsidP="004F3CF6">
                  <w:pPr>
                    <w:pStyle w:val="TableStyleWCS"/>
                  </w:pPr>
                  <w:r>
                    <w:t>Exception[1]</w:t>
                  </w:r>
                </w:p>
              </w:tc>
            </w:tr>
          </w:tbl>
          <w:p w14:paraId="3ED82AC0" w14:textId="77777777" w:rsidR="001247E2" w:rsidRDefault="001247E2">
            <w:pPr>
              <w:spacing w:line="256" w:lineRule="auto"/>
              <w:rPr>
                <w:rFonts w:ascii="Times New Roman" w:eastAsia="MS Mincho" w:hAnsi="Times New Roman" w:cs="Times New Roman"/>
                <w:color w:val="000000"/>
                <w:lang w:eastAsia="en-US"/>
              </w:rPr>
            </w:pPr>
            <w:r>
              <w:t>Alternative:</w:t>
            </w:r>
          </w:p>
          <w:p w14:paraId="05ECD993" w14:textId="77777777" w:rsidR="001247E2" w:rsidRDefault="001247E2">
            <w:pPr>
              <w:spacing w:line="256" w:lineRule="auto"/>
            </w:pPr>
            <w:r>
              <w:t xml:space="preserve">     None.</w:t>
            </w:r>
          </w:p>
          <w:p w14:paraId="6A639D5D" w14:textId="77777777" w:rsidR="001247E2" w:rsidRDefault="001247E2">
            <w:pPr>
              <w:spacing w:line="256" w:lineRule="auto"/>
            </w:pPr>
            <w:r>
              <w:t>Exception:</w:t>
            </w:r>
          </w:p>
          <w:p w14:paraId="0A98E523" w14:textId="77777777" w:rsidR="001247E2" w:rsidRDefault="001247E2">
            <w:pPr>
              <w:spacing w:line="256" w:lineRule="auto"/>
            </w:pPr>
            <w:r>
              <w:t xml:space="preserve">     </w:t>
            </w:r>
          </w:p>
          <w:tbl>
            <w:tblPr>
              <w:tblpPr w:leftFromText="180" w:rightFromText="180" w:bottomFromText="160" w:vertAnchor="text" w:horzAnchor="margin" w:tblpY="-267"/>
              <w:tblOverlap w:val="never"/>
              <w:tblW w:w="8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973"/>
              <w:gridCol w:w="3762"/>
              <w:gridCol w:w="3835"/>
            </w:tblGrid>
            <w:tr w:rsidR="001247E2" w14:paraId="4D066F77" w14:textId="77777777">
              <w:trPr>
                <w:trHeight w:val="326"/>
              </w:trPr>
              <w:tc>
                <w:tcPr>
                  <w:tcW w:w="973" w:type="dxa"/>
                  <w:tcBorders>
                    <w:top w:val="single" w:sz="4" w:space="0" w:color="000000"/>
                    <w:left w:val="single" w:sz="4" w:space="0" w:color="000000"/>
                    <w:bottom w:val="single" w:sz="4" w:space="0" w:color="000000"/>
                    <w:right w:val="single" w:sz="4" w:space="0" w:color="000000"/>
                  </w:tcBorders>
                  <w:shd w:val="clear" w:color="auto" w:fill="D9D9D9"/>
                  <w:hideMark/>
                </w:tcPr>
                <w:p w14:paraId="269B15DB" w14:textId="77777777" w:rsidR="001247E2" w:rsidRDefault="001247E2">
                  <w:pPr>
                    <w:spacing w:line="256" w:lineRule="auto"/>
                    <w:rPr>
                      <w:rFonts w:ascii="Times New Roman" w:eastAsia="MS Mincho" w:hAnsi="Times New Roman" w:cs="Times New Roman"/>
                      <w:color w:val="000000"/>
                      <w:lang w:eastAsia="en-US"/>
                    </w:rPr>
                  </w:pPr>
                  <w:r>
                    <w:lastRenderedPageBreak/>
                    <w:t>No</w:t>
                  </w:r>
                </w:p>
              </w:tc>
              <w:tc>
                <w:tcPr>
                  <w:tcW w:w="3762" w:type="dxa"/>
                  <w:tcBorders>
                    <w:top w:val="single" w:sz="4" w:space="0" w:color="000000"/>
                    <w:left w:val="single" w:sz="4" w:space="0" w:color="000000"/>
                    <w:bottom w:val="single" w:sz="4" w:space="0" w:color="000000"/>
                    <w:right w:val="single" w:sz="4" w:space="0" w:color="000000"/>
                  </w:tcBorders>
                  <w:shd w:val="clear" w:color="auto" w:fill="D9D9D9"/>
                  <w:hideMark/>
                </w:tcPr>
                <w:p w14:paraId="26A2377F" w14:textId="77777777" w:rsidR="001247E2" w:rsidRDefault="001247E2" w:rsidP="004F3CF6">
                  <w:pPr>
                    <w:spacing w:line="256" w:lineRule="auto"/>
                    <w:ind w:left="0"/>
                    <w:rPr>
                      <w:rFonts w:ascii="Times New Roman" w:eastAsia="MS Mincho" w:hAnsi="Times New Roman" w:cs="Times New Roman"/>
                      <w:color w:val="000000"/>
                      <w:lang w:eastAsia="en-US"/>
                    </w:rPr>
                  </w:pPr>
                  <w:r>
                    <w:t>Actor Action</w:t>
                  </w:r>
                </w:p>
              </w:tc>
              <w:tc>
                <w:tcPr>
                  <w:tcW w:w="3835" w:type="dxa"/>
                  <w:tcBorders>
                    <w:top w:val="single" w:sz="4" w:space="0" w:color="000000"/>
                    <w:left w:val="single" w:sz="4" w:space="0" w:color="000000"/>
                    <w:bottom w:val="single" w:sz="4" w:space="0" w:color="000000"/>
                    <w:right w:val="single" w:sz="4" w:space="0" w:color="000000"/>
                  </w:tcBorders>
                  <w:shd w:val="clear" w:color="auto" w:fill="D9D9D9"/>
                  <w:hideMark/>
                </w:tcPr>
                <w:p w14:paraId="3837BACF" w14:textId="77777777" w:rsidR="001247E2" w:rsidRDefault="001247E2">
                  <w:pPr>
                    <w:spacing w:line="256" w:lineRule="auto"/>
                    <w:rPr>
                      <w:rFonts w:ascii="Times New Roman" w:eastAsia="MS Mincho" w:hAnsi="Times New Roman" w:cs="Times New Roman"/>
                      <w:color w:val="000000"/>
                      <w:lang w:eastAsia="en-US"/>
                    </w:rPr>
                  </w:pPr>
                  <w:r>
                    <w:t>System response</w:t>
                  </w:r>
                </w:p>
              </w:tc>
            </w:tr>
            <w:tr w:rsidR="001247E2" w14:paraId="251FF31D" w14:textId="77777777">
              <w:trPr>
                <w:trHeight w:val="634"/>
              </w:trPr>
              <w:tc>
                <w:tcPr>
                  <w:tcW w:w="973" w:type="dxa"/>
                  <w:tcBorders>
                    <w:top w:val="single" w:sz="4" w:space="0" w:color="000000"/>
                    <w:left w:val="single" w:sz="4" w:space="0" w:color="000000"/>
                    <w:bottom w:val="single" w:sz="4" w:space="0" w:color="000000"/>
                    <w:right w:val="single" w:sz="4" w:space="0" w:color="000000"/>
                  </w:tcBorders>
                  <w:shd w:val="clear" w:color="auto" w:fill="FFFFFF"/>
                  <w:hideMark/>
                </w:tcPr>
                <w:p w14:paraId="0AEF0106" w14:textId="77777777" w:rsidR="001247E2" w:rsidRDefault="001247E2">
                  <w:pPr>
                    <w:spacing w:line="256" w:lineRule="auto"/>
                    <w:rPr>
                      <w:rFonts w:ascii="Times New Roman" w:eastAsia="MS Mincho" w:hAnsi="Times New Roman" w:cs="Times New Roman"/>
                      <w:color w:val="000000"/>
                      <w:lang w:eastAsia="en-US"/>
                    </w:rPr>
                  </w:pPr>
                  <w:r>
                    <w:t>1</w:t>
                  </w:r>
                </w:p>
              </w:tc>
              <w:tc>
                <w:tcPr>
                  <w:tcW w:w="3762" w:type="dxa"/>
                  <w:tcBorders>
                    <w:top w:val="single" w:sz="4" w:space="0" w:color="000000"/>
                    <w:left w:val="single" w:sz="4" w:space="0" w:color="000000"/>
                    <w:bottom w:val="single" w:sz="4" w:space="0" w:color="000000"/>
                    <w:right w:val="single" w:sz="4" w:space="0" w:color="000000"/>
                  </w:tcBorders>
                  <w:shd w:val="clear" w:color="auto" w:fill="FFFFFF"/>
                  <w:hideMark/>
                </w:tcPr>
                <w:p w14:paraId="0E070006" w14:textId="77777777" w:rsidR="001247E2" w:rsidRDefault="001247E2" w:rsidP="004F3CF6">
                  <w:pPr>
                    <w:spacing w:line="256" w:lineRule="auto"/>
                    <w:ind w:left="-6"/>
                    <w:rPr>
                      <w:rFonts w:ascii="Times New Roman" w:eastAsia="MS Mincho" w:hAnsi="Times New Roman" w:cs="Times New Roman"/>
                      <w:color w:val="000000"/>
                      <w:lang w:eastAsia="en-US"/>
                    </w:rPr>
                  </w:pPr>
                  <w:r>
                    <w:t>List feedback is empty.</w:t>
                  </w:r>
                </w:p>
              </w:tc>
              <w:tc>
                <w:tcPr>
                  <w:tcW w:w="3835" w:type="dxa"/>
                  <w:tcBorders>
                    <w:top w:val="single" w:sz="4" w:space="0" w:color="000000"/>
                    <w:left w:val="single" w:sz="4" w:space="0" w:color="000000"/>
                    <w:bottom w:val="single" w:sz="4" w:space="0" w:color="000000"/>
                    <w:right w:val="single" w:sz="4" w:space="0" w:color="000000"/>
                  </w:tcBorders>
                  <w:shd w:val="clear" w:color="auto" w:fill="FFFFFF"/>
                  <w:hideMark/>
                </w:tcPr>
                <w:p w14:paraId="3D98AC8A" w14:textId="77777777" w:rsidR="001247E2" w:rsidRDefault="001247E2">
                  <w:pPr>
                    <w:spacing w:line="256" w:lineRule="auto"/>
                    <w:rPr>
                      <w:rFonts w:ascii="Times New Roman" w:eastAsia="MS Mincho" w:hAnsi="Times New Roman" w:cs="Times New Roman"/>
                      <w:color w:val="000000"/>
                      <w:lang w:eastAsia="en-US"/>
                    </w:rPr>
                  </w:pPr>
                  <w:r>
                    <w:t>The system show message “You don't have feedback yet.”</w:t>
                  </w:r>
                </w:p>
              </w:tc>
            </w:tr>
          </w:tbl>
          <w:p w14:paraId="06CA6EFB" w14:textId="77777777" w:rsidR="001247E2" w:rsidRDefault="001247E2">
            <w:pPr>
              <w:spacing w:line="256" w:lineRule="auto"/>
            </w:pPr>
            <w:r>
              <w:t xml:space="preserve">Relationships: </w:t>
            </w:r>
          </w:p>
          <w:p w14:paraId="1F1059D8" w14:textId="77777777" w:rsidR="001247E2" w:rsidRDefault="001247E2">
            <w:pPr>
              <w:spacing w:line="256" w:lineRule="auto"/>
            </w:pPr>
            <w:r>
              <w:t xml:space="preserve">     None.</w:t>
            </w:r>
          </w:p>
          <w:p w14:paraId="515371F5" w14:textId="77777777" w:rsidR="001247E2" w:rsidRDefault="001247E2">
            <w:pPr>
              <w:spacing w:line="256" w:lineRule="auto"/>
            </w:pPr>
            <w:r>
              <w:t>Business Rules:</w:t>
            </w:r>
          </w:p>
          <w:p w14:paraId="0947B094" w14:textId="77777777" w:rsidR="001247E2" w:rsidRDefault="001247E2" w:rsidP="001247E2">
            <w:pPr>
              <w:pStyle w:val="ListParagraph"/>
              <w:numPr>
                <w:ilvl w:val="0"/>
                <w:numId w:val="16"/>
              </w:numPr>
              <w:spacing w:line="256" w:lineRule="auto"/>
              <w:rPr>
                <w:rFonts w:eastAsia="Calibri"/>
              </w:rPr>
            </w:pPr>
            <w:r>
              <w:t>Guest must login to system as Vendor’s role.</w:t>
            </w:r>
          </w:p>
          <w:p w14:paraId="61410C95" w14:textId="3D88E49C" w:rsidR="001247E2" w:rsidRPr="00CD16E6" w:rsidRDefault="001247E2" w:rsidP="00CD16E6">
            <w:pPr>
              <w:pStyle w:val="ListParagraph"/>
              <w:numPr>
                <w:ilvl w:val="0"/>
                <w:numId w:val="16"/>
              </w:numPr>
              <w:spacing w:line="256" w:lineRule="auto"/>
              <w:rPr>
                <w:rFonts w:eastAsia="Calibri"/>
              </w:rPr>
            </w:pPr>
            <w:r>
              <w:t>Status of account is true.</w:t>
            </w:r>
          </w:p>
        </w:tc>
      </w:tr>
    </w:tbl>
    <w:p w14:paraId="0DD68F73" w14:textId="60DFCF98" w:rsidR="0079746A" w:rsidRPr="00355794" w:rsidRDefault="0079746A" w:rsidP="00405A3A">
      <w:pPr>
        <w:pStyle w:val="Heading2"/>
      </w:pPr>
      <w:bookmarkStart w:id="54" w:name="_Toc77171505"/>
      <w:r>
        <w:lastRenderedPageBreak/>
        <w:t xml:space="preserve">&lt; Vendor &gt; </w:t>
      </w:r>
      <w:r w:rsidRPr="0079746A">
        <w:t>Reply</w:t>
      </w:r>
      <w:r>
        <w:t xml:space="preserve"> feedback</w:t>
      </w:r>
      <w:bookmarkEnd w:id="54"/>
    </w:p>
    <w:p w14:paraId="7B49F462" w14:textId="245B5E08" w:rsidR="0079746A" w:rsidRPr="003A09D5" w:rsidRDefault="002208E1" w:rsidP="002208E1">
      <w:pPr>
        <w:jc w:val="center"/>
      </w:pPr>
      <w:r>
        <w:drawing>
          <wp:inline distT="0" distB="0" distL="0" distR="0" wp14:anchorId="60330D34" wp14:editId="218E7BDA">
            <wp:extent cx="5317671" cy="149134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17671" cy="1491343"/>
                    </a:xfrm>
                    <a:prstGeom prst="rect">
                      <a:avLst/>
                    </a:prstGeom>
                  </pic:spPr>
                </pic:pic>
              </a:graphicData>
            </a:graphic>
          </wp:inline>
        </w:drawing>
      </w:r>
    </w:p>
    <w:p w14:paraId="5F3149FD" w14:textId="636727B4" w:rsidR="0079746A" w:rsidRDefault="0079746A" w:rsidP="0079746A">
      <w:pPr>
        <w:jc w:val="center"/>
      </w:pPr>
      <w:r>
        <w:t>Figure 3.</w:t>
      </w:r>
      <w:r w:rsidR="0085366B">
        <w:t>3</w:t>
      </w:r>
      <w:r w:rsidR="00515355">
        <w:t>6</w:t>
      </w:r>
      <w:r>
        <w:t xml:space="preserve"> &lt; Vendor &gt; Reply feedback</w:t>
      </w:r>
    </w:p>
    <w:p w14:paraId="00F04874" w14:textId="77777777" w:rsidR="0079746A" w:rsidRDefault="0079746A" w:rsidP="0079746A"/>
    <w:p w14:paraId="7741C0E5" w14:textId="3B66596D" w:rsidR="001247E2" w:rsidRDefault="0079746A" w:rsidP="00DE0A0F">
      <w: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12"/>
        <w:gridCol w:w="2416"/>
        <w:gridCol w:w="1400"/>
        <w:gridCol w:w="760"/>
        <w:gridCol w:w="2102"/>
      </w:tblGrid>
      <w:tr w:rsidR="001247E2" w14:paraId="168C4C8D" w14:textId="77777777" w:rsidTr="001247E2">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14:paraId="23307F31" w14:textId="4C496E62" w:rsidR="001247E2" w:rsidRPr="00606557" w:rsidRDefault="001C5D11" w:rsidP="00606557">
            <w:pPr>
              <w:spacing w:line="256" w:lineRule="auto"/>
            </w:pPr>
            <w:r>
              <w:t>USE CASE – sSs_UC_2</w:t>
            </w:r>
            <w:r>
              <w:t>9</w:t>
            </w:r>
          </w:p>
        </w:tc>
      </w:tr>
      <w:tr w:rsidR="001247E2" w14:paraId="6BC28702" w14:textId="77777777" w:rsidTr="00DE0A0F">
        <w:tc>
          <w:tcPr>
            <w:tcW w:w="1367" w:type="pct"/>
            <w:tcBorders>
              <w:top w:val="single" w:sz="4" w:space="0" w:color="auto"/>
              <w:left w:val="single" w:sz="4" w:space="0" w:color="auto"/>
              <w:bottom w:val="single" w:sz="4" w:space="0" w:color="auto"/>
              <w:right w:val="single" w:sz="4" w:space="0" w:color="auto"/>
            </w:tcBorders>
            <w:shd w:val="clear" w:color="auto" w:fill="F3F3F3"/>
            <w:hideMark/>
          </w:tcPr>
          <w:p w14:paraId="1F617738" w14:textId="77777777" w:rsidR="001247E2" w:rsidRDefault="001247E2">
            <w:pPr>
              <w:spacing w:line="256" w:lineRule="auto"/>
              <w:rPr>
                <w:rFonts w:ascii="Times New Roman" w:eastAsia="MS Mincho" w:hAnsi="Times New Roman" w:cs="Times New Roman"/>
                <w:color w:val="000000"/>
                <w:lang w:eastAsia="en-US"/>
              </w:rPr>
            </w:pPr>
            <w:r>
              <w:t>Use-case No.</w:t>
            </w:r>
          </w:p>
        </w:tc>
        <w:tc>
          <w:tcPr>
            <w:tcW w:w="1323" w:type="pct"/>
            <w:tcBorders>
              <w:top w:val="single" w:sz="4" w:space="0" w:color="auto"/>
              <w:left w:val="single" w:sz="4" w:space="0" w:color="auto"/>
              <w:bottom w:val="single" w:sz="4" w:space="0" w:color="auto"/>
              <w:right w:val="single" w:sz="4" w:space="0" w:color="auto"/>
            </w:tcBorders>
            <w:hideMark/>
          </w:tcPr>
          <w:p w14:paraId="79276972" w14:textId="6608364C" w:rsidR="001247E2" w:rsidRDefault="001247E2">
            <w:pPr>
              <w:spacing w:line="256" w:lineRule="auto"/>
              <w:rPr>
                <w:rFonts w:ascii="Times New Roman" w:eastAsia="MS Mincho" w:hAnsi="Times New Roman" w:cs="Times New Roman"/>
                <w:color w:val="000000"/>
                <w:lang w:eastAsia="en-US"/>
              </w:rPr>
            </w:pPr>
            <w:r>
              <w:t xml:space="preserve">  </w:t>
            </w:r>
            <w:r w:rsidR="001C5D11">
              <w:t>&lt;UC029&gt;</w:t>
            </w:r>
          </w:p>
        </w:tc>
        <w:tc>
          <w:tcPr>
            <w:tcW w:w="1159"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78052CE7" w14:textId="77777777" w:rsidR="001247E2" w:rsidRDefault="001247E2">
            <w:pPr>
              <w:spacing w:line="256" w:lineRule="auto"/>
              <w:rPr>
                <w:rFonts w:ascii="Times New Roman" w:eastAsia="MS Mincho" w:hAnsi="Times New Roman" w:cs="Times New Roman"/>
                <w:color w:val="000000"/>
                <w:lang w:eastAsia="en-US"/>
              </w:rPr>
            </w:pPr>
            <w:r>
              <w:t>Use-case Version</w:t>
            </w:r>
          </w:p>
        </w:tc>
        <w:tc>
          <w:tcPr>
            <w:tcW w:w="1151" w:type="pct"/>
            <w:tcBorders>
              <w:top w:val="single" w:sz="4" w:space="0" w:color="auto"/>
              <w:left w:val="single" w:sz="4" w:space="0" w:color="auto"/>
              <w:bottom w:val="single" w:sz="4" w:space="0" w:color="auto"/>
              <w:right w:val="single" w:sz="4" w:space="0" w:color="auto"/>
            </w:tcBorders>
            <w:hideMark/>
          </w:tcPr>
          <w:p w14:paraId="799888BC" w14:textId="77777777" w:rsidR="001247E2" w:rsidRDefault="001247E2">
            <w:pPr>
              <w:spacing w:line="256" w:lineRule="auto"/>
              <w:rPr>
                <w:rFonts w:ascii="Times New Roman" w:eastAsia="MS Mincho" w:hAnsi="Times New Roman" w:cs="Times New Roman"/>
                <w:color w:val="000000"/>
                <w:lang w:eastAsia="en-US"/>
              </w:rPr>
            </w:pPr>
            <w:r>
              <w:t>1.0</w:t>
            </w:r>
          </w:p>
        </w:tc>
      </w:tr>
      <w:tr w:rsidR="001247E2" w14:paraId="771F075C" w14:textId="77777777" w:rsidTr="00DE0A0F">
        <w:tc>
          <w:tcPr>
            <w:tcW w:w="1367" w:type="pct"/>
            <w:tcBorders>
              <w:top w:val="single" w:sz="4" w:space="0" w:color="auto"/>
              <w:left w:val="single" w:sz="4" w:space="0" w:color="auto"/>
              <w:bottom w:val="single" w:sz="4" w:space="0" w:color="auto"/>
              <w:right w:val="single" w:sz="4" w:space="0" w:color="auto"/>
            </w:tcBorders>
            <w:shd w:val="clear" w:color="auto" w:fill="F3F3F3"/>
            <w:hideMark/>
          </w:tcPr>
          <w:p w14:paraId="20C25B87" w14:textId="77777777" w:rsidR="001247E2" w:rsidRDefault="001247E2">
            <w:pPr>
              <w:spacing w:line="256" w:lineRule="auto"/>
              <w:rPr>
                <w:rFonts w:ascii="Times New Roman" w:eastAsia="MS Mincho" w:hAnsi="Times New Roman" w:cs="Times New Roman"/>
                <w:color w:val="000000"/>
                <w:lang w:eastAsia="en-US"/>
              </w:rPr>
            </w:pPr>
            <w:r>
              <w:t>Use-case Name</w:t>
            </w:r>
          </w:p>
        </w:tc>
        <w:tc>
          <w:tcPr>
            <w:tcW w:w="3633" w:type="pct"/>
            <w:gridSpan w:val="4"/>
            <w:tcBorders>
              <w:top w:val="single" w:sz="4" w:space="0" w:color="auto"/>
              <w:left w:val="single" w:sz="4" w:space="0" w:color="auto"/>
              <w:bottom w:val="single" w:sz="4" w:space="0" w:color="auto"/>
              <w:right w:val="single" w:sz="4" w:space="0" w:color="auto"/>
            </w:tcBorders>
            <w:hideMark/>
          </w:tcPr>
          <w:p w14:paraId="5B3E1100" w14:textId="77777777" w:rsidR="001247E2" w:rsidRDefault="001247E2">
            <w:pPr>
              <w:spacing w:line="256" w:lineRule="auto"/>
              <w:rPr>
                <w:rFonts w:ascii="Times New Roman" w:eastAsia="MS Mincho" w:hAnsi="Times New Roman" w:cs="Times New Roman"/>
                <w:color w:val="000000"/>
                <w:lang w:eastAsia="en-US"/>
              </w:rPr>
            </w:pPr>
            <w:r>
              <w:t>Report feedback</w:t>
            </w:r>
          </w:p>
        </w:tc>
      </w:tr>
      <w:tr w:rsidR="001247E2" w14:paraId="356E672A" w14:textId="77777777" w:rsidTr="00DE0A0F">
        <w:tc>
          <w:tcPr>
            <w:tcW w:w="1367" w:type="pct"/>
            <w:tcBorders>
              <w:top w:val="single" w:sz="4" w:space="0" w:color="auto"/>
              <w:left w:val="single" w:sz="4" w:space="0" w:color="auto"/>
              <w:bottom w:val="single" w:sz="4" w:space="0" w:color="auto"/>
              <w:right w:val="single" w:sz="4" w:space="0" w:color="auto"/>
            </w:tcBorders>
            <w:shd w:val="clear" w:color="auto" w:fill="F3F3F3"/>
            <w:hideMark/>
          </w:tcPr>
          <w:p w14:paraId="7C6A56DE" w14:textId="77777777" w:rsidR="001247E2" w:rsidRDefault="001247E2">
            <w:pPr>
              <w:spacing w:line="256" w:lineRule="auto"/>
              <w:rPr>
                <w:rFonts w:ascii="Times New Roman" w:eastAsia="MS Mincho" w:hAnsi="Times New Roman" w:cs="Times New Roman"/>
                <w:color w:val="000000"/>
                <w:lang w:eastAsia="en-US"/>
              </w:rPr>
            </w:pPr>
            <w:r>
              <w:t xml:space="preserve">Author </w:t>
            </w:r>
          </w:p>
        </w:tc>
        <w:tc>
          <w:tcPr>
            <w:tcW w:w="3633" w:type="pct"/>
            <w:gridSpan w:val="4"/>
            <w:tcBorders>
              <w:top w:val="single" w:sz="4" w:space="0" w:color="auto"/>
              <w:left w:val="single" w:sz="4" w:space="0" w:color="auto"/>
              <w:bottom w:val="single" w:sz="4" w:space="0" w:color="auto"/>
              <w:right w:val="single" w:sz="4" w:space="0" w:color="auto"/>
            </w:tcBorders>
            <w:hideMark/>
          </w:tcPr>
          <w:p w14:paraId="16938BFF" w14:textId="77777777" w:rsidR="001247E2" w:rsidRDefault="001247E2">
            <w:pPr>
              <w:spacing w:line="256" w:lineRule="auto"/>
              <w:rPr>
                <w:rFonts w:ascii="Times New Roman" w:eastAsia="MS Mincho" w:hAnsi="Times New Roman" w:cs="Times New Roman"/>
                <w:color w:val="000000"/>
                <w:lang w:eastAsia="en-US"/>
              </w:rPr>
            </w:pPr>
            <w:r>
              <w:t>Nguyen Lam Thanh Tu</w:t>
            </w:r>
          </w:p>
        </w:tc>
      </w:tr>
      <w:tr w:rsidR="001247E2" w14:paraId="5E17C549" w14:textId="77777777" w:rsidTr="00DE0A0F">
        <w:tc>
          <w:tcPr>
            <w:tcW w:w="1367" w:type="pct"/>
            <w:tcBorders>
              <w:top w:val="single" w:sz="4" w:space="0" w:color="auto"/>
              <w:left w:val="single" w:sz="4" w:space="0" w:color="auto"/>
              <w:bottom w:val="single" w:sz="4" w:space="0" w:color="auto"/>
              <w:right w:val="single" w:sz="4" w:space="0" w:color="auto"/>
            </w:tcBorders>
            <w:shd w:val="clear" w:color="auto" w:fill="F3F3F3"/>
            <w:hideMark/>
          </w:tcPr>
          <w:p w14:paraId="67789291" w14:textId="77777777" w:rsidR="001247E2" w:rsidRDefault="001247E2">
            <w:pPr>
              <w:spacing w:line="256" w:lineRule="auto"/>
              <w:rPr>
                <w:rFonts w:ascii="Times New Roman" w:eastAsia="MS Mincho" w:hAnsi="Times New Roman" w:cs="Times New Roman"/>
                <w:color w:val="000000"/>
                <w:lang w:eastAsia="en-US"/>
              </w:rPr>
            </w:pPr>
            <w:r>
              <w:t>Date</w:t>
            </w:r>
          </w:p>
        </w:tc>
        <w:tc>
          <w:tcPr>
            <w:tcW w:w="1323" w:type="pct"/>
            <w:tcBorders>
              <w:top w:val="single" w:sz="4" w:space="0" w:color="auto"/>
              <w:left w:val="single" w:sz="4" w:space="0" w:color="auto"/>
              <w:bottom w:val="single" w:sz="4" w:space="0" w:color="auto"/>
              <w:right w:val="single" w:sz="4" w:space="0" w:color="auto"/>
            </w:tcBorders>
            <w:hideMark/>
          </w:tcPr>
          <w:p w14:paraId="179BBC7D" w14:textId="77777777" w:rsidR="001247E2" w:rsidRDefault="001247E2">
            <w:pPr>
              <w:spacing w:line="256" w:lineRule="auto"/>
              <w:rPr>
                <w:rFonts w:ascii="Times New Roman" w:eastAsia="MS Mincho" w:hAnsi="Times New Roman" w:cs="Times New Roman"/>
                <w:color w:val="000000"/>
                <w:lang w:eastAsia="en-US"/>
              </w:rPr>
            </w:pPr>
            <w:r>
              <w:t>13/07/2021</w:t>
            </w:r>
          </w:p>
        </w:tc>
        <w:tc>
          <w:tcPr>
            <w:tcW w:w="745" w:type="pct"/>
            <w:tcBorders>
              <w:top w:val="single" w:sz="4" w:space="0" w:color="auto"/>
              <w:left w:val="single" w:sz="4" w:space="0" w:color="auto"/>
              <w:bottom w:val="single" w:sz="4" w:space="0" w:color="auto"/>
              <w:right w:val="single" w:sz="4" w:space="0" w:color="auto"/>
            </w:tcBorders>
            <w:shd w:val="clear" w:color="auto" w:fill="F3F3F3"/>
            <w:hideMark/>
          </w:tcPr>
          <w:p w14:paraId="4C9ACBE5" w14:textId="77777777" w:rsidR="001247E2" w:rsidRDefault="001247E2">
            <w:pPr>
              <w:spacing w:line="256" w:lineRule="auto"/>
              <w:rPr>
                <w:rFonts w:ascii="Times New Roman" w:eastAsia="MS Mincho" w:hAnsi="Times New Roman" w:cs="Times New Roman"/>
                <w:color w:val="000000"/>
                <w:lang w:eastAsia="en-US"/>
              </w:rPr>
            </w:pPr>
            <w:r>
              <w:t>Priority</w:t>
            </w:r>
          </w:p>
        </w:tc>
        <w:tc>
          <w:tcPr>
            <w:tcW w:w="1564" w:type="pct"/>
            <w:gridSpan w:val="2"/>
            <w:tcBorders>
              <w:top w:val="single" w:sz="4" w:space="0" w:color="auto"/>
              <w:left w:val="single" w:sz="4" w:space="0" w:color="auto"/>
              <w:bottom w:val="single" w:sz="4" w:space="0" w:color="auto"/>
              <w:right w:val="single" w:sz="4" w:space="0" w:color="auto"/>
            </w:tcBorders>
            <w:hideMark/>
          </w:tcPr>
          <w:p w14:paraId="698CEAC7" w14:textId="77777777" w:rsidR="001247E2" w:rsidRDefault="001247E2">
            <w:pPr>
              <w:spacing w:line="256" w:lineRule="auto"/>
              <w:rPr>
                <w:rFonts w:ascii="Times New Roman" w:eastAsia="MS Mincho" w:hAnsi="Times New Roman" w:cs="Times New Roman"/>
                <w:color w:val="000000"/>
                <w:lang w:eastAsia="en-US"/>
              </w:rPr>
            </w:pPr>
            <w:r>
              <w:t>Normal</w:t>
            </w:r>
          </w:p>
        </w:tc>
      </w:tr>
      <w:tr w:rsidR="001247E2" w14:paraId="253DF8F9" w14:textId="77777777" w:rsidTr="001247E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14:paraId="50F85810" w14:textId="77777777" w:rsidR="001247E2" w:rsidRDefault="001247E2">
            <w:pPr>
              <w:spacing w:line="256" w:lineRule="auto"/>
              <w:rPr>
                <w:rFonts w:ascii="Times New Roman" w:eastAsia="MS Mincho" w:hAnsi="Times New Roman" w:cs="Times New Roman"/>
                <w:color w:val="000000"/>
                <w:lang w:eastAsia="en-US"/>
              </w:rPr>
            </w:pPr>
            <w:r>
              <w:t>Actor:</w:t>
            </w:r>
          </w:p>
          <w:p w14:paraId="62572FC8" w14:textId="77777777" w:rsidR="001247E2" w:rsidRDefault="001247E2">
            <w:pPr>
              <w:spacing w:line="256" w:lineRule="auto"/>
            </w:pPr>
            <w:r>
              <w:lastRenderedPageBreak/>
              <w:t xml:space="preserve">            Vendor</w:t>
            </w:r>
          </w:p>
          <w:p w14:paraId="45D100EB" w14:textId="77777777" w:rsidR="001247E2" w:rsidRDefault="001247E2">
            <w:pPr>
              <w:spacing w:line="256" w:lineRule="auto"/>
            </w:pPr>
            <w:r>
              <w:t>Summary:</w:t>
            </w:r>
          </w:p>
          <w:p w14:paraId="7E1D1B79" w14:textId="77777777" w:rsidR="001247E2" w:rsidRDefault="001247E2">
            <w:pPr>
              <w:spacing w:line="256" w:lineRule="auto"/>
              <w:rPr>
                <w:b/>
                <w:bCs/>
              </w:rPr>
            </w:pPr>
            <w:r>
              <w:rPr>
                <w:i/>
              </w:rPr>
              <w:tab/>
            </w:r>
            <w:r>
              <w:t>This use case allows Vendor to Report feedback to Admin.</w:t>
            </w:r>
          </w:p>
          <w:p w14:paraId="3DB3E492" w14:textId="77777777" w:rsidR="001247E2" w:rsidRDefault="001247E2">
            <w:pPr>
              <w:spacing w:line="256" w:lineRule="auto"/>
            </w:pPr>
            <w:r>
              <w:t>Goal:</w:t>
            </w:r>
          </w:p>
          <w:p w14:paraId="3954995E" w14:textId="7A16E488" w:rsidR="001247E2" w:rsidRDefault="001247E2">
            <w:pPr>
              <w:spacing w:line="256" w:lineRule="auto"/>
            </w:pPr>
            <w:r>
              <w:rPr>
                <w:i/>
              </w:rPr>
              <w:tab/>
            </w:r>
            <w:r>
              <w:t>Vendor report</w:t>
            </w:r>
            <w:r w:rsidR="00C61089">
              <w:t>s</w:t>
            </w:r>
            <w:r>
              <w:t xml:space="preserve"> feedback to admin.</w:t>
            </w:r>
          </w:p>
          <w:p w14:paraId="7D8C8D4D" w14:textId="77777777" w:rsidR="001247E2" w:rsidRDefault="001247E2">
            <w:pPr>
              <w:spacing w:line="256" w:lineRule="auto"/>
            </w:pPr>
            <w:r>
              <w:t>Triggers</w:t>
            </w:r>
          </w:p>
          <w:p w14:paraId="1415C13B" w14:textId="64DA519B" w:rsidR="001247E2" w:rsidRDefault="001247E2">
            <w:pPr>
              <w:spacing w:line="256" w:lineRule="auto"/>
            </w:pPr>
            <w:r>
              <w:rPr>
                <w:i/>
              </w:rPr>
              <w:t xml:space="preserve">            </w:t>
            </w:r>
            <w:r>
              <w:t>Vendor click</w:t>
            </w:r>
            <w:r w:rsidR="00DA5C51">
              <w:t>s</w:t>
            </w:r>
            <w:r>
              <w:t xml:space="preserve"> “Report feedback” button.</w:t>
            </w:r>
          </w:p>
          <w:p w14:paraId="21A2AA76" w14:textId="77777777" w:rsidR="001247E2" w:rsidRDefault="001247E2">
            <w:pPr>
              <w:spacing w:line="256" w:lineRule="auto"/>
            </w:pPr>
            <w:r>
              <w:t>Preconditions:</w:t>
            </w:r>
          </w:p>
          <w:p w14:paraId="787222EB" w14:textId="77777777" w:rsidR="001247E2" w:rsidRDefault="001247E2" w:rsidP="001247E2">
            <w:pPr>
              <w:pStyle w:val="ListParagraph"/>
              <w:numPr>
                <w:ilvl w:val="0"/>
                <w:numId w:val="16"/>
              </w:numPr>
              <w:spacing w:line="256" w:lineRule="auto"/>
            </w:pPr>
            <w:r>
              <w:t>Guest must login to system with Vendor account.</w:t>
            </w:r>
          </w:p>
          <w:p w14:paraId="4DB27819" w14:textId="77777777" w:rsidR="001247E2" w:rsidRDefault="001247E2" w:rsidP="001247E2">
            <w:pPr>
              <w:pStyle w:val="ListParagraph"/>
              <w:numPr>
                <w:ilvl w:val="0"/>
                <w:numId w:val="16"/>
              </w:numPr>
              <w:spacing w:line="256" w:lineRule="auto"/>
              <w:rPr>
                <w:rFonts w:eastAsia="Calibri"/>
              </w:rPr>
            </w:pPr>
            <w:r>
              <w:t>Vendor is viewing feedback.</w:t>
            </w:r>
          </w:p>
          <w:p w14:paraId="52B6321E" w14:textId="77777777" w:rsidR="001247E2" w:rsidRDefault="001247E2">
            <w:pPr>
              <w:spacing w:line="256" w:lineRule="auto"/>
              <w:rPr>
                <w:rFonts w:eastAsia="MS Mincho"/>
              </w:rPr>
            </w:pPr>
            <w:r>
              <w:t>Post Conditions:</w:t>
            </w:r>
          </w:p>
          <w:p w14:paraId="32AD9D57" w14:textId="77777777" w:rsidR="001247E2" w:rsidRDefault="001247E2">
            <w:pPr>
              <w:spacing w:line="256" w:lineRule="auto"/>
              <w:rPr>
                <w:rFonts w:eastAsia="Calibri"/>
              </w:rPr>
            </w:pPr>
            <w:r>
              <w:rPr>
                <w:i/>
              </w:rPr>
              <w:t xml:space="preserve">          </w:t>
            </w:r>
            <w:r>
              <w:t>Success:  System send report feedback to admin.</w:t>
            </w:r>
          </w:p>
          <w:p w14:paraId="613D9374" w14:textId="70882D89" w:rsidR="001247E2" w:rsidRPr="005F5739" w:rsidRDefault="001247E2" w:rsidP="005F5739">
            <w:pPr>
              <w:spacing w:line="256" w:lineRule="auto"/>
              <w:rPr>
                <w:rFonts w:eastAsia="MS Mincho"/>
              </w:rPr>
            </w:pPr>
            <w:r>
              <w:t>Main Success Scenario:</w:t>
            </w:r>
          </w:p>
          <w:tbl>
            <w:tblPr>
              <w:tblW w:w="0" w:type="auto"/>
              <w:tblLook w:val="0400" w:firstRow="0" w:lastRow="0" w:firstColumn="0" w:lastColumn="0" w:noHBand="0" w:noVBand="1"/>
            </w:tblPr>
            <w:tblGrid>
              <w:gridCol w:w="651"/>
              <w:gridCol w:w="4022"/>
              <w:gridCol w:w="4267"/>
            </w:tblGrid>
            <w:tr w:rsidR="001247E2" w14:paraId="4EF5D39C" w14:textId="77777777">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124EA947" w14:textId="77777777" w:rsidR="001247E2" w:rsidRDefault="001247E2">
                  <w:pPr>
                    <w:pStyle w:val="TableStyleWCS"/>
                    <w:spacing w:line="256" w:lineRule="auto"/>
                    <w:rPr>
                      <w:rFonts w:eastAsia="Times New Roman"/>
                    </w:rPr>
                  </w:pPr>
                  <w:r>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6EC0BDFD" w14:textId="77777777" w:rsidR="001247E2" w:rsidRDefault="001247E2">
                  <w:pPr>
                    <w:pStyle w:val="TableStyleWCS"/>
                    <w:spacing w:line="256" w:lineRule="auto"/>
                    <w:rPr>
                      <w:rFonts w:eastAsia="Times New Roman"/>
                    </w:rPr>
                  </w:pPr>
                  <w:r>
                    <w:t>Actor Action</w:t>
                  </w:r>
                </w:p>
              </w:tc>
              <w:tc>
                <w:tcPr>
                  <w:tcW w:w="42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734591C3" w14:textId="77777777" w:rsidR="001247E2" w:rsidRDefault="001247E2">
                  <w:pPr>
                    <w:pStyle w:val="TableStyleWCS"/>
                    <w:spacing w:line="256" w:lineRule="auto"/>
                    <w:rPr>
                      <w:rFonts w:eastAsia="Times New Roman"/>
                    </w:rPr>
                  </w:pPr>
                  <w:r>
                    <w:t>System Response</w:t>
                  </w:r>
                </w:p>
              </w:tc>
            </w:tr>
            <w:tr w:rsidR="001247E2" w14:paraId="2FADFDE4" w14:textId="77777777">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C3E58F" w14:textId="77777777" w:rsidR="001247E2" w:rsidRDefault="001247E2">
                  <w:pPr>
                    <w:pStyle w:val="TableStyleWCS"/>
                    <w:spacing w:line="256" w:lineRule="auto"/>
                    <w:rPr>
                      <w:rFonts w:eastAsia="Times New Roman"/>
                    </w:rPr>
                  </w:pPr>
                  <w:r>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4A6947" w14:textId="77777777" w:rsidR="001247E2" w:rsidRDefault="001247E2">
                  <w:pPr>
                    <w:pStyle w:val="TableStyleWCS"/>
                    <w:spacing w:line="256" w:lineRule="auto"/>
                    <w:rPr>
                      <w:rFonts w:eastAsia="Times New Roman"/>
                    </w:rPr>
                  </w:pPr>
                  <w:r>
                    <w:t>Vendor click button “Report feedback”</w:t>
                  </w:r>
                </w:p>
              </w:tc>
              <w:tc>
                <w:tcPr>
                  <w:tcW w:w="42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B5A9D3" w14:textId="77777777" w:rsidR="001247E2" w:rsidRDefault="001247E2">
                  <w:pPr>
                    <w:spacing w:line="256" w:lineRule="auto"/>
                    <w:rPr>
                      <w:rFonts w:ascii="Times New Roman" w:eastAsia="MS Mincho" w:hAnsi="Times New Roman" w:cs="Times New Roman"/>
                      <w:color w:val="000000"/>
                      <w:lang w:eastAsia="en-US"/>
                    </w:rPr>
                  </w:pPr>
                  <w:r>
                    <w:t>The system show table include:</w:t>
                  </w:r>
                </w:p>
                <w:p w14:paraId="7A40E61B" w14:textId="77777777" w:rsidR="001247E2" w:rsidRDefault="001247E2">
                  <w:pPr>
                    <w:spacing w:line="256" w:lineRule="auto"/>
                  </w:pPr>
                  <w:r>
                    <w:t xml:space="preserve">      Reason: textArea,required</w:t>
                  </w:r>
                </w:p>
                <w:p w14:paraId="26C88D93" w14:textId="77777777" w:rsidR="001247E2" w:rsidRDefault="001247E2">
                  <w:pPr>
                    <w:spacing w:line="256" w:lineRule="auto"/>
                  </w:pPr>
                  <w:r>
                    <w:t>“Send”button.</w:t>
                  </w:r>
                </w:p>
                <w:p w14:paraId="76EC0C4D" w14:textId="77777777" w:rsidR="001247E2" w:rsidRDefault="001247E2">
                  <w:pPr>
                    <w:spacing w:line="256" w:lineRule="auto"/>
                  </w:pPr>
                  <w:r>
                    <w:t>“Cancel”button.</w:t>
                  </w:r>
                </w:p>
                <w:p w14:paraId="58A0E640" w14:textId="77777777" w:rsidR="001247E2" w:rsidRDefault="001247E2">
                  <w:pPr>
                    <w:pStyle w:val="TableStyleWCS"/>
                    <w:spacing w:line="256" w:lineRule="auto"/>
                  </w:pPr>
                </w:p>
              </w:tc>
            </w:tr>
            <w:tr w:rsidR="001247E2" w14:paraId="7B03D2CB" w14:textId="77777777">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0F1E919" w14:textId="77777777" w:rsidR="001247E2" w:rsidRDefault="001247E2">
                  <w:pPr>
                    <w:pStyle w:val="TableStyleWCS"/>
                    <w:spacing w:line="256" w:lineRule="auto"/>
                  </w:pPr>
                  <w:r>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8832AF" w14:textId="77777777" w:rsidR="001247E2" w:rsidRDefault="001247E2">
                  <w:pPr>
                    <w:pStyle w:val="TableStyleWCS"/>
                    <w:spacing w:line="256" w:lineRule="auto"/>
                  </w:pPr>
                  <w:r>
                    <w:t>Vendor inputs reason and clicks button “Send”</w:t>
                  </w:r>
                </w:p>
              </w:tc>
              <w:tc>
                <w:tcPr>
                  <w:tcW w:w="42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30D2BCE" w14:textId="77777777" w:rsidR="001247E2" w:rsidRDefault="001247E2">
                  <w:pPr>
                    <w:spacing w:line="256" w:lineRule="auto"/>
                    <w:rPr>
                      <w:rFonts w:ascii="Times New Roman" w:eastAsia="MS Mincho" w:hAnsi="Times New Roman" w:cs="Times New Roman"/>
                      <w:color w:val="000000"/>
                      <w:lang w:eastAsia="en-US"/>
                    </w:rPr>
                  </w:pPr>
                  <w:r>
                    <w:t>The system shows message “Send successfully”.</w:t>
                  </w:r>
                </w:p>
                <w:p w14:paraId="3B565B92" w14:textId="77777777" w:rsidR="001247E2" w:rsidRDefault="001247E2">
                  <w:pPr>
                    <w:spacing w:line="256" w:lineRule="auto"/>
                    <w:rPr>
                      <w:rFonts w:ascii="Times New Roman" w:eastAsia="MS Mincho" w:hAnsi="Times New Roman" w:cs="Times New Roman"/>
                      <w:color w:val="000000"/>
                      <w:lang w:eastAsia="en-US"/>
                    </w:rPr>
                  </w:pPr>
                  <w:r>
                    <w:t>Exception[1,2,3]</w:t>
                  </w:r>
                </w:p>
              </w:tc>
            </w:tr>
          </w:tbl>
          <w:p w14:paraId="5CBA9F05" w14:textId="77777777" w:rsidR="001247E2" w:rsidRDefault="001247E2">
            <w:pPr>
              <w:spacing w:line="256" w:lineRule="auto"/>
              <w:rPr>
                <w:rFonts w:ascii="Times New Roman" w:eastAsia="MS Mincho" w:hAnsi="Times New Roman" w:cs="Times New Roman"/>
                <w:color w:val="000000"/>
                <w:lang w:eastAsia="en-US"/>
              </w:rPr>
            </w:pPr>
            <w:r>
              <w:t>Alternative:</w:t>
            </w:r>
          </w:p>
          <w:p w14:paraId="7E736498" w14:textId="77777777" w:rsidR="001247E2" w:rsidRDefault="001247E2">
            <w:pPr>
              <w:spacing w:line="256" w:lineRule="auto"/>
            </w:pPr>
            <w:r>
              <w:t xml:space="preserve">        None.</w:t>
            </w:r>
          </w:p>
          <w:p w14:paraId="2BE71CFF" w14:textId="77777777" w:rsidR="001247E2" w:rsidRDefault="001247E2">
            <w:pPr>
              <w:spacing w:line="256" w:lineRule="auto"/>
            </w:pPr>
            <w:r>
              <w:t>Exception:</w:t>
            </w:r>
          </w:p>
          <w:p w14:paraId="5C502D30" w14:textId="77777777" w:rsidR="001247E2" w:rsidRDefault="001247E2">
            <w:pPr>
              <w:spacing w:line="256" w:lineRule="auto"/>
            </w:pPr>
          </w:p>
          <w:tbl>
            <w:tblPr>
              <w:tblpPr w:leftFromText="180" w:rightFromText="180" w:bottomFromText="160" w:vertAnchor="text" w:horzAnchor="margin" w:tblpY="-267"/>
              <w:tblOverlap w:val="never"/>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973"/>
              <w:gridCol w:w="3762"/>
              <w:gridCol w:w="4350"/>
            </w:tblGrid>
            <w:tr w:rsidR="001247E2" w14:paraId="3A3F2506" w14:textId="77777777">
              <w:trPr>
                <w:trHeight w:val="326"/>
              </w:trPr>
              <w:tc>
                <w:tcPr>
                  <w:tcW w:w="973" w:type="dxa"/>
                  <w:tcBorders>
                    <w:top w:val="single" w:sz="4" w:space="0" w:color="000000"/>
                    <w:left w:val="single" w:sz="4" w:space="0" w:color="000000"/>
                    <w:bottom w:val="single" w:sz="4" w:space="0" w:color="000000"/>
                    <w:right w:val="single" w:sz="4" w:space="0" w:color="000000"/>
                  </w:tcBorders>
                  <w:shd w:val="clear" w:color="auto" w:fill="D9D9D9"/>
                  <w:hideMark/>
                </w:tcPr>
                <w:p w14:paraId="0AE28061" w14:textId="77777777" w:rsidR="001247E2" w:rsidRDefault="001247E2">
                  <w:pPr>
                    <w:spacing w:line="256" w:lineRule="auto"/>
                    <w:rPr>
                      <w:rFonts w:ascii="Times New Roman" w:eastAsia="MS Mincho" w:hAnsi="Times New Roman" w:cs="Times New Roman"/>
                      <w:color w:val="000000"/>
                      <w:lang w:eastAsia="en-US"/>
                    </w:rPr>
                  </w:pPr>
                  <w:r>
                    <w:lastRenderedPageBreak/>
                    <w:t>No</w:t>
                  </w:r>
                </w:p>
              </w:tc>
              <w:tc>
                <w:tcPr>
                  <w:tcW w:w="3762" w:type="dxa"/>
                  <w:tcBorders>
                    <w:top w:val="single" w:sz="4" w:space="0" w:color="000000"/>
                    <w:left w:val="single" w:sz="4" w:space="0" w:color="000000"/>
                    <w:bottom w:val="single" w:sz="4" w:space="0" w:color="000000"/>
                    <w:right w:val="single" w:sz="4" w:space="0" w:color="000000"/>
                  </w:tcBorders>
                  <w:shd w:val="clear" w:color="auto" w:fill="D9D9D9"/>
                  <w:hideMark/>
                </w:tcPr>
                <w:p w14:paraId="2E63B8F8" w14:textId="77777777" w:rsidR="001247E2" w:rsidRDefault="001247E2">
                  <w:pPr>
                    <w:spacing w:line="256" w:lineRule="auto"/>
                    <w:rPr>
                      <w:rFonts w:ascii="Times New Roman" w:eastAsia="MS Mincho" w:hAnsi="Times New Roman" w:cs="Times New Roman"/>
                      <w:color w:val="000000"/>
                      <w:lang w:eastAsia="en-US"/>
                    </w:rPr>
                  </w:pPr>
                  <w:r>
                    <w:t>Actor Action</w:t>
                  </w:r>
                </w:p>
              </w:tc>
              <w:tc>
                <w:tcPr>
                  <w:tcW w:w="4350" w:type="dxa"/>
                  <w:tcBorders>
                    <w:top w:val="single" w:sz="4" w:space="0" w:color="000000"/>
                    <w:left w:val="single" w:sz="4" w:space="0" w:color="000000"/>
                    <w:bottom w:val="single" w:sz="4" w:space="0" w:color="000000"/>
                    <w:right w:val="single" w:sz="4" w:space="0" w:color="000000"/>
                  </w:tcBorders>
                  <w:shd w:val="clear" w:color="auto" w:fill="D9D9D9"/>
                  <w:hideMark/>
                </w:tcPr>
                <w:p w14:paraId="42BBD09E" w14:textId="77777777" w:rsidR="001247E2" w:rsidRDefault="001247E2">
                  <w:pPr>
                    <w:spacing w:line="256" w:lineRule="auto"/>
                    <w:rPr>
                      <w:rFonts w:ascii="Times New Roman" w:eastAsia="MS Mincho" w:hAnsi="Times New Roman" w:cs="Times New Roman"/>
                      <w:color w:val="000000"/>
                      <w:lang w:eastAsia="en-US"/>
                    </w:rPr>
                  </w:pPr>
                  <w:r>
                    <w:t>System response</w:t>
                  </w:r>
                </w:p>
              </w:tc>
            </w:tr>
            <w:tr w:rsidR="001247E2" w14:paraId="11EA9E66" w14:textId="77777777">
              <w:trPr>
                <w:trHeight w:val="634"/>
              </w:trPr>
              <w:tc>
                <w:tcPr>
                  <w:tcW w:w="973" w:type="dxa"/>
                  <w:tcBorders>
                    <w:top w:val="single" w:sz="4" w:space="0" w:color="000000"/>
                    <w:left w:val="single" w:sz="4" w:space="0" w:color="000000"/>
                    <w:bottom w:val="single" w:sz="4" w:space="0" w:color="000000"/>
                    <w:right w:val="single" w:sz="4" w:space="0" w:color="000000"/>
                  </w:tcBorders>
                  <w:shd w:val="clear" w:color="auto" w:fill="FFFFFF"/>
                  <w:hideMark/>
                </w:tcPr>
                <w:p w14:paraId="237C390A" w14:textId="77777777" w:rsidR="001247E2" w:rsidRDefault="001247E2">
                  <w:pPr>
                    <w:spacing w:line="256" w:lineRule="auto"/>
                    <w:rPr>
                      <w:rFonts w:ascii="Times New Roman" w:eastAsia="MS Mincho" w:hAnsi="Times New Roman" w:cs="Times New Roman"/>
                      <w:color w:val="000000"/>
                      <w:lang w:eastAsia="en-US"/>
                    </w:rPr>
                  </w:pPr>
                  <w:r>
                    <w:t>1</w:t>
                  </w:r>
                </w:p>
              </w:tc>
              <w:tc>
                <w:tcPr>
                  <w:tcW w:w="3762" w:type="dxa"/>
                  <w:tcBorders>
                    <w:top w:val="single" w:sz="4" w:space="0" w:color="000000"/>
                    <w:left w:val="single" w:sz="4" w:space="0" w:color="000000"/>
                    <w:bottom w:val="single" w:sz="4" w:space="0" w:color="000000"/>
                    <w:right w:val="single" w:sz="4" w:space="0" w:color="000000"/>
                  </w:tcBorders>
                  <w:shd w:val="clear" w:color="auto" w:fill="FFFFFF"/>
                  <w:hideMark/>
                </w:tcPr>
                <w:p w14:paraId="6FA4F0A6" w14:textId="77777777" w:rsidR="001247E2" w:rsidRDefault="001247E2">
                  <w:pPr>
                    <w:spacing w:line="256" w:lineRule="auto"/>
                    <w:rPr>
                      <w:rFonts w:ascii="Times New Roman" w:eastAsia="MS Mincho" w:hAnsi="Times New Roman" w:cs="Times New Roman"/>
                      <w:color w:val="000000"/>
                      <w:lang w:eastAsia="en-US"/>
                    </w:rPr>
                  </w:pPr>
                  <w:r>
                    <w:t>Vendor inputs Reason empty</w:t>
                  </w:r>
                </w:p>
              </w:tc>
              <w:tc>
                <w:tcPr>
                  <w:tcW w:w="4350" w:type="dxa"/>
                  <w:tcBorders>
                    <w:top w:val="single" w:sz="4" w:space="0" w:color="000000"/>
                    <w:left w:val="single" w:sz="4" w:space="0" w:color="000000"/>
                    <w:bottom w:val="single" w:sz="4" w:space="0" w:color="000000"/>
                    <w:right w:val="single" w:sz="4" w:space="0" w:color="000000"/>
                  </w:tcBorders>
                  <w:shd w:val="clear" w:color="auto" w:fill="FFFFFF"/>
                  <w:hideMark/>
                </w:tcPr>
                <w:p w14:paraId="25B0FD1A" w14:textId="77777777" w:rsidR="001247E2" w:rsidRDefault="001247E2">
                  <w:pPr>
                    <w:spacing w:line="256" w:lineRule="auto"/>
                    <w:rPr>
                      <w:rFonts w:ascii="Times New Roman" w:eastAsia="MS Mincho" w:hAnsi="Times New Roman" w:cs="Times New Roman"/>
                      <w:color w:val="000000"/>
                      <w:lang w:eastAsia="en-US"/>
                    </w:rPr>
                  </w:pPr>
                  <w:r>
                    <w:t>The system shows message “Reason not empty”</w:t>
                  </w:r>
                </w:p>
              </w:tc>
            </w:tr>
          </w:tbl>
          <w:p w14:paraId="4478F99F" w14:textId="77777777" w:rsidR="001247E2" w:rsidRDefault="001247E2">
            <w:pPr>
              <w:spacing w:line="256" w:lineRule="auto"/>
            </w:pPr>
            <w:r>
              <w:t xml:space="preserve">Relationships: </w:t>
            </w:r>
          </w:p>
          <w:p w14:paraId="700D3255" w14:textId="77777777" w:rsidR="001247E2" w:rsidRDefault="001247E2" w:rsidP="001247E2">
            <w:pPr>
              <w:pStyle w:val="ListParagraph"/>
              <w:numPr>
                <w:ilvl w:val="0"/>
                <w:numId w:val="16"/>
              </w:numPr>
              <w:spacing w:line="256" w:lineRule="auto"/>
            </w:pPr>
            <w:r>
              <w:t>Report feedback extend View feedback.</w:t>
            </w:r>
          </w:p>
          <w:p w14:paraId="4550E475" w14:textId="77777777" w:rsidR="001247E2" w:rsidRDefault="001247E2">
            <w:pPr>
              <w:spacing w:line="256" w:lineRule="auto"/>
            </w:pPr>
            <w:r>
              <w:t>Business Rules:</w:t>
            </w:r>
          </w:p>
          <w:p w14:paraId="4B5946D4" w14:textId="77777777" w:rsidR="001247E2" w:rsidRDefault="001247E2" w:rsidP="001247E2">
            <w:pPr>
              <w:pStyle w:val="ListParagraph"/>
              <w:numPr>
                <w:ilvl w:val="0"/>
                <w:numId w:val="16"/>
              </w:numPr>
              <w:spacing w:line="256" w:lineRule="auto"/>
              <w:rPr>
                <w:rFonts w:eastAsia="Calibri"/>
              </w:rPr>
            </w:pPr>
            <w:r>
              <w:t>Guest must login to system as Vendor’s role.</w:t>
            </w:r>
          </w:p>
          <w:p w14:paraId="228D63E4" w14:textId="6E2ACF76" w:rsidR="001247E2" w:rsidRPr="00290217" w:rsidRDefault="001247E2" w:rsidP="00290217">
            <w:pPr>
              <w:pStyle w:val="ListParagraph"/>
              <w:numPr>
                <w:ilvl w:val="0"/>
                <w:numId w:val="16"/>
              </w:numPr>
              <w:spacing w:line="256" w:lineRule="auto"/>
              <w:rPr>
                <w:rFonts w:eastAsia="Calibri"/>
              </w:rPr>
            </w:pPr>
            <w:r>
              <w:t>Status of account is true.</w:t>
            </w:r>
          </w:p>
        </w:tc>
      </w:tr>
    </w:tbl>
    <w:p w14:paraId="4DEB73B1" w14:textId="48D91F4C" w:rsidR="00DE0A0F" w:rsidRDefault="00DE0A0F" w:rsidP="00405A3A">
      <w:pPr>
        <w:pStyle w:val="Heading2"/>
      </w:pPr>
      <w:bookmarkStart w:id="55" w:name="_Toc77171506"/>
      <w:r>
        <w:lastRenderedPageBreak/>
        <w:t>&lt; Vendor &gt; Report feedback to admin</w:t>
      </w:r>
      <w:bookmarkEnd w:id="55"/>
    </w:p>
    <w:p w14:paraId="170D55BD" w14:textId="09320AB9" w:rsidR="00DE0A0F" w:rsidRDefault="00C43993" w:rsidP="00DE0A0F">
      <w:pPr>
        <w:jc w:val="center"/>
      </w:pPr>
      <w:r>
        <w:drawing>
          <wp:inline distT="0" distB="0" distL="0" distR="0" wp14:anchorId="5FD21ABF" wp14:editId="47DE24F4">
            <wp:extent cx="5689600" cy="1419969"/>
            <wp:effectExtent l="0" t="0" r="635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89600" cy="1419969"/>
                    </a:xfrm>
                    <a:prstGeom prst="rect">
                      <a:avLst/>
                    </a:prstGeom>
                  </pic:spPr>
                </pic:pic>
              </a:graphicData>
            </a:graphic>
          </wp:inline>
        </w:drawing>
      </w:r>
    </w:p>
    <w:p w14:paraId="759EF5E5" w14:textId="7670AF2C" w:rsidR="00DE0A0F" w:rsidRDefault="00DE0A0F" w:rsidP="00DE0A0F">
      <w:pPr>
        <w:jc w:val="center"/>
      </w:pPr>
      <w:r>
        <w:t>Figure 3.37 &lt; Vendor &gt; Report feedback to admin</w:t>
      </w:r>
    </w:p>
    <w:p w14:paraId="5BFD1CCD" w14:textId="77777777" w:rsidR="00DE0A0F" w:rsidRDefault="00DE0A0F" w:rsidP="00DE0A0F">
      <w:pPr>
        <w:jc w:val="center"/>
      </w:pPr>
    </w:p>
    <w:p w14:paraId="1846BB05" w14:textId="716ADD00" w:rsidR="00DE0A0F" w:rsidRPr="00DE0A0F" w:rsidRDefault="00DE0A0F" w:rsidP="00DE0A0F">
      <w: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10"/>
        <w:gridCol w:w="2432"/>
        <w:gridCol w:w="2134"/>
        <w:gridCol w:w="2114"/>
      </w:tblGrid>
      <w:tr w:rsidR="00DE0A0F" w:rsidRPr="004F7B91" w14:paraId="1DC3B526" w14:textId="77777777" w:rsidTr="00840999">
        <w:tc>
          <w:tcPr>
            <w:tcW w:w="5000" w:type="pct"/>
            <w:gridSpan w:val="4"/>
            <w:shd w:val="clear" w:color="auto" w:fill="F3F3F3"/>
          </w:tcPr>
          <w:p w14:paraId="578B803E" w14:textId="2A10B77C" w:rsidR="00DE0A0F" w:rsidRPr="004F7B91" w:rsidRDefault="00C46162" w:rsidP="00840999">
            <w:r>
              <w:t>USE CASE – sSs_UC_</w:t>
            </w:r>
            <w:r>
              <w:t>30</w:t>
            </w:r>
          </w:p>
        </w:tc>
      </w:tr>
      <w:tr w:rsidR="00DE0A0F" w:rsidRPr="004F7B91" w14:paraId="34266009" w14:textId="77777777" w:rsidTr="00DE0A0F">
        <w:tc>
          <w:tcPr>
            <w:tcW w:w="1366" w:type="pct"/>
            <w:shd w:val="clear" w:color="auto" w:fill="F3F3F3"/>
          </w:tcPr>
          <w:p w14:paraId="7809387C" w14:textId="77777777" w:rsidR="00DE0A0F" w:rsidRPr="004F7B91" w:rsidRDefault="00DE0A0F" w:rsidP="00840999">
            <w:r w:rsidRPr="004F7B91">
              <w:t>Use-case No.</w:t>
            </w:r>
          </w:p>
        </w:tc>
        <w:tc>
          <w:tcPr>
            <w:tcW w:w="1323" w:type="pct"/>
          </w:tcPr>
          <w:p w14:paraId="14C8EA68" w14:textId="06DDBE81" w:rsidR="00DE0A0F" w:rsidRPr="004F7B91" w:rsidRDefault="00DE0A0F" w:rsidP="00840999">
            <w:r w:rsidRPr="004F7B91">
              <w:t xml:space="preserve">  </w:t>
            </w:r>
            <w:r w:rsidR="00C46162">
              <w:t>&lt;</w:t>
            </w:r>
            <w:r w:rsidRPr="004F7B91">
              <w:t>UC03</w:t>
            </w:r>
            <w:r w:rsidR="00C46162">
              <w:t>0&gt;</w:t>
            </w:r>
          </w:p>
        </w:tc>
        <w:tc>
          <w:tcPr>
            <w:tcW w:w="1161" w:type="pct"/>
            <w:shd w:val="clear" w:color="auto" w:fill="F3F3F3"/>
          </w:tcPr>
          <w:p w14:paraId="7AD546E8" w14:textId="77777777" w:rsidR="00DE0A0F" w:rsidRPr="004F7B91" w:rsidRDefault="00DE0A0F" w:rsidP="00840999">
            <w:r w:rsidRPr="004F7B91">
              <w:t>Use-case Version</w:t>
            </w:r>
          </w:p>
        </w:tc>
        <w:tc>
          <w:tcPr>
            <w:tcW w:w="1151" w:type="pct"/>
          </w:tcPr>
          <w:p w14:paraId="630E3C26" w14:textId="77777777" w:rsidR="00DE0A0F" w:rsidRPr="004F7B91" w:rsidRDefault="00DE0A0F" w:rsidP="00840999">
            <w:r w:rsidRPr="004F7B91">
              <w:t>1.0</w:t>
            </w:r>
          </w:p>
        </w:tc>
      </w:tr>
      <w:tr w:rsidR="00DE0A0F" w:rsidRPr="004F7B91" w14:paraId="39C7F089" w14:textId="77777777" w:rsidTr="00DE0A0F">
        <w:tc>
          <w:tcPr>
            <w:tcW w:w="1366" w:type="pct"/>
            <w:shd w:val="clear" w:color="auto" w:fill="F3F3F3"/>
          </w:tcPr>
          <w:p w14:paraId="3F3F1821" w14:textId="77777777" w:rsidR="00DE0A0F" w:rsidRPr="004F7B91" w:rsidRDefault="00DE0A0F" w:rsidP="00840999">
            <w:r w:rsidRPr="004F7B91">
              <w:t>Use-case Name</w:t>
            </w:r>
          </w:p>
        </w:tc>
        <w:tc>
          <w:tcPr>
            <w:tcW w:w="3634" w:type="pct"/>
            <w:gridSpan w:val="3"/>
          </w:tcPr>
          <w:p w14:paraId="728D822D" w14:textId="77777777" w:rsidR="00DE0A0F" w:rsidRPr="004F7B91" w:rsidRDefault="00DE0A0F" w:rsidP="00840999">
            <w:r>
              <w:t>Report feedback</w:t>
            </w:r>
          </w:p>
        </w:tc>
      </w:tr>
      <w:tr w:rsidR="00DE0A0F" w:rsidRPr="004F7B91" w14:paraId="4894B8A8" w14:textId="77777777" w:rsidTr="00DE0A0F">
        <w:tc>
          <w:tcPr>
            <w:tcW w:w="1366" w:type="pct"/>
            <w:shd w:val="clear" w:color="auto" w:fill="F3F3F3"/>
          </w:tcPr>
          <w:p w14:paraId="466378BB" w14:textId="77777777" w:rsidR="00DE0A0F" w:rsidRPr="004F7B91" w:rsidRDefault="00DE0A0F" w:rsidP="00840999">
            <w:r w:rsidRPr="004F7B91">
              <w:t xml:space="preserve">Author </w:t>
            </w:r>
          </w:p>
        </w:tc>
        <w:tc>
          <w:tcPr>
            <w:tcW w:w="3634" w:type="pct"/>
            <w:gridSpan w:val="3"/>
          </w:tcPr>
          <w:p w14:paraId="711B8A47" w14:textId="77777777" w:rsidR="00DE0A0F" w:rsidRPr="004F7B91" w:rsidRDefault="00DE0A0F" w:rsidP="00840999">
            <w:r w:rsidRPr="004F7B91">
              <w:t>Nguyen Lam Thanh Tu</w:t>
            </w:r>
          </w:p>
        </w:tc>
      </w:tr>
      <w:tr w:rsidR="00DE0A0F" w:rsidRPr="004F7B91" w14:paraId="5256D81A" w14:textId="77777777" w:rsidTr="00DE0A0F">
        <w:tc>
          <w:tcPr>
            <w:tcW w:w="1366" w:type="pct"/>
            <w:shd w:val="clear" w:color="auto" w:fill="F3F3F3"/>
          </w:tcPr>
          <w:p w14:paraId="0C7CF068" w14:textId="77777777" w:rsidR="00DE0A0F" w:rsidRPr="004F7B91" w:rsidRDefault="00DE0A0F" w:rsidP="00840999">
            <w:r w:rsidRPr="004F7B91">
              <w:t>Date</w:t>
            </w:r>
          </w:p>
        </w:tc>
        <w:tc>
          <w:tcPr>
            <w:tcW w:w="1323" w:type="pct"/>
          </w:tcPr>
          <w:p w14:paraId="301F846C" w14:textId="77777777" w:rsidR="00DE0A0F" w:rsidRPr="004F7B91" w:rsidRDefault="00DE0A0F" w:rsidP="00840999">
            <w:r w:rsidRPr="004F7B91">
              <w:t>28/05/2021</w:t>
            </w:r>
          </w:p>
        </w:tc>
        <w:tc>
          <w:tcPr>
            <w:tcW w:w="1161" w:type="pct"/>
            <w:shd w:val="clear" w:color="auto" w:fill="F3F3F3"/>
          </w:tcPr>
          <w:p w14:paraId="4427F761" w14:textId="77777777" w:rsidR="00DE0A0F" w:rsidRPr="004F7B91" w:rsidRDefault="00DE0A0F" w:rsidP="00840999">
            <w:r w:rsidRPr="004F7B91">
              <w:t>Priority</w:t>
            </w:r>
          </w:p>
        </w:tc>
        <w:tc>
          <w:tcPr>
            <w:tcW w:w="1151" w:type="pct"/>
          </w:tcPr>
          <w:p w14:paraId="4C4A1D67" w14:textId="77777777" w:rsidR="00DE0A0F" w:rsidRPr="004F7B91" w:rsidRDefault="00DE0A0F" w:rsidP="00840999">
            <w:r w:rsidRPr="004F7B91">
              <w:t>Normal</w:t>
            </w:r>
          </w:p>
        </w:tc>
      </w:tr>
      <w:tr w:rsidR="00DE0A0F" w:rsidRPr="004F7B91" w14:paraId="04EF1A0E" w14:textId="77777777" w:rsidTr="00840999">
        <w:tc>
          <w:tcPr>
            <w:tcW w:w="5000" w:type="pct"/>
            <w:gridSpan w:val="4"/>
            <w:shd w:val="clear" w:color="auto" w:fill="FFFFFF"/>
          </w:tcPr>
          <w:p w14:paraId="68AD358F" w14:textId="77777777" w:rsidR="00DE0A0F" w:rsidRPr="004F7B91" w:rsidRDefault="00DE0A0F" w:rsidP="00840999">
            <w:r w:rsidRPr="004F7B91">
              <w:t>Actor:</w:t>
            </w:r>
          </w:p>
          <w:p w14:paraId="57ECA02A" w14:textId="77777777" w:rsidR="00DE0A0F" w:rsidRPr="004F7B91" w:rsidRDefault="00DE0A0F" w:rsidP="00840999">
            <w:r>
              <w:t xml:space="preserve">            Vendor</w:t>
            </w:r>
          </w:p>
          <w:p w14:paraId="2BC956B5" w14:textId="77777777" w:rsidR="00DE0A0F" w:rsidRPr="004F7B91" w:rsidRDefault="00DE0A0F" w:rsidP="00840999">
            <w:r w:rsidRPr="004F7B91">
              <w:t>Summary:</w:t>
            </w:r>
          </w:p>
          <w:p w14:paraId="6610235C" w14:textId="77777777" w:rsidR="00DE0A0F" w:rsidRPr="004F7B91" w:rsidRDefault="00DE0A0F" w:rsidP="00840999">
            <w:pPr>
              <w:rPr>
                <w:b/>
                <w:bCs/>
              </w:rPr>
            </w:pPr>
            <w:r w:rsidRPr="004F7B91">
              <w:rPr>
                <w:i/>
              </w:rPr>
              <w:lastRenderedPageBreak/>
              <w:tab/>
            </w:r>
            <w:r w:rsidRPr="004F7B91">
              <w:t xml:space="preserve">This use case allows </w:t>
            </w:r>
            <w:r>
              <w:t>Vendor to Report feedback to Admin.</w:t>
            </w:r>
          </w:p>
          <w:p w14:paraId="142976D0" w14:textId="77777777" w:rsidR="00DE0A0F" w:rsidRPr="004F7B91" w:rsidRDefault="00DE0A0F" w:rsidP="00840999">
            <w:r w:rsidRPr="004F7B91">
              <w:t>Goal:</w:t>
            </w:r>
          </w:p>
          <w:p w14:paraId="15BFBCBE" w14:textId="77777777" w:rsidR="00DE0A0F" w:rsidRPr="004F7B91" w:rsidRDefault="00DE0A0F" w:rsidP="00840999">
            <w:r w:rsidRPr="004F7B91">
              <w:rPr>
                <w:i/>
              </w:rPr>
              <w:tab/>
            </w:r>
            <w:r>
              <w:t>Vendor</w:t>
            </w:r>
            <w:r w:rsidRPr="004F7B91">
              <w:t xml:space="preserve"> can </w:t>
            </w:r>
            <w:r>
              <w:t>report feedback to admin.</w:t>
            </w:r>
          </w:p>
          <w:p w14:paraId="77B87AD2" w14:textId="77777777" w:rsidR="00DE0A0F" w:rsidRPr="004F7B91" w:rsidRDefault="00DE0A0F" w:rsidP="00840999">
            <w:r w:rsidRPr="004F7B91">
              <w:t>Triggers</w:t>
            </w:r>
          </w:p>
          <w:p w14:paraId="7B4CB429" w14:textId="77777777" w:rsidR="00DE0A0F" w:rsidRPr="004F7B91" w:rsidRDefault="00DE0A0F" w:rsidP="00840999">
            <w:r w:rsidRPr="004F7B91">
              <w:rPr>
                <w:i/>
              </w:rPr>
              <w:t xml:space="preserve">        </w:t>
            </w:r>
            <w:r>
              <w:rPr>
                <w:i/>
              </w:rPr>
              <w:t xml:space="preserve">   </w:t>
            </w:r>
            <w:r w:rsidRPr="004F7B91">
              <w:rPr>
                <w:i/>
              </w:rPr>
              <w:t xml:space="preserve"> </w:t>
            </w:r>
            <w:r>
              <w:t xml:space="preserve">Vendor </w:t>
            </w:r>
            <w:r w:rsidRPr="004F7B91">
              <w:t>click “</w:t>
            </w:r>
            <w:r>
              <w:t>Report feedback</w:t>
            </w:r>
            <w:r w:rsidRPr="004F7B91">
              <w:t>” button.</w:t>
            </w:r>
          </w:p>
          <w:p w14:paraId="48A87C0F" w14:textId="77777777" w:rsidR="00DE0A0F" w:rsidRPr="004F7B91" w:rsidRDefault="00DE0A0F" w:rsidP="00840999">
            <w:r w:rsidRPr="004F7B91">
              <w:t>Preconditions:</w:t>
            </w:r>
          </w:p>
          <w:p w14:paraId="02AC2C56" w14:textId="77777777" w:rsidR="00DE0A0F" w:rsidRDefault="00DE0A0F" w:rsidP="00DE0A0F">
            <w:pPr>
              <w:pStyle w:val="ListParagraph"/>
              <w:numPr>
                <w:ilvl w:val="0"/>
                <w:numId w:val="14"/>
              </w:numPr>
              <w:pBdr>
                <w:top w:val="nil"/>
                <w:left w:val="nil"/>
                <w:bottom w:val="nil"/>
                <w:right w:val="nil"/>
                <w:between w:val="nil"/>
              </w:pBdr>
            </w:pPr>
            <w:r>
              <w:t>Guest</w:t>
            </w:r>
            <w:r w:rsidRPr="004F7B91">
              <w:t xml:space="preserve"> must login to system</w:t>
            </w:r>
            <w:r>
              <w:t xml:space="preserve"> with Vendor account.</w:t>
            </w:r>
          </w:p>
          <w:p w14:paraId="222D8D66" w14:textId="77777777" w:rsidR="00DE0A0F" w:rsidRPr="00B14DD7" w:rsidRDefault="00DE0A0F" w:rsidP="00DE0A0F">
            <w:pPr>
              <w:pStyle w:val="ListParagraph"/>
              <w:numPr>
                <w:ilvl w:val="0"/>
                <w:numId w:val="14"/>
              </w:numPr>
              <w:pBdr>
                <w:top w:val="nil"/>
                <w:left w:val="nil"/>
                <w:bottom w:val="nil"/>
                <w:right w:val="nil"/>
                <w:between w:val="nil"/>
              </w:pBdr>
              <w:rPr>
                <w:rFonts w:eastAsia="Calibri"/>
              </w:rPr>
            </w:pPr>
            <w:r>
              <w:t>Vendor is viewing feedback</w:t>
            </w:r>
            <w:r w:rsidRPr="004F7B91">
              <w:t>.</w:t>
            </w:r>
          </w:p>
          <w:p w14:paraId="489657B3" w14:textId="77777777" w:rsidR="00DE0A0F" w:rsidRPr="004F7B91" w:rsidRDefault="00DE0A0F" w:rsidP="00840999">
            <w:r w:rsidRPr="004F7B91">
              <w:t>Post Conditions:</w:t>
            </w:r>
          </w:p>
          <w:p w14:paraId="4AAF501C" w14:textId="77777777" w:rsidR="00DE0A0F" w:rsidRPr="002125CE" w:rsidRDefault="00DE0A0F" w:rsidP="00840999">
            <w:pPr>
              <w:rPr>
                <w:rFonts w:eastAsia="Calibri"/>
              </w:rPr>
            </w:pPr>
            <w:r w:rsidRPr="004F7B91">
              <w:rPr>
                <w:i/>
              </w:rPr>
              <w:t xml:space="preserve">          </w:t>
            </w:r>
            <w:r w:rsidRPr="004F7B91">
              <w:t xml:space="preserve">Success: </w:t>
            </w:r>
            <w:r>
              <w:t xml:space="preserve"> System send report feedback to admin.</w:t>
            </w:r>
          </w:p>
          <w:p w14:paraId="38666027" w14:textId="73945398" w:rsidR="00DE0A0F" w:rsidRPr="004F7B91" w:rsidRDefault="00DE0A0F" w:rsidP="00DE0A0F">
            <w:r w:rsidRPr="004F7B91">
              <w:t xml:space="preserve">Main Success Scenario:      </w:t>
            </w:r>
          </w:p>
          <w:tbl>
            <w:tblPr>
              <w:tblW w:w="0" w:type="auto"/>
              <w:tblLook w:val="0400" w:firstRow="0" w:lastRow="0" w:firstColumn="0" w:lastColumn="0" w:noHBand="0" w:noVBand="1"/>
            </w:tblPr>
            <w:tblGrid>
              <w:gridCol w:w="651"/>
              <w:gridCol w:w="4022"/>
              <w:gridCol w:w="4267"/>
            </w:tblGrid>
            <w:tr w:rsidR="00DE0A0F" w:rsidRPr="004F7B91" w14:paraId="0295FDEB" w14:textId="77777777" w:rsidTr="00840999">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A83893D" w14:textId="77777777" w:rsidR="00DE0A0F" w:rsidRPr="004F7B91" w:rsidRDefault="00DE0A0F" w:rsidP="00840999">
                  <w:pPr>
                    <w:pStyle w:val="TableStyleWCS"/>
                    <w:rPr>
                      <w:rFonts w:eastAsia="Times New Roman"/>
                    </w:rPr>
                  </w:pPr>
                  <w:r w:rsidRPr="004F7B91">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34D788" w14:textId="77777777" w:rsidR="00DE0A0F" w:rsidRPr="004F7B91" w:rsidRDefault="00DE0A0F" w:rsidP="00840999">
                  <w:pPr>
                    <w:pStyle w:val="TableStyleWCS"/>
                    <w:rPr>
                      <w:rFonts w:eastAsia="Times New Roman"/>
                    </w:rPr>
                  </w:pPr>
                  <w:r w:rsidRPr="004F7B91">
                    <w:t>Actor Action</w:t>
                  </w:r>
                </w:p>
              </w:tc>
              <w:tc>
                <w:tcPr>
                  <w:tcW w:w="42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D3D453D" w14:textId="77777777" w:rsidR="00DE0A0F" w:rsidRPr="004F7B91" w:rsidRDefault="00DE0A0F" w:rsidP="00840999">
                  <w:pPr>
                    <w:pStyle w:val="TableStyleWCS"/>
                    <w:rPr>
                      <w:rFonts w:eastAsia="Times New Roman"/>
                    </w:rPr>
                  </w:pPr>
                  <w:r w:rsidRPr="004F7B91">
                    <w:t>System Response</w:t>
                  </w:r>
                </w:p>
              </w:tc>
            </w:tr>
            <w:tr w:rsidR="00DE0A0F" w:rsidRPr="004F7B91" w14:paraId="196EDAA6" w14:textId="77777777" w:rsidTr="00840999">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AE228" w14:textId="77777777" w:rsidR="00DE0A0F" w:rsidRPr="004F7B91" w:rsidRDefault="00DE0A0F" w:rsidP="00840999">
                  <w:pPr>
                    <w:pStyle w:val="TableStyleWCS"/>
                    <w:rPr>
                      <w:rFonts w:eastAsia="Times New Roman"/>
                    </w:rPr>
                  </w:pPr>
                  <w:r w:rsidRPr="004F7B91">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10304CF" w14:textId="2B8DE692" w:rsidR="00DE0A0F" w:rsidRPr="004F7B91" w:rsidRDefault="00DE0A0F" w:rsidP="00840999">
                  <w:pPr>
                    <w:pStyle w:val="TableStyleWCS"/>
                    <w:rPr>
                      <w:rFonts w:eastAsia="Times New Roman"/>
                    </w:rPr>
                  </w:pPr>
                  <w:r>
                    <w:t>Vendor</w:t>
                  </w:r>
                  <w:r w:rsidRPr="004F7B91">
                    <w:t xml:space="preserve"> click</w:t>
                  </w:r>
                  <w:r w:rsidR="001845A9">
                    <w:t>s</w:t>
                  </w:r>
                  <w:r w:rsidRPr="004F7B91">
                    <w:t xml:space="preserve"> button “</w:t>
                  </w:r>
                  <w:r>
                    <w:t>Report feedback</w:t>
                  </w:r>
                  <w:r w:rsidRPr="004F7B91">
                    <w:t>”</w:t>
                  </w:r>
                </w:p>
              </w:tc>
              <w:tc>
                <w:tcPr>
                  <w:tcW w:w="42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DC2F60" w14:textId="50AB0F26" w:rsidR="00DE0A0F" w:rsidRDefault="00DE0A0F" w:rsidP="00C1266A">
                  <w:pPr>
                    <w:pStyle w:val="TableStyleWCS"/>
                  </w:pPr>
                  <w:r>
                    <w:t>The system show</w:t>
                  </w:r>
                  <w:r w:rsidR="00D3664B">
                    <w:t>s</w:t>
                  </w:r>
                  <w:r>
                    <w:t xml:space="preserve"> popup table include:</w:t>
                  </w:r>
                </w:p>
                <w:p w14:paraId="191235DE" w14:textId="4CFAA0A2" w:rsidR="00DE0A0F" w:rsidRDefault="00DE0A0F" w:rsidP="00C1266A">
                  <w:pPr>
                    <w:pStyle w:val="TableStyleWCS"/>
                  </w:pPr>
                  <w:r>
                    <w:t>Re</w:t>
                  </w:r>
                  <w:r w:rsidR="007773BF">
                    <w:t>a</w:t>
                  </w:r>
                  <w:r>
                    <w:t>son: textArea,required</w:t>
                  </w:r>
                </w:p>
                <w:p w14:paraId="6AA93DC4" w14:textId="77777777" w:rsidR="00DE0A0F" w:rsidRDefault="00DE0A0F" w:rsidP="00C1266A">
                  <w:pPr>
                    <w:pStyle w:val="TableStyleWCS"/>
                  </w:pPr>
                  <w:r>
                    <w:t>“Send”button.</w:t>
                  </w:r>
                </w:p>
                <w:p w14:paraId="22D81474" w14:textId="77777777" w:rsidR="00595FCB" w:rsidRDefault="00DE0A0F" w:rsidP="00C1266A">
                  <w:pPr>
                    <w:pStyle w:val="TableStyleWCS"/>
                  </w:pPr>
                  <w:r>
                    <w:t>“Cancel”button.</w:t>
                  </w:r>
                </w:p>
                <w:p w14:paraId="01F7C5E0" w14:textId="56956F92" w:rsidR="00DE0A0F" w:rsidRPr="004F7B91" w:rsidRDefault="00DE0A0F" w:rsidP="00C1266A">
                  <w:pPr>
                    <w:pStyle w:val="TableStyleWCS"/>
                  </w:pPr>
                  <w:r>
                    <w:t>Exception[1]</w:t>
                  </w:r>
                </w:p>
              </w:tc>
            </w:tr>
            <w:tr w:rsidR="00DE0A0F" w:rsidRPr="004F7B91" w14:paraId="10450718" w14:textId="77777777" w:rsidTr="00840999">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C6D598" w14:textId="77777777" w:rsidR="00DE0A0F" w:rsidRPr="004F7B91" w:rsidRDefault="00DE0A0F" w:rsidP="00840999">
                  <w:pPr>
                    <w:pStyle w:val="TableStyleWCS"/>
                  </w:pPr>
                  <w:r>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FCF70C" w14:textId="7DD33864" w:rsidR="00DE0A0F" w:rsidRDefault="00DE0A0F" w:rsidP="00840999">
                  <w:pPr>
                    <w:pStyle w:val="TableStyleWCS"/>
                  </w:pPr>
                  <w:r>
                    <w:t>Vendor click</w:t>
                  </w:r>
                  <w:r w:rsidR="001845A9">
                    <w:t>s</w:t>
                  </w:r>
                  <w:r>
                    <w:t xml:space="preserve"> button “Send”</w:t>
                  </w:r>
                </w:p>
              </w:tc>
              <w:tc>
                <w:tcPr>
                  <w:tcW w:w="42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C26FB9" w14:textId="5300618C" w:rsidR="00E70956" w:rsidRDefault="00DE0A0F" w:rsidP="00C1266A">
                  <w:pPr>
                    <w:pStyle w:val="TableStyleWCS"/>
                  </w:pPr>
                  <w:r>
                    <w:t>The system show</w:t>
                  </w:r>
                  <w:r w:rsidR="00D3664B">
                    <w:t>s</w:t>
                  </w:r>
                  <w:r>
                    <w:t xml:space="preserve"> message “Send successfully”.</w:t>
                  </w:r>
                </w:p>
              </w:tc>
            </w:tr>
          </w:tbl>
          <w:p w14:paraId="432DD300" w14:textId="77777777" w:rsidR="00DE0A0F" w:rsidRDefault="00DE0A0F" w:rsidP="00840999">
            <w:r>
              <w:t>Alternative:</w:t>
            </w:r>
          </w:p>
          <w:p w14:paraId="66881966" w14:textId="0E433B6B" w:rsidR="0000341F" w:rsidRDefault="0000341F" w:rsidP="00840999">
            <w:r>
              <w:t xml:space="preserve">         - None.</w:t>
            </w:r>
          </w:p>
          <w:p w14:paraId="4ECC6657" w14:textId="77777777" w:rsidR="00C1266A" w:rsidRDefault="00DE0A0F" w:rsidP="00C1266A">
            <w:r w:rsidRPr="004F7B91">
              <w:t>Exception:</w:t>
            </w:r>
          </w:p>
          <w:tbl>
            <w:tblPr>
              <w:tblW w:w="0" w:type="auto"/>
              <w:tblLook w:val="0400" w:firstRow="0" w:lastRow="0" w:firstColumn="0" w:lastColumn="0" w:noHBand="0" w:noVBand="1"/>
            </w:tblPr>
            <w:tblGrid>
              <w:gridCol w:w="651"/>
              <w:gridCol w:w="4022"/>
              <w:gridCol w:w="4267"/>
            </w:tblGrid>
            <w:tr w:rsidR="00C1266A" w:rsidRPr="004F7B91" w14:paraId="48F7567D" w14:textId="77777777" w:rsidTr="00C1266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29A8839B" w14:textId="77777777" w:rsidR="00C1266A" w:rsidRPr="004F7B91" w:rsidRDefault="00C1266A" w:rsidP="00AB440D">
                  <w:pPr>
                    <w:pStyle w:val="TableStyleWCS"/>
                    <w:rPr>
                      <w:rFonts w:eastAsia="Times New Roman"/>
                    </w:rPr>
                  </w:pPr>
                  <w:r w:rsidRPr="004F7B91">
                    <w:t>Step</w:t>
                  </w:r>
                </w:p>
              </w:tc>
              <w:tc>
                <w:tcPr>
                  <w:tcW w:w="4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0CDA681" w14:textId="77777777" w:rsidR="00C1266A" w:rsidRPr="004F7B91" w:rsidRDefault="00C1266A" w:rsidP="00AB440D">
                  <w:pPr>
                    <w:pStyle w:val="TableStyleWCS"/>
                    <w:rPr>
                      <w:rFonts w:eastAsia="Times New Roman"/>
                    </w:rPr>
                  </w:pPr>
                  <w:r w:rsidRPr="004F7B91">
                    <w:t>Actor Action</w:t>
                  </w:r>
                </w:p>
              </w:tc>
              <w:tc>
                <w:tcPr>
                  <w:tcW w:w="42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2C796A7F" w14:textId="77777777" w:rsidR="00C1266A" w:rsidRPr="004F7B91" w:rsidRDefault="00C1266A" w:rsidP="00AB440D">
                  <w:pPr>
                    <w:pStyle w:val="TableStyleWCS"/>
                    <w:rPr>
                      <w:rFonts w:eastAsia="Times New Roman"/>
                    </w:rPr>
                  </w:pPr>
                  <w:r w:rsidRPr="004F7B91">
                    <w:t>System Response</w:t>
                  </w:r>
                </w:p>
              </w:tc>
            </w:tr>
            <w:tr w:rsidR="00C1266A" w:rsidRPr="004F7B91" w14:paraId="5120D4F9" w14:textId="77777777" w:rsidTr="00C1266A">
              <w:trPr>
                <w:trHeight w:val="474"/>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BDD6C5" w14:textId="77777777" w:rsidR="00C1266A" w:rsidRPr="004F7B91" w:rsidRDefault="00C1266A" w:rsidP="00AB440D">
                  <w:pPr>
                    <w:pStyle w:val="TableStyleWCS"/>
                    <w:rPr>
                      <w:rFonts w:eastAsia="Times New Roman"/>
                    </w:rPr>
                  </w:pPr>
                  <w:r w:rsidRPr="004F7B91">
                    <w:t>1</w:t>
                  </w:r>
                </w:p>
              </w:tc>
              <w:tc>
                <w:tcPr>
                  <w:tcW w:w="40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E529D8" w14:textId="6A2A1690" w:rsidR="00C1266A" w:rsidRPr="004F7B91" w:rsidRDefault="00C1266A" w:rsidP="00C1266A">
                  <w:pPr>
                    <w:pStyle w:val="TableStyleWCS"/>
                    <w:rPr>
                      <w:rFonts w:eastAsia="Times New Roman"/>
                    </w:rPr>
                  </w:pPr>
                  <w:r>
                    <w:t>Vendor inputs Reason empty</w:t>
                  </w:r>
                </w:p>
              </w:tc>
              <w:tc>
                <w:tcPr>
                  <w:tcW w:w="42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15B07E" w14:textId="0A96B73D" w:rsidR="00C1266A" w:rsidRPr="004F7B91" w:rsidRDefault="00C1266A" w:rsidP="00AB440D">
                  <w:pPr>
                    <w:pStyle w:val="TableStyleWCS"/>
                  </w:pPr>
                  <w:r>
                    <w:t>The system show</w:t>
                  </w:r>
                  <w:r w:rsidR="00D3664B">
                    <w:t>s</w:t>
                  </w:r>
                  <w:r>
                    <w:t xml:space="preserve"> message “Reason not empty”</w:t>
                  </w:r>
                </w:p>
              </w:tc>
            </w:tr>
          </w:tbl>
          <w:p w14:paraId="60054024" w14:textId="6BB089D1" w:rsidR="00DE0A0F" w:rsidRDefault="00C1266A" w:rsidP="00C1266A">
            <w:r>
              <w:t xml:space="preserve"> </w:t>
            </w:r>
            <w:r w:rsidR="00DE0A0F" w:rsidRPr="004F7B91">
              <w:t xml:space="preserve">Relationships: </w:t>
            </w:r>
          </w:p>
          <w:p w14:paraId="447A9C70" w14:textId="77777777" w:rsidR="00DE0A0F" w:rsidRDefault="00DE0A0F" w:rsidP="00DE0A0F">
            <w:pPr>
              <w:pStyle w:val="ListParagraph"/>
              <w:numPr>
                <w:ilvl w:val="0"/>
                <w:numId w:val="14"/>
              </w:numPr>
              <w:pBdr>
                <w:top w:val="nil"/>
                <w:left w:val="nil"/>
                <w:bottom w:val="nil"/>
                <w:right w:val="nil"/>
                <w:between w:val="nil"/>
              </w:pBdr>
            </w:pPr>
            <w:r>
              <w:t>Report feedback extend View feedback.</w:t>
            </w:r>
          </w:p>
          <w:p w14:paraId="2ED05C17" w14:textId="77777777" w:rsidR="00DE0A0F" w:rsidRDefault="00DE0A0F" w:rsidP="00840999">
            <w:r w:rsidRPr="004F7B91">
              <w:t>Business Rules:</w:t>
            </w:r>
          </w:p>
          <w:p w14:paraId="141501B4" w14:textId="6DD78A8F" w:rsidR="00DE0A0F" w:rsidRPr="004F7B91" w:rsidRDefault="00DE0A0F" w:rsidP="00DE0A0F">
            <w:r>
              <w:t xml:space="preserve">         None.</w:t>
            </w:r>
          </w:p>
        </w:tc>
      </w:tr>
    </w:tbl>
    <w:p w14:paraId="44EE35D8" w14:textId="124E8E33" w:rsidR="001247E2" w:rsidRDefault="001247E2" w:rsidP="00405A3A">
      <w:pPr>
        <w:pStyle w:val="Heading2"/>
      </w:pPr>
      <w:bookmarkStart w:id="56" w:name="_Toc77171507"/>
      <w:r>
        <w:lastRenderedPageBreak/>
        <w:t>&lt; Vendor &gt; Chat</w:t>
      </w:r>
      <w:bookmarkEnd w:id="56"/>
    </w:p>
    <w:p w14:paraId="1D523946" w14:textId="1BABC636" w:rsidR="001247E2" w:rsidRPr="00430D1E" w:rsidRDefault="0085366B" w:rsidP="001247E2">
      <w:pPr>
        <w:jc w:val="center"/>
      </w:pPr>
      <w:r>
        <w:drawing>
          <wp:inline distT="0" distB="0" distL="0" distR="0" wp14:anchorId="27DFC563" wp14:editId="4EA4212F">
            <wp:extent cx="3750129" cy="1670957"/>
            <wp:effectExtent l="0" t="0" r="317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750129" cy="1670957"/>
                    </a:xfrm>
                    <a:prstGeom prst="rect">
                      <a:avLst/>
                    </a:prstGeom>
                  </pic:spPr>
                </pic:pic>
              </a:graphicData>
            </a:graphic>
          </wp:inline>
        </w:drawing>
      </w:r>
    </w:p>
    <w:p w14:paraId="766BF916" w14:textId="30097F33" w:rsidR="001247E2" w:rsidRDefault="001247E2" w:rsidP="001247E2">
      <w:pPr>
        <w:jc w:val="center"/>
      </w:pPr>
      <w:r>
        <w:t>Figure 3.</w:t>
      </w:r>
      <w:r w:rsidR="0085366B">
        <w:t>3</w:t>
      </w:r>
      <w:r w:rsidR="00515355">
        <w:t>7</w:t>
      </w:r>
      <w:r>
        <w:t xml:space="preserve"> &lt; Vendor &gt; Chat</w:t>
      </w:r>
    </w:p>
    <w:p w14:paraId="4FCA3C30" w14:textId="77777777" w:rsidR="001247E2" w:rsidRDefault="001247E2" w:rsidP="001247E2">
      <w:pPr>
        <w:ind w:left="0"/>
      </w:pPr>
    </w:p>
    <w:p w14:paraId="07F530AE" w14:textId="2D76C707" w:rsidR="001247E2" w:rsidRDefault="001247E2" w:rsidP="001247E2">
      <w:r w:rsidRPr="00435690">
        <w:t>Use Case Specificati</w:t>
      </w:r>
      <w:r>
        <w:t>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88"/>
        <w:gridCol w:w="2441"/>
        <w:gridCol w:w="1429"/>
        <w:gridCol w:w="744"/>
        <w:gridCol w:w="2088"/>
      </w:tblGrid>
      <w:tr w:rsidR="001247E2" w14:paraId="00ACA074" w14:textId="77777777" w:rsidTr="001247E2">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14:paraId="7DC81A79" w14:textId="07C0F826" w:rsidR="001247E2" w:rsidRDefault="005148A2">
            <w:pPr>
              <w:spacing w:line="256" w:lineRule="auto"/>
              <w:rPr>
                <w:rFonts w:ascii="Times New Roman" w:eastAsia="MS Mincho" w:hAnsi="Times New Roman" w:cs="Times New Roman"/>
                <w:color w:val="000000"/>
                <w:lang w:eastAsia="en-US"/>
              </w:rPr>
            </w:pPr>
            <w:r>
              <w:t>USE CASE – sSs_UC_</w:t>
            </w:r>
            <w:r>
              <w:t>3</w:t>
            </w:r>
            <w:r>
              <w:t>1</w:t>
            </w:r>
          </w:p>
        </w:tc>
      </w:tr>
      <w:tr w:rsidR="001247E2" w14:paraId="154CA227" w14:textId="77777777" w:rsidTr="00405A3A">
        <w:tc>
          <w:tcPr>
            <w:tcW w:w="1354" w:type="pct"/>
            <w:tcBorders>
              <w:top w:val="single" w:sz="4" w:space="0" w:color="auto"/>
              <w:left w:val="single" w:sz="4" w:space="0" w:color="auto"/>
              <w:bottom w:val="single" w:sz="4" w:space="0" w:color="auto"/>
              <w:right w:val="single" w:sz="4" w:space="0" w:color="auto"/>
            </w:tcBorders>
            <w:shd w:val="clear" w:color="auto" w:fill="F3F3F3"/>
            <w:hideMark/>
          </w:tcPr>
          <w:p w14:paraId="7994256E" w14:textId="77777777" w:rsidR="001247E2" w:rsidRDefault="001247E2">
            <w:pPr>
              <w:spacing w:line="256" w:lineRule="auto"/>
              <w:rPr>
                <w:rFonts w:ascii="Times New Roman" w:eastAsia="MS Mincho" w:hAnsi="Times New Roman" w:cs="Times New Roman"/>
                <w:color w:val="000000"/>
                <w:lang w:eastAsia="en-US"/>
              </w:rPr>
            </w:pPr>
            <w:r>
              <w:t>Use-case No.</w:t>
            </w:r>
          </w:p>
        </w:tc>
        <w:tc>
          <w:tcPr>
            <w:tcW w:w="1328" w:type="pct"/>
            <w:tcBorders>
              <w:top w:val="single" w:sz="4" w:space="0" w:color="auto"/>
              <w:left w:val="single" w:sz="4" w:space="0" w:color="auto"/>
              <w:bottom w:val="single" w:sz="4" w:space="0" w:color="auto"/>
              <w:right w:val="single" w:sz="4" w:space="0" w:color="auto"/>
            </w:tcBorders>
            <w:hideMark/>
          </w:tcPr>
          <w:p w14:paraId="436CDC02" w14:textId="42871782" w:rsidR="001247E2" w:rsidRDefault="001247E2">
            <w:pPr>
              <w:spacing w:line="256" w:lineRule="auto"/>
              <w:rPr>
                <w:rFonts w:ascii="Times New Roman" w:eastAsia="MS Mincho" w:hAnsi="Times New Roman" w:cs="Times New Roman"/>
                <w:color w:val="000000"/>
                <w:lang w:eastAsia="en-US"/>
              </w:rPr>
            </w:pPr>
            <w:r>
              <w:t xml:space="preserve">  </w:t>
            </w:r>
            <w:r w:rsidR="005148A2">
              <w:t>&lt;</w:t>
            </w:r>
            <w:r>
              <w:t>UC03</w:t>
            </w:r>
            <w:r w:rsidR="005148A2">
              <w:t>1&gt;</w:t>
            </w:r>
          </w:p>
        </w:tc>
        <w:tc>
          <w:tcPr>
            <w:tcW w:w="1182"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4240FF16" w14:textId="77777777" w:rsidR="001247E2" w:rsidRDefault="001247E2">
            <w:pPr>
              <w:spacing w:line="256" w:lineRule="auto"/>
              <w:rPr>
                <w:rFonts w:ascii="Times New Roman" w:eastAsia="MS Mincho" w:hAnsi="Times New Roman" w:cs="Times New Roman"/>
                <w:color w:val="000000"/>
                <w:lang w:eastAsia="en-US"/>
              </w:rPr>
            </w:pPr>
            <w:r>
              <w:t>Use-case Version</w:t>
            </w:r>
          </w:p>
        </w:tc>
        <w:tc>
          <w:tcPr>
            <w:tcW w:w="1137" w:type="pct"/>
            <w:tcBorders>
              <w:top w:val="single" w:sz="4" w:space="0" w:color="auto"/>
              <w:left w:val="single" w:sz="4" w:space="0" w:color="auto"/>
              <w:bottom w:val="single" w:sz="4" w:space="0" w:color="auto"/>
              <w:right w:val="single" w:sz="4" w:space="0" w:color="auto"/>
            </w:tcBorders>
            <w:hideMark/>
          </w:tcPr>
          <w:p w14:paraId="5286B7F9" w14:textId="77777777" w:rsidR="001247E2" w:rsidRDefault="001247E2">
            <w:pPr>
              <w:spacing w:line="256" w:lineRule="auto"/>
              <w:rPr>
                <w:rFonts w:ascii="Times New Roman" w:eastAsia="MS Mincho" w:hAnsi="Times New Roman" w:cs="Times New Roman"/>
                <w:color w:val="000000"/>
                <w:lang w:eastAsia="en-US"/>
              </w:rPr>
            </w:pPr>
            <w:r>
              <w:t>1.0</w:t>
            </w:r>
          </w:p>
        </w:tc>
      </w:tr>
      <w:tr w:rsidR="001247E2" w14:paraId="64EEAD91" w14:textId="77777777" w:rsidTr="00405A3A">
        <w:tc>
          <w:tcPr>
            <w:tcW w:w="1354" w:type="pct"/>
            <w:tcBorders>
              <w:top w:val="single" w:sz="4" w:space="0" w:color="auto"/>
              <w:left w:val="single" w:sz="4" w:space="0" w:color="auto"/>
              <w:bottom w:val="single" w:sz="4" w:space="0" w:color="auto"/>
              <w:right w:val="single" w:sz="4" w:space="0" w:color="auto"/>
            </w:tcBorders>
            <w:shd w:val="clear" w:color="auto" w:fill="F3F3F3"/>
            <w:hideMark/>
          </w:tcPr>
          <w:p w14:paraId="37F56BB7" w14:textId="77777777" w:rsidR="001247E2" w:rsidRDefault="001247E2">
            <w:pPr>
              <w:spacing w:line="256" w:lineRule="auto"/>
              <w:rPr>
                <w:rFonts w:ascii="Times New Roman" w:eastAsia="MS Mincho" w:hAnsi="Times New Roman" w:cs="Times New Roman"/>
                <w:color w:val="000000"/>
                <w:lang w:eastAsia="en-US"/>
              </w:rPr>
            </w:pPr>
            <w:r>
              <w:t>Use-case Name</w:t>
            </w:r>
          </w:p>
        </w:tc>
        <w:tc>
          <w:tcPr>
            <w:tcW w:w="3646" w:type="pct"/>
            <w:gridSpan w:val="4"/>
            <w:tcBorders>
              <w:top w:val="single" w:sz="4" w:space="0" w:color="auto"/>
              <w:left w:val="single" w:sz="4" w:space="0" w:color="auto"/>
              <w:bottom w:val="single" w:sz="4" w:space="0" w:color="auto"/>
              <w:right w:val="single" w:sz="4" w:space="0" w:color="auto"/>
            </w:tcBorders>
            <w:hideMark/>
          </w:tcPr>
          <w:p w14:paraId="5D321223" w14:textId="77777777" w:rsidR="001247E2" w:rsidRDefault="001247E2">
            <w:pPr>
              <w:spacing w:line="256" w:lineRule="auto"/>
              <w:rPr>
                <w:rFonts w:ascii="Times New Roman" w:eastAsia="MS Mincho" w:hAnsi="Times New Roman" w:cs="Times New Roman"/>
                <w:color w:val="000000"/>
                <w:lang w:eastAsia="en-US"/>
              </w:rPr>
            </w:pPr>
            <w:r>
              <w:t>Chat</w:t>
            </w:r>
          </w:p>
        </w:tc>
      </w:tr>
      <w:tr w:rsidR="001247E2" w14:paraId="45B1662E" w14:textId="77777777" w:rsidTr="00405A3A">
        <w:tc>
          <w:tcPr>
            <w:tcW w:w="1354" w:type="pct"/>
            <w:tcBorders>
              <w:top w:val="single" w:sz="4" w:space="0" w:color="auto"/>
              <w:left w:val="single" w:sz="4" w:space="0" w:color="auto"/>
              <w:bottom w:val="single" w:sz="4" w:space="0" w:color="auto"/>
              <w:right w:val="single" w:sz="4" w:space="0" w:color="auto"/>
            </w:tcBorders>
            <w:shd w:val="clear" w:color="auto" w:fill="F3F3F3"/>
            <w:hideMark/>
          </w:tcPr>
          <w:p w14:paraId="3385803F" w14:textId="77777777" w:rsidR="001247E2" w:rsidRDefault="001247E2">
            <w:pPr>
              <w:spacing w:line="256" w:lineRule="auto"/>
              <w:rPr>
                <w:rFonts w:ascii="Times New Roman" w:eastAsia="MS Mincho" w:hAnsi="Times New Roman" w:cs="Times New Roman"/>
                <w:color w:val="000000"/>
                <w:lang w:eastAsia="en-US"/>
              </w:rPr>
            </w:pPr>
            <w:r>
              <w:t xml:space="preserve">Author </w:t>
            </w:r>
          </w:p>
        </w:tc>
        <w:tc>
          <w:tcPr>
            <w:tcW w:w="3646" w:type="pct"/>
            <w:gridSpan w:val="4"/>
            <w:tcBorders>
              <w:top w:val="single" w:sz="4" w:space="0" w:color="auto"/>
              <w:left w:val="single" w:sz="4" w:space="0" w:color="auto"/>
              <w:bottom w:val="single" w:sz="4" w:space="0" w:color="auto"/>
              <w:right w:val="single" w:sz="4" w:space="0" w:color="auto"/>
            </w:tcBorders>
            <w:hideMark/>
          </w:tcPr>
          <w:p w14:paraId="2395D24C" w14:textId="77777777" w:rsidR="001247E2" w:rsidRDefault="001247E2">
            <w:pPr>
              <w:spacing w:line="256" w:lineRule="auto"/>
              <w:rPr>
                <w:rFonts w:ascii="Times New Roman" w:eastAsia="MS Mincho" w:hAnsi="Times New Roman" w:cs="Times New Roman"/>
                <w:color w:val="000000"/>
                <w:lang w:eastAsia="en-US"/>
              </w:rPr>
            </w:pPr>
            <w:r>
              <w:t>Nguyen Lam Thanh Tu</w:t>
            </w:r>
          </w:p>
        </w:tc>
      </w:tr>
      <w:tr w:rsidR="001247E2" w14:paraId="73FCC402" w14:textId="77777777" w:rsidTr="00405A3A">
        <w:tc>
          <w:tcPr>
            <w:tcW w:w="1354" w:type="pct"/>
            <w:tcBorders>
              <w:top w:val="single" w:sz="4" w:space="0" w:color="auto"/>
              <w:left w:val="single" w:sz="4" w:space="0" w:color="auto"/>
              <w:bottom w:val="single" w:sz="4" w:space="0" w:color="auto"/>
              <w:right w:val="single" w:sz="4" w:space="0" w:color="auto"/>
            </w:tcBorders>
            <w:shd w:val="clear" w:color="auto" w:fill="F3F3F3"/>
            <w:hideMark/>
          </w:tcPr>
          <w:p w14:paraId="41A9D1DF" w14:textId="77777777" w:rsidR="001247E2" w:rsidRDefault="001247E2">
            <w:pPr>
              <w:spacing w:line="256" w:lineRule="auto"/>
              <w:rPr>
                <w:rFonts w:ascii="Times New Roman" w:eastAsia="MS Mincho" w:hAnsi="Times New Roman" w:cs="Times New Roman"/>
                <w:color w:val="000000"/>
                <w:lang w:eastAsia="en-US"/>
              </w:rPr>
            </w:pPr>
            <w:r>
              <w:t>Date</w:t>
            </w:r>
          </w:p>
        </w:tc>
        <w:tc>
          <w:tcPr>
            <w:tcW w:w="1328" w:type="pct"/>
            <w:tcBorders>
              <w:top w:val="single" w:sz="4" w:space="0" w:color="auto"/>
              <w:left w:val="single" w:sz="4" w:space="0" w:color="auto"/>
              <w:bottom w:val="single" w:sz="4" w:space="0" w:color="auto"/>
              <w:right w:val="single" w:sz="4" w:space="0" w:color="auto"/>
            </w:tcBorders>
            <w:hideMark/>
          </w:tcPr>
          <w:p w14:paraId="2AE525B7" w14:textId="77777777" w:rsidR="001247E2" w:rsidRDefault="001247E2">
            <w:pPr>
              <w:spacing w:line="256" w:lineRule="auto"/>
              <w:rPr>
                <w:rFonts w:ascii="Times New Roman" w:eastAsia="MS Mincho" w:hAnsi="Times New Roman" w:cs="Times New Roman"/>
                <w:color w:val="000000"/>
                <w:lang w:eastAsia="en-US"/>
              </w:rPr>
            </w:pPr>
            <w:r>
              <w:t>13/07/2021</w:t>
            </w:r>
          </w:p>
        </w:tc>
        <w:tc>
          <w:tcPr>
            <w:tcW w:w="777" w:type="pct"/>
            <w:tcBorders>
              <w:top w:val="single" w:sz="4" w:space="0" w:color="auto"/>
              <w:left w:val="single" w:sz="4" w:space="0" w:color="auto"/>
              <w:bottom w:val="single" w:sz="4" w:space="0" w:color="auto"/>
              <w:right w:val="single" w:sz="4" w:space="0" w:color="auto"/>
            </w:tcBorders>
            <w:shd w:val="clear" w:color="auto" w:fill="F3F3F3"/>
            <w:hideMark/>
          </w:tcPr>
          <w:p w14:paraId="33E49ED2" w14:textId="77777777" w:rsidR="001247E2" w:rsidRDefault="001247E2">
            <w:pPr>
              <w:spacing w:line="256" w:lineRule="auto"/>
              <w:rPr>
                <w:rFonts w:ascii="Times New Roman" w:eastAsia="MS Mincho" w:hAnsi="Times New Roman" w:cs="Times New Roman"/>
                <w:color w:val="000000"/>
                <w:lang w:eastAsia="en-US"/>
              </w:rPr>
            </w:pPr>
            <w:r>
              <w:t>Priority</w:t>
            </w:r>
          </w:p>
        </w:tc>
        <w:tc>
          <w:tcPr>
            <w:tcW w:w="1541" w:type="pct"/>
            <w:gridSpan w:val="2"/>
            <w:tcBorders>
              <w:top w:val="single" w:sz="4" w:space="0" w:color="auto"/>
              <w:left w:val="single" w:sz="4" w:space="0" w:color="auto"/>
              <w:bottom w:val="single" w:sz="4" w:space="0" w:color="auto"/>
              <w:right w:val="single" w:sz="4" w:space="0" w:color="auto"/>
            </w:tcBorders>
            <w:hideMark/>
          </w:tcPr>
          <w:p w14:paraId="64ADA0C0" w14:textId="77777777" w:rsidR="001247E2" w:rsidRDefault="001247E2">
            <w:pPr>
              <w:spacing w:line="256" w:lineRule="auto"/>
              <w:rPr>
                <w:rFonts w:ascii="Times New Roman" w:eastAsia="MS Mincho" w:hAnsi="Times New Roman" w:cs="Times New Roman"/>
                <w:color w:val="000000"/>
                <w:lang w:eastAsia="en-US"/>
              </w:rPr>
            </w:pPr>
            <w:r>
              <w:t>Normal</w:t>
            </w:r>
          </w:p>
        </w:tc>
      </w:tr>
      <w:tr w:rsidR="001247E2" w14:paraId="6F278AAB" w14:textId="77777777" w:rsidTr="001247E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14:paraId="42F86DE6" w14:textId="77777777" w:rsidR="001247E2" w:rsidRDefault="001247E2">
            <w:pPr>
              <w:spacing w:line="256" w:lineRule="auto"/>
              <w:rPr>
                <w:rFonts w:ascii="Times New Roman" w:eastAsia="MS Mincho" w:hAnsi="Times New Roman" w:cs="Times New Roman"/>
                <w:color w:val="000000"/>
                <w:lang w:eastAsia="en-US"/>
              </w:rPr>
            </w:pPr>
            <w:r>
              <w:t>Actor:</w:t>
            </w:r>
          </w:p>
          <w:p w14:paraId="4F9CDD0E" w14:textId="77777777" w:rsidR="001247E2" w:rsidRDefault="001247E2">
            <w:pPr>
              <w:spacing w:line="256" w:lineRule="auto"/>
            </w:pPr>
            <w:r>
              <w:t xml:space="preserve">            Vendor</w:t>
            </w:r>
          </w:p>
          <w:p w14:paraId="4FD94D62" w14:textId="77777777" w:rsidR="001247E2" w:rsidRDefault="001247E2">
            <w:pPr>
              <w:spacing w:line="256" w:lineRule="auto"/>
            </w:pPr>
            <w:r>
              <w:t>Summary:</w:t>
            </w:r>
          </w:p>
          <w:p w14:paraId="5E7A86A3" w14:textId="77777777" w:rsidR="001247E2" w:rsidRDefault="001247E2">
            <w:pPr>
              <w:spacing w:line="256" w:lineRule="auto"/>
              <w:rPr>
                <w:b/>
                <w:bCs/>
              </w:rPr>
            </w:pPr>
            <w:r>
              <w:rPr>
                <w:i/>
              </w:rPr>
              <w:tab/>
            </w:r>
            <w:r>
              <w:t>This use case allows Vendor to chat with customers.</w:t>
            </w:r>
          </w:p>
          <w:p w14:paraId="1D8BF37C" w14:textId="77777777" w:rsidR="001247E2" w:rsidRDefault="001247E2">
            <w:pPr>
              <w:spacing w:line="256" w:lineRule="auto"/>
            </w:pPr>
            <w:r>
              <w:t>Goal:</w:t>
            </w:r>
          </w:p>
          <w:p w14:paraId="1D088E7A" w14:textId="77777777" w:rsidR="001247E2" w:rsidRDefault="001247E2">
            <w:pPr>
              <w:spacing w:line="256" w:lineRule="auto"/>
            </w:pPr>
            <w:r>
              <w:rPr>
                <w:i/>
              </w:rPr>
              <w:tab/>
            </w:r>
            <w:r>
              <w:t>Vendor to chat with customers</w:t>
            </w:r>
          </w:p>
          <w:p w14:paraId="6C4E9B29" w14:textId="77777777" w:rsidR="001247E2" w:rsidRDefault="001247E2">
            <w:pPr>
              <w:spacing w:line="256" w:lineRule="auto"/>
            </w:pPr>
            <w:r>
              <w:t>Triggers</w:t>
            </w:r>
          </w:p>
          <w:p w14:paraId="1EA3609E" w14:textId="77777777" w:rsidR="001247E2" w:rsidRDefault="001247E2">
            <w:pPr>
              <w:spacing w:line="256" w:lineRule="auto"/>
            </w:pPr>
            <w:r>
              <w:rPr>
                <w:i/>
              </w:rPr>
              <w:t xml:space="preserve">            </w:t>
            </w:r>
            <w:r>
              <w:t>Vendor clicks “Chat”button</w:t>
            </w:r>
          </w:p>
          <w:p w14:paraId="7CBE5673" w14:textId="77777777" w:rsidR="001247E2" w:rsidRDefault="001247E2">
            <w:pPr>
              <w:spacing w:line="256" w:lineRule="auto"/>
            </w:pPr>
            <w:r>
              <w:t>Preconditions:</w:t>
            </w:r>
          </w:p>
          <w:p w14:paraId="2D077DCD" w14:textId="77777777" w:rsidR="001247E2" w:rsidRDefault="001247E2">
            <w:pPr>
              <w:spacing w:line="256" w:lineRule="auto"/>
            </w:pPr>
            <w:r>
              <w:t xml:space="preserve">            Guest must login to system with Vendor account.</w:t>
            </w:r>
          </w:p>
          <w:p w14:paraId="1371FD6A" w14:textId="77777777" w:rsidR="001247E2" w:rsidRDefault="001247E2">
            <w:pPr>
              <w:spacing w:line="256" w:lineRule="auto"/>
            </w:pPr>
            <w:r>
              <w:t>Post Conditions:</w:t>
            </w:r>
          </w:p>
          <w:p w14:paraId="17137A1E" w14:textId="77777777" w:rsidR="001247E2" w:rsidRDefault="001247E2">
            <w:pPr>
              <w:spacing w:line="256" w:lineRule="auto"/>
              <w:rPr>
                <w:rFonts w:eastAsia="Calibri"/>
              </w:rPr>
            </w:pPr>
            <w:r>
              <w:rPr>
                <w:i/>
              </w:rPr>
              <w:lastRenderedPageBreak/>
              <w:t xml:space="preserve">            </w:t>
            </w:r>
            <w:r>
              <w:t>Success:  System sends message to Customers .</w:t>
            </w:r>
          </w:p>
          <w:p w14:paraId="614083A0" w14:textId="77777777" w:rsidR="001247E2" w:rsidRDefault="001247E2">
            <w:pPr>
              <w:spacing w:line="256" w:lineRule="auto"/>
              <w:rPr>
                <w:rFonts w:eastAsia="MS Mincho"/>
              </w:rPr>
            </w:pPr>
            <w:r>
              <w:t>Main Success Scenario:</w:t>
            </w:r>
          </w:p>
          <w:p w14:paraId="030669D8" w14:textId="77777777" w:rsidR="001247E2" w:rsidRDefault="001247E2">
            <w:pPr>
              <w:spacing w:line="256" w:lineRule="auto"/>
            </w:pPr>
            <w:r>
              <w:t xml:space="preserve">          </w:t>
            </w:r>
          </w:p>
          <w:tbl>
            <w:tblPr>
              <w:tblW w:w="0" w:type="auto"/>
              <w:tblLook w:val="0400" w:firstRow="0" w:lastRow="0" w:firstColumn="0" w:lastColumn="0" w:noHBand="0" w:noVBand="1"/>
            </w:tblPr>
            <w:tblGrid>
              <w:gridCol w:w="651"/>
              <w:gridCol w:w="4022"/>
              <w:gridCol w:w="4267"/>
            </w:tblGrid>
            <w:tr w:rsidR="001247E2" w14:paraId="5000DD1D" w14:textId="77777777">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28173958" w14:textId="77777777" w:rsidR="001247E2" w:rsidRDefault="001247E2">
                  <w:pPr>
                    <w:pStyle w:val="TableStyleWCS"/>
                    <w:spacing w:line="256" w:lineRule="auto"/>
                    <w:rPr>
                      <w:rFonts w:eastAsia="Times New Roman"/>
                    </w:rPr>
                  </w:pPr>
                  <w:r>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1DFFAF74" w14:textId="77777777" w:rsidR="001247E2" w:rsidRDefault="001247E2">
                  <w:pPr>
                    <w:pStyle w:val="TableStyleWCS"/>
                    <w:spacing w:line="256" w:lineRule="auto"/>
                    <w:rPr>
                      <w:rFonts w:eastAsia="Times New Roman"/>
                    </w:rPr>
                  </w:pPr>
                  <w:r>
                    <w:t>Actor Action</w:t>
                  </w:r>
                </w:p>
              </w:tc>
              <w:tc>
                <w:tcPr>
                  <w:tcW w:w="42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74FAAE62" w14:textId="77777777" w:rsidR="001247E2" w:rsidRDefault="001247E2">
                  <w:pPr>
                    <w:pStyle w:val="TableStyleWCS"/>
                    <w:spacing w:line="256" w:lineRule="auto"/>
                    <w:rPr>
                      <w:rFonts w:eastAsia="Times New Roman"/>
                    </w:rPr>
                  </w:pPr>
                  <w:r>
                    <w:t>System Response</w:t>
                  </w:r>
                </w:p>
              </w:tc>
            </w:tr>
            <w:tr w:rsidR="001247E2" w14:paraId="0256F455" w14:textId="77777777">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2F7096" w14:textId="77777777" w:rsidR="001247E2" w:rsidRDefault="001247E2">
                  <w:pPr>
                    <w:pStyle w:val="TableStyleWCS"/>
                    <w:spacing w:line="256" w:lineRule="auto"/>
                    <w:rPr>
                      <w:rFonts w:eastAsia="Times New Roman"/>
                    </w:rPr>
                  </w:pPr>
                  <w:r>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2FEF62B" w14:textId="77777777" w:rsidR="001247E2" w:rsidRDefault="001247E2">
                  <w:pPr>
                    <w:pStyle w:val="TableStyleWCS"/>
                    <w:spacing w:line="256" w:lineRule="auto"/>
                    <w:rPr>
                      <w:rFonts w:eastAsia="Times New Roman"/>
                    </w:rPr>
                  </w:pPr>
                  <w:r>
                    <w:t>Customer clicks button“Chat”</w:t>
                  </w:r>
                </w:p>
              </w:tc>
              <w:tc>
                <w:tcPr>
                  <w:tcW w:w="42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36BAFF" w14:textId="77777777" w:rsidR="001247E2" w:rsidRDefault="001247E2" w:rsidP="00556536">
                  <w:pPr>
                    <w:spacing w:line="256" w:lineRule="auto"/>
                    <w:ind w:left="-13"/>
                    <w:rPr>
                      <w:rFonts w:ascii="Times New Roman" w:eastAsia="MS Mincho" w:hAnsi="Times New Roman" w:cs="Times New Roman"/>
                      <w:color w:val="000000"/>
                      <w:lang w:eastAsia="en-US"/>
                    </w:rPr>
                  </w:pPr>
                  <w:r>
                    <w:t>The system shows boxchat include:</w:t>
                  </w:r>
                </w:p>
                <w:p w14:paraId="40B08747" w14:textId="068B0A9A" w:rsidR="001247E2" w:rsidRDefault="001247E2" w:rsidP="00556536">
                  <w:pPr>
                    <w:spacing w:line="256" w:lineRule="auto"/>
                    <w:ind w:left="-13"/>
                  </w:pPr>
                  <w:r>
                    <w:t>CustomerName:</w:t>
                  </w:r>
                </w:p>
                <w:p w14:paraId="4F4282F0" w14:textId="712DD681" w:rsidR="001247E2" w:rsidRDefault="001247E2" w:rsidP="00556536">
                  <w:pPr>
                    <w:spacing w:line="256" w:lineRule="auto"/>
                    <w:ind w:left="-13"/>
                  </w:pPr>
                  <w:r>
                    <w:t>TimeStart:</w:t>
                  </w:r>
                </w:p>
                <w:p w14:paraId="45A60A5A" w14:textId="5E54AAEB" w:rsidR="001247E2" w:rsidRDefault="001247E2" w:rsidP="00556536">
                  <w:pPr>
                    <w:spacing w:line="256" w:lineRule="auto"/>
                    <w:ind w:left="-13"/>
                  </w:pPr>
                  <w:r>
                    <w:t>ShoesName:</w:t>
                  </w:r>
                </w:p>
                <w:p w14:paraId="0DE7FE62" w14:textId="25DE5AF8" w:rsidR="001247E2" w:rsidRDefault="001247E2" w:rsidP="00556536">
                  <w:pPr>
                    <w:spacing w:line="256" w:lineRule="auto"/>
                    <w:ind w:left="-13"/>
                  </w:pPr>
                  <w:r>
                    <w:t>SearchCustomer: textbox</w:t>
                  </w:r>
                </w:p>
                <w:p w14:paraId="1816A75B" w14:textId="0014C87A" w:rsidR="001247E2" w:rsidRDefault="001247E2" w:rsidP="00556536">
                  <w:pPr>
                    <w:spacing w:line="256" w:lineRule="auto"/>
                    <w:ind w:left="-13"/>
                  </w:pPr>
                  <w:r>
                    <w:t>Message:textbox</w:t>
                  </w:r>
                </w:p>
                <w:p w14:paraId="381F18EA" w14:textId="3AE50C47" w:rsidR="001247E2" w:rsidRDefault="001247E2" w:rsidP="00556536">
                  <w:pPr>
                    <w:spacing w:line="256" w:lineRule="auto"/>
                    <w:ind w:left="0"/>
                  </w:pPr>
                  <w:r>
                    <w:t>“Send”button.</w:t>
                  </w:r>
                </w:p>
                <w:p w14:paraId="1C0B8E18" w14:textId="1F22739D" w:rsidR="001247E2" w:rsidRDefault="001247E2" w:rsidP="00556536">
                  <w:pPr>
                    <w:pStyle w:val="TableStyleWCS"/>
                    <w:spacing w:line="256" w:lineRule="auto"/>
                    <w:ind w:left="-13"/>
                  </w:pPr>
                  <w:r>
                    <w:t>Exception[1]</w:t>
                  </w:r>
                </w:p>
              </w:tc>
            </w:tr>
            <w:tr w:rsidR="001247E2" w14:paraId="75005115" w14:textId="77777777">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CE80A8A" w14:textId="77777777" w:rsidR="001247E2" w:rsidRDefault="001247E2">
                  <w:pPr>
                    <w:pStyle w:val="TableStyleWCS"/>
                    <w:spacing w:line="256" w:lineRule="auto"/>
                  </w:pPr>
                  <w:r>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E929AD" w14:textId="77777777" w:rsidR="001247E2" w:rsidRDefault="001247E2">
                  <w:pPr>
                    <w:pStyle w:val="TableStyleWCS"/>
                    <w:spacing w:line="256" w:lineRule="auto"/>
                  </w:pPr>
                  <w:r>
                    <w:t>Customer inputs message and clicks button “Send”</w:t>
                  </w:r>
                </w:p>
              </w:tc>
              <w:tc>
                <w:tcPr>
                  <w:tcW w:w="42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F09EA7" w14:textId="77777777" w:rsidR="001247E2" w:rsidRDefault="001247E2" w:rsidP="00556536">
                  <w:pPr>
                    <w:spacing w:line="256" w:lineRule="auto"/>
                    <w:ind w:left="-13"/>
                    <w:rPr>
                      <w:rFonts w:ascii="Times New Roman" w:eastAsia="MS Mincho" w:hAnsi="Times New Roman" w:cs="Times New Roman"/>
                      <w:color w:val="000000"/>
                      <w:lang w:eastAsia="en-US"/>
                    </w:rPr>
                  </w:pPr>
                  <w:r>
                    <w:t>The system sends message to Customer</w:t>
                  </w:r>
                </w:p>
                <w:p w14:paraId="5503271C" w14:textId="77777777" w:rsidR="001247E2" w:rsidRDefault="001247E2" w:rsidP="00556536">
                  <w:pPr>
                    <w:spacing w:line="256" w:lineRule="auto"/>
                    <w:ind w:left="0"/>
                    <w:rPr>
                      <w:rFonts w:ascii="Times New Roman" w:eastAsia="MS Mincho" w:hAnsi="Times New Roman" w:cs="Times New Roman"/>
                      <w:color w:val="000000"/>
                      <w:lang w:eastAsia="en-US"/>
                    </w:rPr>
                  </w:pPr>
                  <w:r>
                    <w:t>Exception[2]</w:t>
                  </w:r>
                </w:p>
              </w:tc>
            </w:tr>
          </w:tbl>
          <w:p w14:paraId="283392C2" w14:textId="77777777" w:rsidR="001247E2" w:rsidRDefault="001247E2">
            <w:pPr>
              <w:spacing w:line="256" w:lineRule="auto"/>
              <w:rPr>
                <w:rFonts w:ascii="Times New Roman" w:eastAsia="MS Mincho" w:hAnsi="Times New Roman" w:cs="Times New Roman"/>
                <w:color w:val="000000"/>
                <w:lang w:eastAsia="en-US"/>
              </w:rPr>
            </w:pPr>
            <w:r>
              <w:t>Alternative:</w:t>
            </w:r>
          </w:p>
          <w:p w14:paraId="5D91E754" w14:textId="77777777" w:rsidR="001247E2" w:rsidRDefault="001247E2">
            <w:pPr>
              <w:spacing w:line="256" w:lineRule="auto"/>
            </w:pPr>
            <w:r>
              <w:t xml:space="preserve">         None.</w:t>
            </w:r>
          </w:p>
          <w:p w14:paraId="41646CF7" w14:textId="77777777" w:rsidR="001247E2" w:rsidRDefault="001247E2">
            <w:pPr>
              <w:spacing w:line="256" w:lineRule="auto"/>
            </w:pPr>
            <w:r>
              <w:t>Exception:</w:t>
            </w:r>
          </w:p>
          <w:p w14:paraId="44B50557" w14:textId="77777777" w:rsidR="001247E2" w:rsidRDefault="001247E2" w:rsidP="00CE21E8">
            <w:pPr>
              <w:spacing w:line="256" w:lineRule="auto"/>
              <w:ind w:left="0"/>
            </w:pPr>
          </w:p>
          <w:tbl>
            <w:tblPr>
              <w:tblpPr w:leftFromText="180" w:rightFromText="180" w:bottomFromText="160" w:vertAnchor="text" w:horzAnchor="margin" w:tblpY="-267"/>
              <w:tblOverlap w:val="never"/>
              <w:tblW w:w="8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973"/>
              <w:gridCol w:w="3762"/>
              <w:gridCol w:w="3835"/>
            </w:tblGrid>
            <w:tr w:rsidR="001247E2" w14:paraId="4317A723" w14:textId="77777777">
              <w:trPr>
                <w:trHeight w:val="326"/>
              </w:trPr>
              <w:tc>
                <w:tcPr>
                  <w:tcW w:w="973" w:type="dxa"/>
                  <w:tcBorders>
                    <w:top w:val="single" w:sz="4" w:space="0" w:color="000000"/>
                    <w:left w:val="single" w:sz="4" w:space="0" w:color="000000"/>
                    <w:bottom w:val="single" w:sz="4" w:space="0" w:color="000000"/>
                    <w:right w:val="single" w:sz="4" w:space="0" w:color="000000"/>
                  </w:tcBorders>
                  <w:shd w:val="clear" w:color="auto" w:fill="D9D9D9"/>
                  <w:hideMark/>
                </w:tcPr>
                <w:p w14:paraId="6F9AAAA0" w14:textId="77777777" w:rsidR="001247E2" w:rsidRDefault="001247E2">
                  <w:pPr>
                    <w:spacing w:line="256" w:lineRule="auto"/>
                    <w:rPr>
                      <w:rFonts w:ascii="Times New Roman" w:eastAsia="MS Mincho" w:hAnsi="Times New Roman" w:cs="Times New Roman"/>
                      <w:color w:val="000000"/>
                      <w:lang w:eastAsia="en-US"/>
                    </w:rPr>
                  </w:pPr>
                  <w:r>
                    <w:t>No</w:t>
                  </w:r>
                </w:p>
              </w:tc>
              <w:tc>
                <w:tcPr>
                  <w:tcW w:w="3762" w:type="dxa"/>
                  <w:tcBorders>
                    <w:top w:val="single" w:sz="4" w:space="0" w:color="000000"/>
                    <w:left w:val="single" w:sz="4" w:space="0" w:color="000000"/>
                    <w:bottom w:val="single" w:sz="4" w:space="0" w:color="000000"/>
                    <w:right w:val="single" w:sz="4" w:space="0" w:color="000000"/>
                  </w:tcBorders>
                  <w:shd w:val="clear" w:color="auto" w:fill="D9D9D9"/>
                  <w:hideMark/>
                </w:tcPr>
                <w:p w14:paraId="1B90BC08" w14:textId="77777777" w:rsidR="001247E2" w:rsidRDefault="001247E2" w:rsidP="00556536">
                  <w:pPr>
                    <w:spacing w:line="256" w:lineRule="auto"/>
                    <w:ind w:left="0"/>
                    <w:rPr>
                      <w:rFonts w:ascii="Times New Roman" w:eastAsia="MS Mincho" w:hAnsi="Times New Roman" w:cs="Times New Roman"/>
                      <w:color w:val="000000"/>
                      <w:lang w:eastAsia="en-US"/>
                    </w:rPr>
                  </w:pPr>
                  <w:r>
                    <w:t>Actor Action</w:t>
                  </w:r>
                </w:p>
              </w:tc>
              <w:tc>
                <w:tcPr>
                  <w:tcW w:w="3835" w:type="dxa"/>
                  <w:tcBorders>
                    <w:top w:val="single" w:sz="4" w:space="0" w:color="000000"/>
                    <w:left w:val="single" w:sz="4" w:space="0" w:color="000000"/>
                    <w:bottom w:val="single" w:sz="4" w:space="0" w:color="000000"/>
                    <w:right w:val="single" w:sz="4" w:space="0" w:color="000000"/>
                  </w:tcBorders>
                  <w:shd w:val="clear" w:color="auto" w:fill="D9D9D9"/>
                  <w:hideMark/>
                </w:tcPr>
                <w:p w14:paraId="1A8A34C8" w14:textId="77777777" w:rsidR="001247E2" w:rsidRDefault="001247E2" w:rsidP="00556536">
                  <w:pPr>
                    <w:spacing w:line="256" w:lineRule="auto"/>
                    <w:ind w:left="12"/>
                    <w:rPr>
                      <w:rFonts w:ascii="Times New Roman" w:eastAsia="MS Mincho" w:hAnsi="Times New Roman" w:cs="Times New Roman"/>
                      <w:color w:val="000000"/>
                      <w:lang w:eastAsia="en-US"/>
                    </w:rPr>
                  </w:pPr>
                  <w:r>
                    <w:t>System response</w:t>
                  </w:r>
                </w:p>
              </w:tc>
            </w:tr>
            <w:tr w:rsidR="001247E2" w14:paraId="19B0EEBD" w14:textId="77777777">
              <w:trPr>
                <w:trHeight w:val="634"/>
              </w:trPr>
              <w:tc>
                <w:tcPr>
                  <w:tcW w:w="973" w:type="dxa"/>
                  <w:tcBorders>
                    <w:top w:val="single" w:sz="4" w:space="0" w:color="000000"/>
                    <w:left w:val="single" w:sz="4" w:space="0" w:color="000000"/>
                    <w:bottom w:val="single" w:sz="4" w:space="0" w:color="000000"/>
                    <w:right w:val="single" w:sz="4" w:space="0" w:color="000000"/>
                  </w:tcBorders>
                  <w:shd w:val="clear" w:color="auto" w:fill="FFFFFF"/>
                  <w:hideMark/>
                </w:tcPr>
                <w:p w14:paraId="7D73B251" w14:textId="77777777" w:rsidR="001247E2" w:rsidRDefault="001247E2">
                  <w:pPr>
                    <w:spacing w:line="256" w:lineRule="auto"/>
                    <w:rPr>
                      <w:rFonts w:ascii="Times New Roman" w:eastAsia="MS Mincho" w:hAnsi="Times New Roman" w:cs="Times New Roman"/>
                      <w:color w:val="000000"/>
                      <w:lang w:eastAsia="en-US"/>
                    </w:rPr>
                  </w:pPr>
                  <w:r>
                    <w:t>1</w:t>
                  </w:r>
                </w:p>
              </w:tc>
              <w:tc>
                <w:tcPr>
                  <w:tcW w:w="3762" w:type="dxa"/>
                  <w:tcBorders>
                    <w:top w:val="single" w:sz="4" w:space="0" w:color="000000"/>
                    <w:left w:val="single" w:sz="4" w:space="0" w:color="000000"/>
                    <w:bottom w:val="single" w:sz="4" w:space="0" w:color="000000"/>
                    <w:right w:val="single" w:sz="4" w:space="0" w:color="000000"/>
                  </w:tcBorders>
                  <w:shd w:val="clear" w:color="auto" w:fill="FFFFFF"/>
                  <w:hideMark/>
                </w:tcPr>
                <w:p w14:paraId="5A8CCE00" w14:textId="77777777" w:rsidR="001247E2" w:rsidRDefault="001247E2" w:rsidP="00556536">
                  <w:pPr>
                    <w:spacing w:line="256" w:lineRule="auto"/>
                    <w:ind w:left="-6"/>
                    <w:rPr>
                      <w:rFonts w:ascii="Times New Roman" w:eastAsia="MS Mincho" w:hAnsi="Times New Roman" w:cs="Times New Roman"/>
                      <w:color w:val="000000"/>
                      <w:lang w:eastAsia="en-US"/>
                    </w:rPr>
                  </w:pPr>
                  <w:r>
                    <w:t>Search Customer is not found.</w:t>
                  </w:r>
                </w:p>
              </w:tc>
              <w:tc>
                <w:tcPr>
                  <w:tcW w:w="3835" w:type="dxa"/>
                  <w:tcBorders>
                    <w:top w:val="single" w:sz="4" w:space="0" w:color="000000"/>
                    <w:left w:val="single" w:sz="4" w:space="0" w:color="000000"/>
                    <w:bottom w:val="single" w:sz="4" w:space="0" w:color="000000"/>
                    <w:right w:val="single" w:sz="4" w:space="0" w:color="000000"/>
                  </w:tcBorders>
                  <w:shd w:val="clear" w:color="auto" w:fill="FFFFFF"/>
                  <w:hideMark/>
                </w:tcPr>
                <w:p w14:paraId="66C7CA83" w14:textId="77777777" w:rsidR="001247E2" w:rsidRDefault="001247E2" w:rsidP="00556536">
                  <w:pPr>
                    <w:tabs>
                      <w:tab w:val="left" w:pos="12"/>
                    </w:tabs>
                    <w:spacing w:line="256" w:lineRule="auto"/>
                    <w:ind w:left="12"/>
                    <w:rPr>
                      <w:rFonts w:ascii="Times New Roman" w:eastAsia="MS Mincho" w:hAnsi="Times New Roman" w:cs="Times New Roman"/>
                      <w:color w:val="000000"/>
                      <w:lang w:eastAsia="en-US"/>
                    </w:rPr>
                  </w:pPr>
                  <w:r>
                    <w:t>The system shows message “No Customer found.”</w:t>
                  </w:r>
                </w:p>
              </w:tc>
            </w:tr>
            <w:tr w:rsidR="001247E2" w14:paraId="72B2ADD0" w14:textId="77777777">
              <w:trPr>
                <w:trHeight w:val="634"/>
              </w:trPr>
              <w:tc>
                <w:tcPr>
                  <w:tcW w:w="973" w:type="dxa"/>
                  <w:tcBorders>
                    <w:top w:val="single" w:sz="4" w:space="0" w:color="000000"/>
                    <w:left w:val="single" w:sz="4" w:space="0" w:color="000000"/>
                    <w:bottom w:val="single" w:sz="4" w:space="0" w:color="000000"/>
                    <w:right w:val="single" w:sz="4" w:space="0" w:color="000000"/>
                  </w:tcBorders>
                  <w:shd w:val="clear" w:color="auto" w:fill="FFFFFF"/>
                  <w:hideMark/>
                </w:tcPr>
                <w:p w14:paraId="33C398C2" w14:textId="77777777" w:rsidR="001247E2" w:rsidRDefault="001247E2">
                  <w:pPr>
                    <w:spacing w:line="256" w:lineRule="auto"/>
                    <w:rPr>
                      <w:rFonts w:ascii="Times New Roman" w:eastAsia="MS Mincho" w:hAnsi="Times New Roman" w:cs="Times New Roman"/>
                      <w:color w:val="000000"/>
                      <w:lang w:eastAsia="en-US"/>
                    </w:rPr>
                  </w:pPr>
                  <w:r>
                    <w:t>2</w:t>
                  </w:r>
                </w:p>
              </w:tc>
              <w:tc>
                <w:tcPr>
                  <w:tcW w:w="3762" w:type="dxa"/>
                  <w:tcBorders>
                    <w:top w:val="single" w:sz="4" w:space="0" w:color="000000"/>
                    <w:left w:val="single" w:sz="4" w:space="0" w:color="000000"/>
                    <w:bottom w:val="single" w:sz="4" w:space="0" w:color="000000"/>
                    <w:right w:val="single" w:sz="4" w:space="0" w:color="000000"/>
                  </w:tcBorders>
                  <w:shd w:val="clear" w:color="auto" w:fill="FFFFFF"/>
                  <w:hideMark/>
                </w:tcPr>
                <w:p w14:paraId="71C82AFB" w14:textId="77777777" w:rsidR="001247E2" w:rsidRDefault="001247E2" w:rsidP="00556536">
                  <w:pPr>
                    <w:spacing w:line="256" w:lineRule="auto"/>
                    <w:ind w:left="0"/>
                    <w:rPr>
                      <w:rFonts w:ascii="Times New Roman" w:eastAsia="MS Mincho" w:hAnsi="Times New Roman" w:cs="Times New Roman"/>
                      <w:color w:val="000000"/>
                      <w:lang w:eastAsia="en-US"/>
                    </w:rPr>
                  </w:pPr>
                  <w:r>
                    <w:t>Internet is interrupted.</w:t>
                  </w:r>
                </w:p>
              </w:tc>
              <w:tc>
                <w:tcPr>
                  <w:tcW w:w="3835" w:type="dxa"/>
                  <w:tcBorders>
                    <w:top w:val="single" w:sz="4" w:space="0" w:color="000000"/>
                    <w:left w:val="single" w:sz="4" w:space="0" w:color="000000"/>
                    <w:bottom w:val="single" w:sz="4" w:space="0" w:color="000000"/>
                    <w:right w:val="single" w:sz="4" w:space="0" w:color="000000"/>
                  </w:tcBorders>
                  <w:shd w:val="clear" w:color="auto" w:fill="FFFFFF"/>
                  <w:hideMark/>
                </w:tcPr>
                <w:p w14:paraId="2725DD97" w14:textId="77777777" w:rsidR="001247E2" w:rsidRDefault="001247E2" w:rsidP="00556536">
                  <w:pPr>
                    <w:spacing w:line="256" w:lineRule="auto"/>
                    <w:ind w:left="12"/>
                    <w:rPr>
                      <w:rFonts w:ascii="Times New Roman" w:eastAsia="MS Mincho" w:hAnsi="Times New Roman" w:cs="Times New Roman"/>
                      <w:color w:val="000000"/>
                      <w:lang w:eastAsia="en-US"/>
                    </w:rPr>
                  </w:pPr>
                  <w:r>
                    <w:t>The system shows message “Internet error, please try again!”</w:t>
                  </w:r>
                </w:p>
              </w:tc>
            </w:tr>
          </w:tbl>
          <w:p w14:paraId="1227D5B6" w14:textId="77777777" w:rsidR="001247E2" w:rsidRDefault="001247E2">
            <w:pPr>
              <w:spacing w:line="256" w:lineRule="auto"/>
            </w:pPr>
            <w:r>
              <w:t xml:space="preserve">Relationships: </w:t>
            </w:r>
          </w:p>
          <w:p w14:paraId="1D3E629D" w14:textId="77777777" w:rsidR="001247E2" w:rsidRDefault="001247E2">
            <w:pPr>
              <w:spacing w:line="256" w:lineRule="auto"/>
            </w:pPr>
            <w:r>
              <w:t xml:space="preserve">         None.</w:t>
            </w:r>
          </w:p>
          <w:p w14:paraId="7D59DD0D" w14:textId="77777777" w:rsidR="001247E2" w:rsidRDefault="001247E2">
            <w:pPr>
              <w:spacing w:line="256" w:lineRule="auto"/>
            </w:pPr>
            <w:r>
              <w:t>Business Rules:</w:t>
            </w:r>
          </w:p>
          <w:p w14:paraId="7B822884" w14:textId="77777777" w:rsidR="001247E2" w:rsidRDefault="001247E2" w:rsidP="001247E2">
            <w:pPr>
              <w:pStyle w:val="ListParagraph"/>
              <w:numPr>
                <w:ilvl w:val="0"/>
                <w:numId w:val="16"/>
              </w:numPr>
              <w:spacing w:line="256" w:lineRule="auto"/>
            </w:pPr>
            <w:r>
              <w:t>Use API for chat and filter for search.</w:t>
            </w:r>
          </w:p>
          <w:p w14:paraId="4B594644" w14:textId="77777777" w:rsidR="001247E2" w:rsidRDefault="001247E2" w:rsidP="001247E2">
            <w:pPr>
              <w:pStyle w:val="ListParagraph"/>
              <w:numPr>
                <w:ilvl w:val="0"/>
                <w:numId w:val="16"/>
              </w:numPr>
              <w:spacing w:line="256" w:lineRule="auto"/>
              <w:rPr>
                <w:rFonts w:eastAsia="Calibri"/>
              </w:rPr>
            </w:pPr>
            <w:r>
              <w:t>Guest must login to system as Vendor’s role.</w:t>
            </w:r>
          </w:p>
          <w:p w14:paraId="0AFEE1C2" w14:textId="276788BF" w:rsidR="001247E2" w:rsidRPr="001247E2" w:rsidRDefault="001247E2" w:rsidP="001247E2">
            <w:pPr>
              <w:pStyle w:val="ListParagraph"/>
              <w:numPr>
                <w:ilvl w:val="0"/>
                <w:numId w:val="16"/>
              </w:numPr>
              <w:spacing w:line="256" w:lineRule="auto"/>
              <w:rPr>
                <w:rFonts w:eastAsia="Calibri"/>
              </w:rPr>
            </w:pPr>
            <w:r>
              <w:lastRenderedPageBreak/>
              <w:t>Status of account is true.</w:t>
            </w:r>
          </w:p>
        </w:tc>
      </w:tr>
    </w:tbl>
    <w:p w14:paraId="346103FC" w14:textId="74780303" w:rsidR="00405A3A" w:rsidRDefault="00405A3A" w:rsidP="00405A3A">
      <w:pPr>
        <w:pStyle w:val="Heading2"/>
      </w:pPr>
      <w:bookmarkStart w:id="57" w:name="_Toc77171508"/>
      <w:r>
        <w:lastRenderedPageBreak/>
        <w:t xml:space="preserve">&lt; </w:t>
      </w:r>
      <w:r>
        <w:t>Vendor</w:t>
      </w:r>
      <w:r>
        <w:t xml:space="preserve"> &gt; Cancel order</w:t>
      </w:r>
      <w:bookmarkEnd w:id="57"/>
    </w:p>
    <w:p w14:paraId="08E29FC9" w14:textId="77777777" w:rsidR="00405A3A" w:rsidRPr="009F4A4B" w:rsidRDefault="00405A3A" w:rsidP="00405A3A">
      <w:pPr>
        <w:jc w:val="center"/>
      </w:pPr>
      <w:r>
        <w:drawing>
          <wp:inline distT="0" distB="0" distL="0" distR="0" wp14:anchorId="7B518E82" wp14:editId="02D502AC">
            <wp:extent cx="5715000" cy="145927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15000" cy="1459279"/>
                    </a:xfrm>
                    <a:prstGeom prst="rect">
                      <a:avLst/>
                    </a:prstGeom>
                  </pic:spPr>
                </pic:pic>
              </a:graphicData>
            </a:graphic>
          </wp:inline>
        </w:drawing>
      </w:r>
    </w:p>
    <w:p w14:paraId="79188F33" w14:textId="3619C108" w:rsidR="00405A3A" w:rsidRDefault="00405A3A" w:rsidP="00405A3A">
      <w:pPr>
        <w:jc w:val="center"/>
      </w:pPr>
      <w:r>
        <w:t xml:space="preserve">Figure 3.26 &lt; </w:t>
      </w:r>
      <w:r>
        <w:t>Vendor</w:t>
      </w:r>
      <w:r>
        <w:t xml:space="preserve"> &gt; Cancel order</w:t>
      </w:r>
    </w:p>
    <w:p w14:paraId="3E3A85AC" w14:textId="77777777" w:rsidR="00405A3A" w:rsidRDefault="00405A3A" w:rsidP="00405A3A">
      <w:pPr>
        <w:jc w:val="center"/>
      </w:pPr>
    </w:p>
    <w:p w14:paraId="6626F1EC" w14:textId="77777777" w:rsidR="00405A3A" w:rsidRDefault="00405A3A" w:rsidP="00405A3A"/>
    <w:p w14:paraId="7F1BCDC9" w14:textId="77777777" w:rsidR="00405A3A" w:rsidRPr="00435690" w:rsidRDefault="00405A3A" w:rsidP="00405A3A">
      <w:r w:rsidRPr="00435690">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92"/>
        <w:gridCol w:w="2443"/>
        <w:gridCol w:w="1429"/>
        <w:gridCol w:w="733"/>
        <w:gridCol w:w="2093"/>
      </w:tblGrid>
      <w:tr w:rsidR="00405A3A" w:rsidRPr="00305956" w14:paraId="27444BEC" w14:textId="77777777" w:rsidTr="00AB440D">
        <w:tc>
          <w:tcPr>
            <w:tcW w:w="5000" w:type="pct"/>
            <w:gridSpan w:val="5"/>
            <w:shd w:val="clear" w:color="auto" w:fill="F3F3F3"/>
          </w:tcPr>
          <w:p w14:paraId="68B29D2A" w14:textId="59A4CD72" w:rsidR="00405A3A" w:rsidRPr="00305956" w:rsidRDefault="004F425E" w:rsidP="00AB440D">
            <w:r>
              <w:t>USE CASE – sSs_UC_32</w:t>
            </w:r>
          </w:p>
        </w:tc>
      </w:tr>
      <w:tr w:rsidR="00405A3A" w:rsidRPr="00305956" w14:paraId="09C17B37" w14:textId="77777777" w:rsidTr="00AB440D">
        <w:tc>
          <w:tcPr>
            <w:tcW w:w="1356" w:type="pct"/>
            <w:shd w:val="clear" w:color="auto" w:fill="F3F3F3"/>
          </w:tcPr>
          <w:p w14:paraId="02215349" w14:textId="77777777" w:rsidR="00405A3A" w:rsidRPr="00305956" w:rsidRDefault="00405A3A" w:rsidP="00AB440D">
            <w:r w:rsidRPr="00305956">
              <w:t>Use-case No.</w:t>
            </w:r>
          </w:p>
        </w:tc>
        <w:tc>
          <w:tcPr>
            <w:tcW w:w="1329" w:type="pct"/>
          </w:tcPr>
          <w:p w14:paraId="5384D3FC" w14:textId="0A24CD5C" w:rsidR="00405A3A" w:rsidRPr="00305956" w:rsidRDefault="004F425E" w:rsidP="00AB440D">
            <w:r>
              <w:t>&lt;UC032</w:t>
            </w:r>
            <w:r w:rsidR="00405A3A" w:rsidRPr="00305956">
              <w:t>&gt;</w:t>
            </w:r>
          </w:p>
        </w:tc>
        <w:tc>
          <w:tcPr>
            <w:tcW w:w="1176" w:type="pct"/>
            <w:gridSpan w:val="2"/>
            <w:shd w:val="clear" w:color="auto" w:fill="F3F3F3"/>
          </w:tcPr>
          <w:p w14:paraId="29C55ACB" w14:textId="77777777" w:rsidR="00405A3A" w:rsidRPr="00305956" w:rsidRDefault="00405A3A" w:rsidP="00AB440D">
            <w:r w:rsidRPr="00305956">
              <w:t>Use-case Version</w:t>
            </w:r>
          </w:p>
        </w:tc>
        <w:tc>
          <w:tcPr>
            <w:tcW w:w="1140" w:type="pct"/>
          </w:tcPr>
          <w:p w14:paraId="1338EBF9" w14:textId="77777777" w:rsidR="00405A3A" w:rsidRPr="00305956" w:rsidRDefault="00405A3A" w:rsidP="00AB440D">
            <w:r>
              <w:t>1.0</w:t>
            </w:r>
          </w:p>
        </w:tc>
      </w:tr>
      <w:tr w:rsidR="00405A3A" w:rsidRPr="00305956" w14:paraId="07D163F8" w14:textId="77777777" w:rsidTr="00AB440D">
        <w:tc>
          <w:tcPr>
            <w:tcW w:w="1356" w:type="pct"/>
            <w:shd w:val="clear" w:color="auto" w:fill="F3F3F3"/>
          </w:tcPr>
          <w:p w14:paraId="5EA09298" w14:textId="77777777" w:rsidR="00405A3A" w:rsidRPr="00305956" w:rsidRDefault="00405A3A" w:rsidP="00AB440D">
            <w:r w:rsidRPr="00305956">
              <w:t>Use-case Name</w:t>
            </w:r>
          </w:p>
        </w:tc>
        <w:tc>
          <w:tcPr>
            <w:tcW w:w="3644" w:type="pct"/>
            <w:gridSpan w:val="4"/>
          </w:tcPr>
          <w:p w14:paraId="5124B21A" w14:textId="77777777" w:rsidR="00405A3A" w:rsidRPr="00305956" w:rsidRDefault="00405A3A" w:rsidP="00AB440D">
            <w:r>
              <w:t>Cancel order</w:t>
            </w:r>
          </w:p>
        </w:tc>
      </w:tr>
      <w:tr w:rsidR="00405A3A" w:rsidRPr="00305956" w14:paraId="608613A1" w14:textId="77777777" w:rsidTr="00AB440D">
        <w:tc>
          <w:tcPr>
            <w:tcW w:w="1356" w:type="pct"/>
            <w:shd w:val="clear" w:color="auto" w:fill="F3F3F3"/>
          </w:tcPr>
          <w:p w14:paraId="06F4D061" w14:textId="77777777" w:rsidR="00405A3A" w:rsidRPr="00305956" w:rsidRDefault="00405A3A" w:rsidP="00AB440D">
            <w:r w:rsidRPr="00305956">
              <w:t xml:space="preserve">Author </w:t>
            </w:r>
          </w:p>
        </w:tc>
        <w:tc>
          <w:tcPr>
            <w:tcW w:w="3644" w:type="pct"/>
            <w:gridSpan w:val="4"/>
          </w:tcPr>
          <w:p w14:paraId="78EABDF3" w14:textId="77777777" w:rsidR="00405A3A" w:rsidRPr="00305956" w:rsidRDefault="00405A3A" w:rsidP="00AB440D">
            <w:r>
              <w:t>Le Tien Dat</w:t>
            </w:r>
          </w:p>
        </w:tc>
      </w:tr>
      <w:tr w:rsidR="00405A3A" w:rsidRPr="00305956" w14:paraId="3FD1AF0F" w14:textId="77777777" w:rsidTr="00AB440D">
        <w:tc>
          <w:tcPr>
            <w:tcW w:w="1356" w:type="pct"/>
            <w:shd w:val="clear" w:color="auto" w:fill="F3F3F3"/>
          </w:tcPr>
          <w:p w14:paraId="12ABE72D" w14:textId="77777777" w:rsidR="00405A3A" w:rsidRPr="00305956" w:rsidRDefault="00405A3A" w:rsidP="00AB440D">
            <w:r w:rsidRPr="00305956">
              <w:t>Date</w:t>
            </w:r>
          </w:p>
        </w:tc>
        <w:tc>
          <w:tcPr>
            <w:tcW w:w="1329" w:type="pct"/>
          </w:tcPr>
          <w:p w14:paraId="67D05B19" w14:textId="77777777" w:rsidR="00405A3A" w:rsidRPr="00305956" w:rsidRDefault="00405A3A" w:rsidP="00AB440D">
            <w:r>
              <w:t>04/07/2021</w:t>
            </w:r>
          </w:p>
        </w:tc>
        <w:tc>
          <w:tcPr>
            <w:tcW w:w="777" w:type="pct"/>
            <w:shd w:val="clear" w:color="auto" w:fill="F3F3F3"/>
          </w:tcPr>
          <w:p w14:paraId="3F43BF4D" w14:textId="77777777" w:rsidR="00405A3A" w:rsidRPr="00305956" w:rsidRDefault="00405A3A" w:rsidP="00AB440D">
            <w:r w:rsidRPr="00305956">
              <w:t>Priority</w:t>
            </w:r>
          </w:p>
        </w:tc>
        <w:tc>
          <w:tcPr>
            <w:tcW w:w="1538" w:type="pct"/>
            <w:gridSpan w:val="2"/>
          </w:tcPr>
          <w:p w14:paraId="250EB20F" w14:textId="77777777" w:rsidR="00405A3A" w:rsidRPr="00305956" w:rsidRDefault="00405A3A" w:rsidP="00AB440D">
            <w:r>
              <w:t>Normal</w:t>
            </w:r>
          </w:p>
        </w:tc>
      </w:tr>
      <w:tr w:rsidR="00405A3A" w:rsidRPr="00305956" w14:paraId="6A7A9275" w14:textId="77777777" w:rsidTr="00AB440D">
        <w:tc>
          <w:tcPr>
            <w:tcW w:w="5000" w:type="pct"/>
            <w:gridSpan w:val="5"/>
            <w:shd w:val="clear" w:color="auto" w:fill="FFFFFF"/>
          </w:tcPr>
          <w:p w14:paraId="6A35A278" w14:textId="77777777" w:rsidR="00405A3A" w:rsidRPr="00305956" w:rsidRDefault="00405A3A" w:rsidP="00AB440D">
            <w:r w:rsidRPr="00305956">
              <w:t>Actor:</w:t>
            </w:r>
          </w:p>
          <w:p w14:paraId="26A6D580" w14:textId="52B664EE" w:rsidR="00405A3A" w:rsidRPr="00305956" w:rsidRDefault="00405A3A" w:rsidP="00AB440D">
            <w:r>
              <w:t xml:space="preserve">         </w:t>
            </w:r>
            <w:r w:rsidR="00885881">
              <w:t>Vendor</w:t>
            </w:r>
          </w:p>
          <w:p w14:paraId="6959454C" w14:textId="77777777" w:rsidR="00405A3A" w:rsidRPr="00305956" w:rsidRDefault="00405A3A" w:rsidP="00AB440D">
            <w:r w:rsidRPr="00305956">
              <w:t>Summary:</w:t>
            </w:r>
          </w:p>
          <w:p w14:paraId="20C45E7C" w14:textId="657846B6" w:rsidR="00405A3A" w:rsidRPr="00305956" w:rsidRDefault="00405A3A" w:rsidP="00AB440D">
            <w:r>
              <w:t xml:space="preserve">         This use case allows </w:t>
            </w:r>
            <w:r w:rsidR="00885881">
              <w:t>Vendor</w:t>
            </w:r>
            <w:r>
              <w:t xml:space="preserve"> to cancel the order.</w:t>
            </w:r>
          </w:p>
          <w:p w14:paraId="286987C6" w14:textId="77777777" w:rsidR="00405A3A" w:rsidRPr="00305956" w:rsidRDefault="00405A3A" w:rsidP="00AB440D">
            <w:r w:rsidRPr="00305956">
              <w:t>Goal:</w:t>
            </w:r>
          </w:p>
          <w:p w14:paraId="738A90C4" w14:textId="1FE5F162" w:rsidR="00405A3A" w:rsidRPr="00305956" w:rsidRDefault="00405A3A" w:rsidP="00AB440D">
            <w:r>
              <w:t xml:space="preserve">         </w:t>
            </w:r>
            <w:r w:rsidR="00885881">
              <w:t>Vendor</w:t>
            </w:r>
            <w:r>
              <w:t xml:space="preserve"> can cancel the order.</w:t>
            </w:r>
          </w:p>
          <w:p w14:paraId="25E0A73D" w14:textId="77777777" w:rsidR="00405A3A" w:rsidRPr="00305956" w:rsidRDefault="00405A3A" w:rsidP="00AB440D">
            <w:r w:rsidRPr="00305956">
              <w:t>Triggers</w:t>
            </w:r>
          </w:p>
          <w:p w14:paraId="367CA8B3" w14:textId="24C6E2F0" w:rsidR="00405A3A" w:rsidRPr="00305956" w:rsidRDefault="00405A3A" w:rsidP="00AB440D">
            <w:r>
              <w:t xml:space="preserve">    </w:t>
            </w:r>
            <w:r w:rsidRPr="00305956">
              <w:t xml:space="preserve">     </w:t>
            </w:r>
            <w:r w:rsidR="00885881">
              <w:t>Vendor</w:t>
            </w:r>
            <w:r>
              <w:t xml:space="preserve"> clicks “Cancel order” on “View an order” screen.</w:t>
            </w:r>
            <w:r w:rsidRPr="00305956">
              <w:tab/>
            </w:r>
          </w:p>
          <w:p w14:paraId="6760B730" w14:textId="77777777" w:rsidR="00405A3A" w:rsidRPr="00305956" w:rsidRDefault="00405A3A" w:rsidP="00AB440D">
            <w:r w:rsidRPr="00305956">
              <w:t>Preconditions:</w:t>
            </w:r>
          </w:p>
          <w:p w14:paraId="04609651" w14:textId="08733B09" w:rsidR="00405A3A" w:rsidRPr="00305956" w:rsidRDefault="00405A3A" w:rsidP="00AB440D">
            <w:r>
              <w:t xml:space="preserve">        </w:t>
            </w:r>
            <w:r w:rsidRPr="00305956">
              <w:t xml:space="preserve"> </w:t>
            </w:r>
            <w:r w:rsidR="00885881">
              <w:t>Vendor</w:t>
            </w:r>
            <w:r>
              <w:t xml:space="preserve"> is on “Cancel order” popup.</w:t>
            </w:r>
          </w:p>
          <w:p w14:paraId="087347CB" w14:textId="77777777" w:rsidR="00405A3A" w:rsidRPr="00305956" w:rsidRDefault="00405A3A" w:rsidP="00AB440D">
            <w:r w:rsidRPr="00305956">
              <w:lastRenderedPageBreak/>
              <w:t>Post Conditions:</w:t>
            </w:r>
          </w:p>
          <w:p w14:paraId="4995EA39" w14:textId="77777777" w:rsidR="00405A3A" w:rsidRDefault="00405A3A" w:rsidP="00AB440D">
            <w:r>
              <w:t xml:space="preserve">       </w:t>
            </w:r>
            <w:r w:rsidRPr="00305956">
              <w:t xml:space="preserve">  </w:t>
            </w:r>
            <w:r>
              <w:t>Success: Customer cancel order successfully.</w:t>
            </w:r>
          </w:p>
          <w:p w14:paraId="17475E62" w14:textId="77777777" w:rsidR="00405A3A" w:rsidRPr="00305956" w:rsidRDefault="00405A3A" w:rsidP="00AB440D">
            <w:r>
              <w:t>Main Success Scenario:</w:t>
            </w:r>
          </w:p>
          <w:tbl>
            <w:tblPr>
              <w:tblW w:w="8429" w:type="dxa"/>
              <w:tblLook w:val="0400" w:firstRow="0" w:lastRow="0" w:firstColumn="0" w:lastColumn="0" w:noHBand="0" w:noVBand="1"/>
            </w:tblPr>
            <w:tblGrid>
              <w:gridCol w:w="949"/>
              <w:gridCol w:w="2773"/>
              <w:gridCol w:w="4707"/>
            </w:tblGrid>
            <w:tr w:rsidR="00405A3A" w:rsidRPr="00E06C00" w14:paraId="40E5A7C6" w14:textId="77777777" w:rsidTr="00AB440D">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27FC88A1" w14:textId="77777777" w:rsidR="00405A3A" w:rsidRPr="00E06C00" w:rsidRDefault="00405A3A" w:rsidP="00AB440D">
                  <w:pPr>
                    <w:pStyle w:val="TableStyleWCS"/>
                    <w:rPr>
                      <w:rFonts w:eastAsia="Times New Roman"/>
                    </w:rPr>
                  </w:pPr>
                  <w:r w:rsidRPr="00E06C00">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E1256B7" w14:textId="77777777" w:rsidR="00405A3A" w:rsidRPr="00E06C00" w:rsidRDefault="00405A3A" w:rsidP="00AB440D">
                  <w:pPr>
                    <w:pStyle w:val="TableStyleWCS"/>
                    <w:rPr>
                      <w:rFonts w:eastAsia="Times New Roman"/>
                    </w:rPr>
                  </w:pPr>
                  <w:r w:rsidRPr="00E06C00">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095763C" w14:textId="77777777" w:rsidR="00405A3A" w:rsidRPr="00E06C00" w:rsidRDefault="00405A3A" w:rsidP="00AB440D">
                  <w:pPr>
                    <w:pStyle w:val="TableStyleWCS"/>
                    <w:rPr>
                      <w:rFonts w:eastAsia="Times New Roman"/>
                    </w:rPr>
                  </w:pPr>
                  <w:r w:rsidRPr="00E06C00">
                    <w:t>System Response</w:t>
                  </w:r>
                </w:p>
              </w:tc>
            </w:tr>
            <w:tr w:rsidR="00405A3A" w:rsidRPr="00E06C00" w14:paraId="2B8DE930" w14:textId="77777777" w:rsidTr="00AB440D">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56237D0" w14:textId="77777777" w:rsidR="00405A3A" w:rsidRPr="00E06C00" w:rsidRDefault="00405A3A" w:rsidP="00AB440D">
                  <w:pPr>
                    <w:pStyle w:val="TableStyleWCS"/>
                    <w:rPr>
                      <w:rFonts w:eastAsia="Times New Roman"/>
                    </w:rPr>
                  </w:pPr>
                  <w: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03FB14" w14:textId="4E0ADEC4" w:rsidR="00405A3A" w:rsidRPr="00E06C00" w:rsidRDefault="00943A5C" w:rsidP="00AB440D">
                  <w:pPr>
                    <w:pStyle w:val="TableStyleWCS"/>
                  </w:pPr>
                  <w:r>
                    <w:t>Vendor</w:t>
                  </w:r>
                  <w:r w:rsidR="00405A3A">
                    <w:t xml:space="preserve"> clicks on button “Cancel order”</w:t>
                  </w:r>
                </w:p>
                <w:p w14:paraId="07C42A47" w14:textId="77777777" w:rsidR="00405A3A" w:rsidRPr="00E06C00" w:rsidRDefault="00405A3A" w:rsidP="00AB440D">
                  <w:pPr>
                    <w:pStyle w:val="TableStyleWCS"/>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968A83" w14:textId="77777777" w:rsidR="00405A3A" w:rsidRDefault="00405A3A" w:rsidP="00AB440D">
                  <w:pPr>
                    <w:pStyle w:val="TableStyleWCS"/>
                  </w:pPr>
                  <w:r>
                    <w:t>The system shows popup:</w:t>
                  </w:r>
                </w:p>
                <w:p w14:paraId="294C7738" w14:textId="77777777" w:rsidR="00405A3A" w:rsidRDefault="00405A3A" w:rsidP="00AB440D">
                  <w:pPr>
                    <w:pStyle w:val="TableStyleWCS"/>
                  </w:pPr>
                  <w:r w:rsidRPr="00E21F70">
                    <w:t>-</w:t>
                  </w:r>
                  <w:r>
                    <w:t xml:space="preserve"> Reason: Combobox[…,etc.]</w:t>
                  </w:r>
                </w:p>
                <w:p w14:paraId="75865896" w14:textId="77777777" w:rsidR="00405A3A" w:rsidRDefault="00405A3A" w:rsidP="00AB440D">
                  <w:pPr>
                    <w:pStyle w:val="TableStyleWCS"/>
                  </w:pPr>
                  <w:r>
                    <w:t>“Accept” button</w:t>
                  </w:r>
                </w:p>
                <w:p w14:paraId="574C7769" w14:textId="7223884D" w:rsidR="00B905C0" w:rsidRPr="00E06C00" w:rsidRDefault="00405A3A" w:rsidP="00B905C0">
                  <w:pPr>
                    <w:pStyle w:val="TableStyleWCS"/>
                  </w:pPr>
                  <w:r>
                    <w:t>“Cancel” button</w:t>
                  </w:r>
                </w:p>
              </w:tc>
            </w:tr>
            <w:tr w:rsidR="00655B44" w:rsidRPr="00E06C00" w14:paraId="532A62D1" w14:textId="77777777" w:rsidTr="00AB440D">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12C31E" w14:textId="1C1DC53E" w:rsidR="00655B44" w:rsidRDefault="00655B44" w:rsidP="00AB440D">
                  <w:pPr>
                    <w:pStyle w:val="TableStyleWCS"/>
                  </w:pPr>
                  <w:r>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D41345" w14:textId="3EB90702" w:rsidR="00655B44" w:rsidRDefault="00655B44" w:rsidP="00AB440D">
                  <w:pPr>
                    <w:pStyle w:val="TableStyleWCS"/>
                  </w:pPr>
                  <w:r>
                    <w:t>Vendor choose Reason on Combobox.</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F3E87A" w14:textId="77777777" w:rsidR="00655B44" w:rsidRDefault="00655B44" w:rsidP="00AB440D">
                  <w:pPr>
                    <w:pStyle w:val="TableStyleWCS"/>
                  </w:pPr>
                </w:p>
              </w:tc>
            </w:tr>
            <w:tr w:rsidR="00E51F85" w:rsidRPr="00E06C00" w14:paraId="0C5A1480" w14:textId="77777777" w:rsidTr="00AB440D">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A06F99" w14:textId="4185A288" w:rsidR="00E51F85" w:rsidRDefault="00655B44" w:rsidP="00AB440D">
                  <w:pPr>
                    <w:pStyle w:val="TableStyleWCS"/>
                  </w:pPr>
                  <w:r>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BE61300" w14:textId="37ABA45D" w:rsidR="00E51F85" w:rsidRDefault="00E51F85" w:rsidP="00AB440D">
                  <w:pPr>
                    <w:pStyle w:val="TableStyleWCS"/>
                  </w:pPr>
                  <w:r>
                    <w:t>Customer clicks on button “Accept”</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CD4858" w14:textId="77777777" w:rsidR="00E51F85" w:rsidRDefault="00E51F85" w:rsidP="00AB440D">
                  <w:pPr>
                    <w:pStyle w:val="TableStyleWCS"/>
                  </w:pPr>
                  <w:r w:rsidRPr="00E06C00">
                    <w:t>The system</w:t>
                  </w:r>
                  <w:r>
                    <w:t xml:space="preserve"> closes the “Cancel order” popup.</w:t>
                  </w:r>
                </w:p>
                <w:p w14:paraId="345D3987" w14:textId="77777777" w:rsidR="00E51F85" w:rsidRDefault="00E51F85" w:rsidP="00AB440D">
                  <w:pPr>
                    <w:pStyle w:val="TableStyleWCS"/>
                  </w:pPr>
                  <w:r>
                    <w:t>The system sends message “Cancel order successfully!”.</w:t>
                  </w:r>
                </w:p>
                <w:p w14:paraId="116A78BA" w14:textId="77777777" w:rsidR="00E51F85" w:rsidRDefault="00E51F85" w:rsidP="00AB440D">
                  <w:pPr>
                    <w:pStyle w:val="TableStyleWCS"/>
                  </w:pPr>
                  <w:r>
                    <w:t>The system changes status to “Cancelled”.</w:t>
                  </w:r>
                </w:p>
                <w:p w14:paraId="2473DFB6" w14:textId="6FEE2437" w:rsidR="00DF3F82" w:rsidRDefault="00DF3F82" w:rsidP="00AB440D">
                  <w:pPr>
                    <w:pStyle w:val="TableStyleWCS"/>
                  </w:pPr>
                  <w:r>
                    <w:t xml:space="preserve">The system </w:t>
                  </w:r>
                  <w:r w:rsidRPr="00DF3F82">
                    <w:t>minus points</w:t>
                  </w:r>
                  <w:r>
                    <w:t xml:space="preserve"> of vendor.</w:t>
                  </w:r>
                </w:p>
              </w:tc>
            </w:tr>
          </w:tbl>
          <w:p w14:paraId="7E379B71" w14:textId="77777777" w:rsidR="00405A3A" w:rsidRDefault="00405A3A" w:rsidP="00AB440D">
            <w:r>
              <w:t>Alternative</w:t>
            </w:r>
            <w:r w:rsidRPr="00305956">
              <w:t>:</w:t>
            </w:r>
          </w:p>
          <w:p w14:paraId="538C1623" w14:textId="403A3187" w:rsidR="00E51F85" w:rsidRPr="00305956" w:rsidRDefault="00E51F85" w:rsidP="00AB440D">
            <w:r>
              <w:t xml:space="preserve">         - None.</w:t>
            </w:r>
          </w:p>
          <w:p w14:paraId="1BF2A8EB" w14:textId="77777777" w:rsidR="00405A3A" w:rsidRDefault="00405A3A" w:rsidP="00AB440D">
            <w:r w:rsidRPr="00305956">
              <w:t>Exceptions:</w:t>
            </w:r>
          </w:p>
          <w:p w14:paraId="4746F266" w14:textId="77777777" w:rsidR="00405A3A" w:rsidRDefault="00405A3A" w:rsidP="00AB440D">
            <w:r>
              <w:t xml:space="preserve">         - None.</w:t>
            </w:r>
          </w:p>
          <w:p w14:paraId="07CE0149" w14:textId="77777777" w:rsidR="00405A3A" w:rsidRDefault="00405A3A" w:rsidP="00AB440D">
            <w:r w:rsidRPr="00305956">
              <w:t>Relationships:</w:t>
            </w:r>
          </w:p>
          <w:p w14:paraId="0513F2EA" w14:textId="77777777" w:rsidR="00405A3A" w:rsidRPr="00305956" w:rsidRDefault="00405A3A" w:rsidP="00AB440D">
            <w:r>
              <w:t xml:space="preserve">         - Cancel order extend from view an order.</w:t>
            </w:r>
            <w:r w:rsidRPr="00305956">
              <w:t xml:space="preserve"> </w:t>
            </w:r>
          </w:p>
          <w:p w14:paraId="695AA09F" w14:textId="77777777" w:rsidR="00405A3A" w:rsidRDefault="00405A3A" w:rsidP="00AB440D">
            <w:r w:rsidRPr="00305956">
              <w:t>Business Rules:</w:t>
            </w:r>
          </w:p>
          <w:p w14:paraId="54D0D4A5" w14:textId="77777777" w:rsidR="00405A3A" w:rsidRPr="00305956" w:rsidRDefault="00405A3A" w:rsidP="00AB440D">
            <w:r>
              <w:t xml:space="preserve">         - None.</w:t>
            </w:r>
          </w:p>
        </w:tc>
      </w:tr>
    </w:tbl>
    <w:p w14:paraId="5135A390" w14:textId="000D2D1E" w:rsidR="00650632" w:rsidRDefault="00650632" w:rsidP="00405A3A">
      <w:pPr>
        <w:pStyle w:val="Heading2"/>
      </w:pPr>
      <w:bookmarkStart w:id="58" w:name="_Toc77171509"/>
      <w:r>
        <w:lastRenderedPageBreak/>
        <w:t>&lt; Admin &gt; Overview Use Case</w:t>
      </w:r>
      <w:bookmarkEnd w:id="58"/>
    </w:p>
    <w:p w14:paraId="135C83B8" w14:textId="32961C45" w:rsidR="00B54808" w:rsidRDefault="00B54808" w:rsidP="003A5952">
      <w:pPr>
        <w:jc w:val="center"/>
      </w:pPr>
      <w:r>
        <w:drawing>
          <wp:inline distT="0" distB="0" distL="0" distR="0" wp14:anchorId="43C748D3" wp14:editId="47C94CDC">
            <wp:extent cx="5689600" cy="3216812"/>
            <wp:effectExtent l="0" t="0" r="635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89600" cy="3216812"/>
                    </a:xfrm>
                    <a:prstGeom prst="rect">
                      <a:avLst/>
                    </a:prstGeom>
                  </pic:spPr>
                </pic:pic>
              </a:graphicData>
            </a:graphic>
          </wp:inline>
        </w:drawing>
      </w:r>
    </w:p>
    <w:p w14:paraId="7045C6E5" w14:textId="762DD3B1" w:rsidR="003A5952" w:rsidRPr="003A5952" w:rsidRDefault="003A5952" w:rsidP="003A5952">
      <w:pPr>
        <w:jc w:val="center"/>
      </w:pPr>
      <w:r>
        <w:t>Figure 3.3</w:t>
      </w:r>
      <w:r w:rsidR="00515355">
        <w:t>8</w:t>
      </w:r>
      <w:r>
        <w:t xml:space="preserve"> &lt; Admin &gt; View list account</w:t>
      </w:r>
    </w:p>
    <w:p w14:paraId="5F72F969" w14:textId="457B1D02" w:rsidR="001E3FC9" w:rsidRPr="00355794" w:rsidRDefault="001E3FC9" w:rsidP="00405A3A">
      <w:pPr>
        <w:pStyle w:val="Heading2"/>
      </w:pPr>
      <w:bookmarkStart w:id="59" w:name="_Toc77171510"/>
      <w:r>
        <w:t>&lt; Admin &gt; View list account</w:t>
      </w:r>
      <w:bookmarkEnd w:id="59"/>
    </w:p>
    <w:p w14:paraId="58D7298E" w14:textId="0977644F" w:rsidR="001E3FC9" w:rsidRPr="003A09D5" w:rsidRDefault="00650632" w:rsidP="0085366B">
      <w:pPr>
        <w:jc w:val="center"/>
      </w:pPr>
      <w:r>
        <w:drawing>
          <wp:inline distT="0" distB="0" distL="0" distR="0" wp14:anchorId="444FEC56" wp14:editId="492A7D94">
            <wp:extent cx="3886200" cy="1692729"/>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86200" cy="1692729"/>
                    </a:xfrm>
                    <a:prstGeom prst="rect">
                      <a:avLst/>
                    </a:prstGeom>
                  </pic:spPr>
                </pic:pic>
              </a:graphicData>
            </a:graphic>
          </wp:inline>
        </w:drawing>
      </w:r>
    </w:p>
    <w:p w14:paraId="51620274" w14:textId="5E5BAB10" w:rsidR="001E3FC9" w:rsidRDefault="001E3FC9" w:rsidP="001E3FC9">
      <w:pPr>
        <w:jc w:val="center"/>
      </w:pPr>
      <w:r>
        <w:t>Figure 3.</w:t>
      </w:r>
      <w:r w:rsidR="0085366B">
        <w:t>3</w:t>
      </w:r>
      <w:r w:rsidR="00515355">
        <w:t>9</w:t>
      </w:r>
      <w:r>
        <w:t xml:space="preserve"> &lt; Admin &gt; View list account</w:t>
      </w:r>
    </w:p>
    <w:p w14:paraId="3804FC20" w14:textId="77777777" w:rsidR="001E3FC9" w:rsidRDefault="001E3FC9" w:rsidP="001E3FC9"/>
    <w:p w14:paraId="48AC2EA2" w14:textId="021CADCA" w:rsidR="0059770C" w:rsidRDefault="001E3FC9" w:rsidP="001E3FC9">
      <w:r>
        <w:t>Use Case Specification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8" w:type="dxa"/>
          <w:left w:w="115" w:type="dxa"/>
          <w:bottom w:w="58" w:type="dxa"/>
          <w:right w:w="115" w:type="dxa"/>
        </w:tblCellMar>
        <w:tblLook w:val="01E0" w:firstRow="1" w:lastRow="1" w:firstColumn="1" w:lastColumn="1" w:noHBand="0" w:noVBand="0"/>
      </w:tblPr>
      <w:tblGrid>
        <w:gridCol w:w="2490"/>
        <w:gridCol w:w="2441"/>
        <w:gridCol w:w="1428"/>
        <w:gridCol w:w="743"/>
        <w:gridCol w:w="2088"/>
      </w:tblGrid>
      <w:tr w:rsidR="0059770C" w14:paraId="797BB69E" w14:textId="77777777" w:rsidTr="0059770C">
        <w:tc>
          <w:tcPr>
            <w:tcW w:w="5000" w:type="pct"/>
            <w:gridSpan w:val="5"/>
            <w:tcBorders>
              <w:top w:val="single" w:sz="4" w:space="0" w:color="000000"/>
              <w:left w:val="single" w:sz="4" w:space="0" w:color="000000"/>
              <w:bottom w:val="single" w:sz="4" w:space="0" w:color="000000"/>
              <w:right w:val="single" w:sz="4" w:space="0" w:color="000000"/>
            </w:tcBorders>
            <w:shd w:val="clear" w:color="auto" w:fill="F3F3F3"/>
          </w:tcPr>
          <w:p w14:paraId="1085D652" w14:textId="55894391" w:rsidR="0059770C" w:rsidRDefault="00BF4C8C">
            <w:pPr>
              <w:spacing w:after="200" w:line="276" w:lineRule="auto"/>
              <w:rPr>
                <w:sz w:val="22"/>
                <w:szCs w:val="22"/>
                <w:lang w:eastAsia="en-US"/>
              </w:rPr>
            </w:pPr>
            <w:r>
              <w:t>USE CASE – sSs_UC_</w:t>
            </w:r>
            <w:r>
              <w:t>33</w:t>
            </w:r>
          </w:p>
        </w:tc>
      </w:tr>
      <w:tr w:rsidR="0059770C" w14:paraId="35E20EC2" w14:textId="77777777" w:rsidTr="00F5032A">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1A19B965" w14:textId="77777777" w:rsidR="0059770C" w:rsidRDefault="0059770C">
            <w:pPr>
              <w:spacing w:after="200" w:line="276" w:lineRule="auto"/>
              <w:rPr>
                <w:sz w:val="22"/>
                <w:szCs w:val="22"/>
                <w:lang w:eastAsia="en-US"/>
              </w:rPr>
            </w:pPr>
            <w:r>
              <w:t>Use-case No.</w:t>
            </w:r>
          </w:p>
        </w:tc>
        <w:tc>
          <w:tcPr>
            <w:tcW w:w="1328" w:type="pct"/>
            <w:tcBorders>
              <w:top w:val="single" w:sz="4" w:space="0" w:color="000000"/>
              <w:left w:val="single" w:sz="4" w:space="0" w:color="000000"/>
              <w:bottom w:val="single" w:sz="4" w:space="0" w:color="000000"/>
              <w:right w:val="single" w:sz="4" w:space="0" w:color="000000"/>
            </w:tcBorders>
            <w:hideMark/>
          </w:tcPr>
          <w:p w14:paraId="67EA240B" w14:textId="2E41B21C" w:rsidR="0059770C" w:rsidRDefault="00BF4C8C">
            <w:pPr>
              <w:spacing w:after="200" w:line="276" w:lineRule="auto"/>
              <w:rPr>
                <w:sz w:val="22"/>
                <w:szCs w:val="22"/>
                <w:lang w:eastAsia="en-US"/>
              </w:rPr>
            </w:pPr>
            <w:r>
              <w:t>&lt;UC033</w:t>
            </w:r>
            <w:r w:rsidR="0059770C">
              <w:t>&gt;</w:t>
            </w:r>
          </w:p>
        </w:tc>
        <w:tc>
          <w:tcPr>
            <w:tcW w:w="1181" w:type="pct"/>
            <w:gridSpan w:val="2"/>
            <w:tcBorders>
              <w:top w:val="single" w:sz="4" w:space="0" w:color="000000"/>
              <w:left w:val="single" w:sz="4" w:space="0" w:color="000000"/>
              <w:bottom w:val="single" w:sz="4" w:space="0" w:color="000000"/>
              <w:right w:val="single" w:sz="4" w:space="0" w:color="000000"/>
            </w:tcBorders>
            <w:shd w:val="clear" w:color="auto" w:fill="F3F3F3"/>
            <w:hideMark/>
          </w:tcPr>
          <w:p w14:paraId="1C75975C" w14:textId="77777777" w:rsidR="0059770C" w:rsidRDefault="0059770C">
            <w:pPr>
              <w:spacing w:after="200" w:line="276" w:lineRule="auto"/>
              <w:rPr>
                <w:sz w:val="22"/>
                <w:szCs w:val="22"/>
                <w:lang w:eastAsia="en-US"/>
              </w:rPr>
            </w:pPr>
            <w:r>
              <w:t xml:space="preserve">Use-case </w:t>
            </w:r>
            <w:r>
              <w:lastRenderedPageBreak/>
              <w:t>Version</w:t>
            </w:r>
          </w:p>
        </w:tc>
        <w:tc>
          <w:tcPr>
            <w:tcW w:w="1136" w:type="pct"/>
            <w:tcBorders>
              <w:top w:val="single" w:sz="4" w:space="0" w:color="000000"/>
              <w:left w:val="single" w:sz="4" w:space="0" w:color="000000"/>
              <w:bottom w:val="single" w:sz="4" w:space="0" w:color="000000"/>
              <w:right w:val="single" w:sz="4" w:space="0" w:color="000000"/>
            </w:tcBorders>
            <w:hideMark/>
          </w:tcPr>
          <w:p w14:paraId="663C6455" w14:textId="77777777" w:rsidR="0059770C" w:rsidRDefault="0059770C">
            <w:pPr>
              <w:spacing w:after="200" w:line="276" w:lineRule="auto"/>
              <w:rPr>
                <w:sz w:val="22"/>
                <w:szCs w:val="22"/>
                <w:lang w:eastAsia="en-US"/>
              </w:rPr>
            </w:pPr>
            <w:r>
              <w:lastRenderedPageBreak/>
              <w:t>1.0</w:t>
            </w:r>
          </w:p>
        </w:tc>
      </w:tr>
      <w:tr w:rsidR="0059770C" w14:paraId="2B0142BA" w14:textId="77777777" w:rsidTr="00F5032A">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3C5D084F" w14:textId="77777777" w:rsidR="0059770C" w:rsidRDefault="0059770C">
            <w:pPr>
              <w:spacing w:after="200" w:line="276" w:lineRule="auto"/>
              <w:rPr>
                <w:sz w:val="22"/>
                <w:szCs w:val="22"/>
                <w:lang w:eastAsia="en-US"/>
              </w:rPr>
            </w:pPr>
            <w:r>
              <w:lastRenderedPageBreak/>
              <w:t>Use-case Name</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5814A4C0" w14:textId="77777777" w:rsidR="0059770C" w:rsidRDefault="0059770C">
            <w:pPr>
              <w:spacing w:after="200" w:line="276" w:lineRule="auto"/>
              <w:rPr>
                <w:sz w:val="22"/>
                <w:szCs w:val="22"/>
                <w:lang w:eastAsia="en-US"/>
              </w:rPr>
            </w:pPr>
            <w:r>
              <w:t>View list account</w:t>
            </w:r>
          </w:p>
        </w:tc>
      </w:tr>
      <w:tr w:rsidR="0059770C" w14:paraId="512D7E82" w14:textId="77777777" w:rsidTr="00F5032A">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6A699F67" w14:textId="77777777" w:rsidR="0059770C" w:rsidRDefault="0059770C">
            <w:pPr>
              <w:spacing w:after="200" w:line="276" w:lineRule="auto"/>
              <w:rPr>
                <w:sz w:val="22"/>
                <w:szCs w:val="22"/>
                <w:lang w:eastAsia="en-US"/>
              </w:rPr>
            </w:pPr>
            <w:r>
              <w:t xml:space="preserve">Author </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71151758" w14:textId="77777777" w:rsidR="0059770C" w:rsidRDefault="0059770C">
            <w:pPr>
              <w:spacing w:after="200" w:line="276" w:lineRule="auto"/>
              <w:rPr>
                <w:sz w:val="22"/>
                <w:szCs w:val="22"/>
                <w:lang w:eastAsia="en-US"/>
              </w:rPr>
            </w:pPr>
            <w:r>
              <w:t>Nguyen Le Anh Long</w:t>
            </w:r>
          </w:p>
        </w:tc>
      </w:tr>
      <w:tr w:rsidR="0059770C" w14:paraId="7C61A049" w14:textId="77777777" w:rsidTr="00F5032A">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595B1EA9" w14:textId="77777777" w:rsidR="0059770C" w:rsidRDefault="0059770C">
            <w:pPr>
              <w:spacing w:after="200" w:line="276" w:lineRule="auto"/>
              <w:rPr>
                <w:sz w:val="22"/>
                <w:szCs w:val="22"/>
                <w:lang w:eastAsia="en-US"/>
              </w:rPr>
            </w:pPr>
            <w:r>
              <w:t>Date</w:t>
            </w:r>
          </w:p>
        </w:tc>
        <w:tc>
          <w:tcPr>
            <w:tcW w:w="1328" w:type="pct"/>
            <w:tcBorders>
              <w:top w:val="single" w:sz="4" w:space="0" w:color="000000"/>
              <w:left w:val="single" w:sz="4" w:space="0" w:color="000000"/>
              <w:bottom w:val="single" w:sz="4" w:space="0" w:color="000000"/>
              <w:right w:val="single" w:sz="4" w:space="0" w:color="000000"/>
            </w:tcBorders>
            <w:hideMark/>
          </w:tcPr>
          <w:p w14:paraId="17B426A5" w14:textId="77777777" w:rsidR="0059770C" w:rsidRDefault="0059770C">
            <w:pPr>
              <w:spacing w:after="200" w:line="276" w:lineRule="auto"/>
              <w:rPr>
                <w:sz w:val="22"/>
                <w:szCs w:val="22"/>
                <w:lang w:eastAsia="en-US"/>
              </w:rPr>
            </w:pPr>
            <w:r>
              <w:t>7/03/2021</w:t>
            </w:r>
          </w:p>
        </w:tc>
        <w:tc>
          <w:tcPr>
            <w:tcW w:w="777" w:type="pct"/>
            <w:tcBorders>
              <w:top w:val="single" w:sz="4" w:space="0" w:color="000000"/>
              <w:left w:val="single" w:sz="4" w:space="0" w:color="000000"/>
              <w:bottom w:val="single" w:sz="4" w:space="0" w:color="000000"/>
              <w:right w:val="single" w:sz="4" w:space="0" w:color="000000"/>
            </w:tcBorders>
            <w:shd w:val="clear" w:color="auto" w:fill="F3F3F3"/>
            <w:hideMark/>
          </w:tcPr>
          <w:p w14:paraId="753B34F8" w14:textId="77777777" w:rsidR="0059770C" w:rsidRDefault="0059770C">
            <w:pPr>
              <w:spacing w:after="200" w:line="276" w:lineRule="auto"/>
              <w:rPr>
                <w:sz w:val="22"/>
                <w:szCs w:val="22"/>
                <w:lang w:eastAsia="en-US"/>
              </w:rPr>
            </w:pPr>
            <w:r>
              <w:t>Priority</w:t>
            </w:r>
          </w:p>
        </w:tc>
        <w:tc>
          <w:tcPr>
            <w:tcW w:w="1540" w:type="pct"/>
            <w:gridSpan w:val="2"/>
            <w:tcBorders>
              <w:top w:val="single" w:sz="4" w:space="0" w:color="000000"/>
              <w:left w:val="single" w:sz="4" w:space="0" w:color="000000"/>
              <w:bottom w:val="single" w:sz="4" w:space="0" w:color="000000"/>
              <w:right w:val="single" w:sz="4" w:space="0" w:color="000000"/>
            </w:tcBorders>
            <w:hideMark/>
          </w:tcPr>
          <w:p w14:paraId="7B6C14A9" w14:textId="77777777" w:rsidR="0059770C" w:rsidRDefault="0059770C">
            <w:pPr>
              <w:spacing w:after="200" w:line="276" w:lineRule="auto"/>
              <w:rPr>
                <w:sz w:val="22"/>
                <w:szCs w:val="22"/>
                <w:lang w:eastAsia="en-US"/>
              </w:rPr>
            </w:pPr>
            <w:r>
              <w:t>Normal</w:t>
            </w:r>
          </w:p>
        </w:tc>
      </w:tr>
      <w:tr w:rsidR="0059770C" w14:paraId="1E1D9E68" w14:textId="77777777" w:rsidTr="0059770C">
        <w:tc>
          <w:tcPr>
            <w:tcW w:w="5000" w:type="pct"/>
            <w:gridSpan w:val="5"/>
            <w:tcBorders>
              <w:top w:val="single" w:sz="4" w:space="0" w:color="000000"/>
              <w:left w:val="single" w:sz="4" w:space="0" w:color="000000"/>
              <w:bottom w:val="single" w:sz="4" w:space="0" w:color="000000"/>
              <w:right w:val="single" w:sz="4" w:space="0" w:color="000000"/>
            </w:tcBorders>
            <w:shd w:val="clear" w:color="auto" w:fill="FFFFFF"/>
          </w:tcPr>
          <w:p w14:paraId="484F0B54" w14:textId="77777777" w:rsidR="0059770C" w:rsidRDefault="0059770C">
            <w:r>
              <w:t>Actor:</w:t>
            </w:r>
          </w:p>
          <w:p w14:paraId="1B726445" w14:textId="77777777" w:rsidR="0059770C" w:rsidRDefault="0059770C">
            <w:r>
              <w:t xml:space="preserve">         Admin</w:t>
            </w:r>
          </w:p>
          <w:p w14:paraId="0E7D5AE0" w14:textId="77777777" w:rsidR="0059770C" w:rsidRDefault="0059770C">
            <w:r>
              <w:t>Summary:</w:t>
            </w:r>
          </w:p>
          <w:p w14:paraId="7A13F280" w14:textId="77777777" w:rsidR="0059770C" w:rsidRDefault="0059770C">
            <w:r>
              <w:t xml:space="preserve">         This use case allows Admin to View list account.</w:t>
            </w:r>
          </w:p>
          <w:p w14:paraId="6A4B225E" w14:textId="77777777" w:rsidR="0059770C" w:rsidRDefault="0059770C">
            <w:r>
              <w:t>Goal:</w:t>
            </w:r>
          </w:p>
          <w:p w14:paraId="5F725261" w14:textId="77777777" w:rsidR="0059770C" w:rsidRDefault="0059770C">
            <w:r>
              <w:tab/>
              <w:t>Admin can View list account in the system.</w:t>
            </w:r>
          </w:p>
          <w:p w14:paraId="3FCF3219" w14:textId="77777777" w:rsidR="0059770C" w:rsidRDefault="0059770C">
            <w:r>
              <w:t>Triggers</w:t>
            </w:r>
          </w:p>
          <w:p w14:paraId="0AC1C147" w14:textId="77777777" w:rsidR="0059770C" w:rsidRDefault="0059770C">
            <w:r>
              <w:t xml:space="preserve">        Admin click on button “View list account”.</w:t>
            </w:r>
            <w:r>
              <w:tab/>
            </w:r>
          </w:p>
          <w:p w14:paraId="46206C40" w14:textId="77777777" w:rsidR="0059770C" w:rsidRDefault="0059770C">
            <w:r>
              <w:t>Preconditions:</w:t>
            </w:r>
          </w:p>
          <w:p w14:paraId="64E5BA93" w14:textId="77777777" w:rsidR="0059770C" w:rsidRDefault="0059770C">
            <w:r>
              <w:t xml:space="preserve">         Have at least one user in the system.</w:t>
            </w:r>
          </w:p>
          <w:p w14:paraId="5C3385BF" w14:textId="77777777" w:rsidR="0059770C" w:rsidRDefault="0059770C">
            <w:r>
              <w:t>Post Conditions:</w:t>
            </w:r>
          </w:p>
          <w:p w14:paraId="3F9EE341" w14:textId="77777777" w:rsidR="0059770C" w:rsidRDefault="0059770C">
            <w:r>
              <w:t xml:space="preserve">         Success: Admin View list account successfully.</w:t>
            </w:r>
          </w:p>
          <w:p w14:paraId="4D80F98C" w14:textId="77777777" w:rsidR="0059770C" w:rsidRDefault="0059770C">
            <w:r>
              <w:t xml:space="preserve">         Fail: Show error messages.</w:t>
            </w:r>
          </w:p>
          <w:p w14:paraId="67F24DE4" w14:textId="77777777" w:rsidR="0059770C" w:rsidRDefault="0059770C"/>
          <w:p w14:paraId="55A32275" w14:textId="77777777" w:rsidR="0059770C" w:rsidRDefault="0059770C"/>
          <w:p w14:paraId="6E6DBB4B" w14:textId="77777777" w:rsidR="0059770C" w:rsidRDefault="0059770C">
            <w:r>
              <w:t>Main Success Scenario:</w:t>
            </w:r>
          </w:p>
          <w:p w14:paraId="02B70F75" w14:textId="77777777" w:rsidR="0059770C" w:rsidRDefault="0059770C">
            <w:r>
              <w:t xml:space="preserve">         </w:t>
            </w:r>
          </w:p>
          <w:tbl>
            <w:tblPr>
              <w:tblW w:w="8555" w:type="dxa"/>
              <w:tblLook w:val="0400" w:firstRow="0" w:lastRow="0" w:firstColumn="0" w:lastColumn="0" w:noHBand="0" w:noVBand="1"/>
            </w:tblPr>
            <w:tblGrid>
              <w:gridCol w:w="949"/>
              <w:gridCol w:w="2773"/>
              <w:gridCol w:w="4833"/>
            </w:tblGrid>
            <w:tr w:rsidR="0059770C" w14:paraId="18EEC215"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43D89B80" w14:textId="77777777" w:rsidR="0059770C" w:rsidRDefault="0059770C">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67D2467B" w14:textId="77777777" w:rsidR="0059770C" w:rsidRDefault="0059770C">
                  <w:pPr>
                    <w:pStyle w:val="TableStyleWCS"/>
                    <w:spacing w:line="276" w:lineRule="auto"/>
                    <w:rPr>
                      <w:rFonts w:eastAsia="Times New Roman"/>
                      <w:lang w:eastAsia="en-US"/>
                    </w:rPr>
                  </w:pPr>
                  <w:r>
                    <w:rPr>
                      <w:lang w:eastAsia="en-US"/>
                    </w:rPr>
                    <w:t>Actor Action</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08E6CA62" w14:textId="77777777" w:rsidR="0059770C" w:rsidRDefault="0059770C">
                  <w:pPr>
                    <w:pStyle w:val="TableStyleWCS"/>
                    <w:spacing w:line="276" w:lineRule="auto"/>
                    <w:rPr>
                      <w:rFonts w:eastAsia="Times New Roman"/>
                      <w:lang w:eastAsia="en-US"/>
                    </w:rPr>
                  </w:pPr>
                  <w:r>
                    <w:rPr>
                      <w:lang w:eastAsia="en-US"/>
                    </w:rPr>
                    <w:t>System Response</w:t>
                  </w:r>
                </w:p>
              </w:tc>
            </w:tr>
            <w:tr w:rsidR="0059770C" w14:paraId="02C0A444"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98671D" w14:textId="77777777" w:rsidR="0059770C" w:rsidRDefault="0059770C">
                  <w:pPr>
                    <w:pStyle w:val="TableStyleWCS"/>
                    <w:spacing w:line="276" w:lineRule="auto"/>
                    <w:rPr>
                      <w:rFonts w:eastAsia="Times New Roman"/>
                      <w:lang w:eastAsia="en-US"/>
                    </w:rPr>
                  </w:pPr>
                  <w:r>
                    <w:rPr>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3B881F3" w14:textId="77777777" w:rsidR="0059770C" w:rsidRDefault="0059770C">
                  <w:pPr>
                    <w:pStyle w:val="TableStyleWCS"/>
                    <w:spacing w:line="276" w:lineRule="auto"/>
                    <w:rPr>
                      <w:lang w:eastAsia="en-US"/>
                    </w:rPr>
                  </w:pPr>
                  <w:r>
                    <w:rPr>
                      <w:lang w:eastAsia="en-US"/>
                    </w:rPr>
                    <w:t>Admin stay</w:t>
                  </w:r>
                </w:p>
                <w:p w14:paraId="385E2CE2" w14:textId="77777777" w:rsidR="0059770C" w:rsidRDefault="0059770C">
                  <w:pPr>
                    <w:pStyle w:val="TableStyleWCS"/>
                    <w:spacing w:line="276" w:lineRule="auto"/>
                    <w:rPr>
                      <w:rFonts w:eastAsia="Times New Roman"/>
                      <w:lang w:eastAsia="en-US"/>
                    </w:rPr>
                  </w:pPr>
                  <w:r>
                    <w:rPr>
                      <w:lang w:eastAsia="en-US"/>
                    </w:rPr>
                    <w:t>on the screen.</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EC9945" w14:textId="77777777" w:rsidR="0059770C" w:rsidRDefault="0059770C">
                  <w:pPr>
                    <w:tabs>
                      <w:tab w:val="left" w:pos="960"/>
                    </w:tabs>
                    <w:spacing w:after="0" w:line="256" w:lineRule="auto"/>
                    <w:ind w:left="720"/>
                    <w:contextualSpacing/>
                    <w:rPr>
                      <w:rFonts w:eastAsia="Noto Sans Symbols" w:cs="Noto Sans Symbols"/>
                      <w:sz w:val="22"/>
                      <w:szCs w:val="22"/>
                      <w:lang w:eastAsia="en-US"/>
                    </w:rPr>
                  </w:pPr>
                </w:p>
              </w:tc>
            </w:tr>
            <w:tr w:rsidR="0059770C" w14:paraId="4C823323"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36A8106" w14:textId="77777777" w:rsidR="0059770C" w:rsidRDefault="0059770C">
                  <w:pPr>
                    <w:pStyle w:val="TableStyleWCS"/>
                    <w:spacing w:line="276" w:lineRule="auto"/>
                    <w:rPr>
                      <w:rFonts w:eastAsia="Times New Roman"/>
                      <w:lang w:eastAsia="en-US"/>
                    </w:rPr>
                  </w:pPr>
                  <w:r>
                    <w:rPr>
                      <w:lang w:eastAsia="en-US"/>
                    </w:rPr>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E47F21" w14:textId="77777777" w:rsidR="0059770C" w:rsidRDefault="0059770C">
                  <w:pPr>
                    <w:pStyle w:val="TableStyleWCS"/>
                    <w:spacing w:line="276" w:lineRule="auto"/>
                    <w:rPr>
                      <w:lang w:eastAsia="en-US"/>
                    </w:rPr>
                  </w:pPr>
                  <w:r>
                    <w:rPr>
                      <w:lang w:eastAsia="en-US"/>
                    </w:rPr>
                    <w:t>Admin click on button “View list account”.</w:t>
                  </w:r>
                </w:p>
                <w:p w14:paraId="33EDC518" w14:textId="77777777" w:rsidR="0059770C" w:rsidRDefault="0059770C">
                  <w:pPr>
                    <w:pStyle w:val="TableStyleWCS"/>
                    <w:spacing w:line="276" w:lineRule="auto"/>
                    <w:rPr>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AEF4B9" w14:textId="77777777" w:rsidR="0059770C" w:rsidRDefault="0059770C">
                  <w:pPr>
                    <w:pStyle w:val="TableStyleWCS"/>
                    <w:spacing w:line="276" w:lineRule="auto"/>
                    <w:rPr>
                      <w:lang w:eastAsia="en-US"/>
                    </w:rPr>
                  </w:pPr>
                  <w:r>
                    <w:rPr>
                      <w:lang w:eastAsia="en-US"/>
                    </w:rPr>
                    <w:lastRenderedPageBreak/>
                    <w:t xml:space="preserve">The system show list account:  </w:t>
                  </w:r>
                </w:p>
                <w:p w14:paraId="29EF303B" w14:textId="77777777" w:rsidR="0059770C" w:rsidRDefault="0059770C">
                  <w:pPr>
                    <w:pStyle w:val="TableStyleWCS"/>
                    <w:spacing w:line="276" w:lineRule="auto"/>
                    <w:rPr>
                      <w:lang w:eastAsia="en-US"/>
                    </w:rPr>
                  </w:pPr>
                  <w:r>
                    <w:rPr>
                      <w:lang w:eastAsia="en-US"/>
                    </w:rPr>
                    <w:t>+ UserID</w:t>
                  </w:r>
                </w:p>
                <w:p w14:paraId="581A04CC" w14:textId="77777777" w:rsidR="0059770C" w:rsidRDefault="0059770C">
                  <w:pPr>
                    <w:pStyle w:val="TableStyleWCS"/>
                    <w:spacing w:line="276" w:lineRule="auto"/>
                    <w:rPr>
                      <w:lang w:eastAsia="en-US"/>
                    </w:rPr>
                  </w:pPr>
                  <w:r>
                    <w:rPr>
                      <w:lang w:eastAsia="en-US"/>
                    </w:rPr>
                    <w:lastRenderedPageBreak/>
                    <w:t>+ Username</w:t>
                  </w:r>
                </w:p>
                <w:p w14:paraId="7936FD3E" w14:textId="77777777" w:rsidR="0059770C" w:rsidRDefault="0059770C">
                  <w:pPr>
                    <w:pStyle w:val="TableStyleWCS"/>
                    <w:spacing w:line="276" w:lineRule="auto"/>
                    <w:rPr>
                      <w:lang w:eastAsia="en-US"/>
                    </w:rPr>
                  </w:pPr>
                  <w:r>
                    <w:rPr>
                      <w:lang w:eastAsia="en-US"/>
                    </w:rPr>
                    <w:t>+Password</w:t>
                  </w:r>
                </w:p>
                <w:p w14:paraId="4D9E2C62" w14:textId="77777777" w:rsidR="0059770C" w:rsidRDefault="0059770C">
                  <w:pPr>
                    <w:pStyle w:val="TableStyleWCS"/>
                    <w:spacing w:line="276" w:lineRule="auto"/>
                    <w:rPr>
                      <w:lang w:eastAsia="en-US"/>
                    </w:rPr>
                  </w:pPr>
                  <w:r>
                    <w:rPr>
                      <w:lang w:eastAsia="en-US"/>
                    </w:rPr>
                    <w:t>+Fullname</w:t>
                  </w:r>
                </w:p>
                <w:p w14:paraId="481984FE" w14:textId="77777777" w:rsidR="0059770C" w:rsidRDefault="0059770C">
                  <w:pPr>
                    <w:pStyle w:val="TableStyleWCS"/>
                    <w:spacing w:line="276" w:lineRule="auto"/>
                    <w:rPr>
                      <w:lang w:eastAsia="en-US"/>
                    </w:rPr>
                  </w:pPr>
                  <w:r>
                    <w:rPr>
                      <w:lang w:eastAsia="en-US"/>
                    </w:rPr>
                    <w:t>+ Address</w:t>
                  </w:r>
                </w:p>
                <w:p w14:paraId="160FD280" w14:textId="77777777" w:rsidR="0059770C" w:rsidRDefault="0059770C">
                  <w:pPr>
                    <w:pStyle w:val="TableStyleWCS"/>
                    <w:spacing w:line="276" w:lineRule="auto"/>
                    <w:rPr>
                      <w:lang w:eastAsia="en-US"/>
                    </w:rPr>
                  </w:pPr>
                  <w:r>
                    <w:rPr>
                      <w:lang w:eastAsia="en-US"/>
                    </w:rPr>
                    <w:t>+ Email</w:t>
                  </w:r>
                </w:p>
                <w:p w14:paraId="780B4440" w14:textId="77777777" w:rsidR="0059770C" w:rsidRDefault="0059770C">
                  <w:pPr>
                    <w:pStyle w:val="TableStyleWCS"/>
                    <w:spacing w:line="276" w:lineRule="auto"/>
                    <w:rPr>
                      <w:lang w:eastAsia="en-US"/>
                    </w:rPr>
                  </w:pPr>
                  <w:r>
                    <w:rPr>
                      <w:lang w:eastAsia="en-US"/>
                    </w:rPr>
                    <w:t>+ Phone</w:t>
                  </w:r>
                </w:p>
                <w:p w14:paraId="63463D97" w14:textId="77777777" w:rsidR="0059770C" w:rsidRDefault="0059770C">
                  <w:pPr>
                    <w:pStyle w:val="TableStyleWCS"/>
                    <w:spacing w:line="276" w:lineRule="auto"/>
                    <w:rPr>
                      <w:lang w:eastAsia="en-US"/>
                    </w:rPr>
                  </w:pPr>
                  <w:r>
                    <w:rPr>
                      <w:lang w:eastAsia="en-US"/>
                    </w:rPr>
                    <w:t>+ dateCreate</w:t>
                  </w:r>
                </w:p>
                <w:p w14:paraId="18B5AAE4" w14:textId="77777777" w:rsidR="0059770C" w:rsidRDefault="0059770C">
                  <w:pPr>
                    <w:pStyle w:val="TableStyleWCS"/>
                    <w:spacing w:line="276" w:lineRule="auto"/>
                    <w:rPr>
                      <w:lang w:eastAsia="en-US"/>
                    </w:rPr>
                  </w:pPr>
                  <w:r>
                    <w:rPr>
                      <w:lang w:eastAsia="en-US"/>
                    </w:rPr>
                    <w:t>+ roleID</w:t>
                  </w:r>
                  <w:r>
                    <w:rPr>
                      <w:lang w:eastAsia="en-US"/>
                    </w:rPr>
                    <w:br/>
                    <w:t>+”Ban” : button</w:t>
                  </w:r>
                </w:p>
                <w:p w14:paraId="0C69A8ED" w14:textId="77777777" w:rsidR="0059770C" w:rsidRDefault="0059770C">
                  <w:pPr>
                    <w:pStyle w:val="TableStyleWCS"/>
                    <w:spacing w:line="276" w:lineRule="auto"/>
                    <w:rPr>
                      <w:lang w:eastAsia="en-US"/>
                    </w:rPr>
                  </w:pPr>
                  <w:r>
                    <w:rPr>
                      <w:lang w:eastAsia="en-US"/>
                    </w:rPr>
                    <w:t>Exception[1]</w:t>
                  </w:r>
                </w:p>
              </w:tc>
            </w:tr>
          </w:tbl>
          <w:p w14:paraId="5D0C5471" w14:textId="77777777" w:rsidR="0059770C" w:rsidRDefault="0059770C">
            <w:r>
              <w:lastRenderedPageBreak/>
              <w:t>Exception :</w:t>
            </w:r>
          </w:p>
          <w:tbl>
            <w:tblPr>
              <w:tblW w:w="8429" w:type="dxa"/>
              <w:tblLook w:val="0400" w:firstRow="0" w:lastRow="0" w:firstColumn="0" w:lastColumn="0" w:noHBand="0" w:noVBand="1"/>
            </w:tblPr>
            <w:tblGrid>
              <w:gridCol w:w="949"/>
              <w:gridCol w:w="2773"/>
              <w:gridCol w:w="4707"/>
            </w:tblGrid>
            <w:tr w:rsidR="0059770C" w14:paraId="541D13F6"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3D104FD0" w14:textId="77777777" w:rsidR="0059770C" w:rsidRDefault="0059770C">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35D2B375" w14:textId="77777777" w:rsidR="0059770C" w:rsidRDefault="0059770C">
                  <w:pPr>
                    <w:pStyle w:val="TableStyleWCS"/>
                    <w:spacing w:line="276" w:lineRule="auto"/>
                    <w:rPr>
                      <w:rFonts w:eastAsia="Times New Roman"/>
                      <w:lang w:eastAsia="en-US"/>
                    </w:rPr>
                  </w:pPr>
                  <w:r>
                    <w:rPr>
                      <w:lang w:eastAsia="en-US"/>
                    </w:rPr>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6F3B619F" w14:textId="77777777" w:rsidR="0059770C" w:rsidRDefault="0059770C">
                  <w:pPr>
                    <w:pStyle w:val="TableStyleWCS"/>
                    <w:spacing w:line="276" w:lineRule="auto"/>
                    <w:rPr>
                      <w:rFonts w:eastAsia="Times New Roman"/>
                      <w:lang w:eastAsia="en-US"/>
                    </w:rPr>
                  </w:pPr>
                  <w:r>
                    <w:rPr>
                      <w:lang w:eastAsia="en-US"/>
                    </w:rPr>
                    <w:t>System Response</w:t>
                  </w:r>
                </w:p>
              </w:tc>
            </w:tr>
            <w:tr w:rsidR="0059770C" w14:paraId="06C42D16"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3A04D" w14:textId="77777777" w:rsidR="0059770C" w:rsidRDefault="0059770C">
                  <w:pPr>
                    <w:pStyle w:val="TableStyleWCS"/>
                    <w:spacing w:line="276" w:lineRule="auto"/>
                    <w:rPr>
                      <w:rFonts w:eastAsia="Times New Roman"/>
                      <w:lang w:eastAsia="en-US"/>
                    </w:rPr>
                  </w:pPr>
                  <w:r>
                    <w:rPr>
                      <w:rFonts w:eastAsia="Times New Roman"/>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79A54F" w14:textId="77777777" w:rsidR="0059770C" w:rsidRDefault="0059770C">
                  <w:pPr>
                    <w:pStyle w:val="TableStyleWCS"/>
                    <w:spacing w:line="276" w:lineRule="auto"/>
                    <w:rPr>
                      <w:lang w:eastAsia="en-US"/>
                    </w:rPr>
                  </w:pPr>
                  <w:r>
                    <w:rPr>
                      <w:lang w:eastAsia="en-US"/>
                    </w:rPr>
                    <w:t>Admin click on button “View list account”.</w:t>
                  </w:r>
                </w:p>
                <w:p w14:paraId="31C77A94" w14:textId="77777777" w:rsidR="0059770C" w:rsidRDefault="0059770C">
                  <w:pPr>
                    <w:pStyle w:val="TableStyleWCS"/>
                    <w:spacing w:line="276" w:lineRule="auto"/>
                    <w:rPr>
                      <w:rFonts w:eastAsia="Times New Roman"/>
                      <w:lang w:eastAsia="en-US"/>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B6400E" w14:textId="77777777" w:rsidR="0059770C" w:rsidRDefault="0059770C">
                  <w:pPr>
                    <w:pStyle w:val="TableStyleWCS"/>
                    <w:spacing w:line="276" w:lineRule="auto"/>
                    <w:rPr>
                      <w:rFonts w:eastAsia="Noto Sans Symbols" w:cs="Noto Sans Symbols"/>
                      <w:lang w:eastAsia="en-US"/>
                    </w:rPr>
                  </w:pPr>
                  <w:r>
                    <w:rPr>
                      <w:rFonts w:eastAsia="Noto Sans Symbols" w:cs="Noto Sans Symbols"/>
                      <w:lang w:eastAsia="en-US"/>
                    </w:rPr>
                    <w:t xml:space="preserve">If don’t have any user. </w:t>
                  </w:r>
                  <w:r>
                    <w:rPr>
                      <w:lang w:eastAsia="en-US"/>
                    </w:rPr>
                    <w:t>The system show message: ”There aren't any account in the system”.</w:t>
                  </w:r>
                </w:p>
              </w:tc>
            </w:tr>
          </w:tbl>
          <w:p w14:paraId="05D83E7D" w14:textId="77777777" w:rsidR="0059770C" w:rsidRDefault="0059770C">
            <w:r>
              <w:t>Relationships: N/A</w:t>
            </w:r>
          </w:p>
          <w:p w14:paraId="53E1F26A" w14:textId="77777777" w:rsidR="0059770C" w:rsidRDefault="0059770C">
            <w:pPr>
              <w:spacing w:after="200" w:line="276" w:lineRule="auto"/>
              <w:rPr>
                <w:sz w:val="22"/>
                <w:szCs w:val="22"/>
                <w:lang w:eastAsia="en-US"/>
              </w:rPr>
            </w:pPr>
            <w:r>
              <w:t>Business Rules:</w:t>
            </w:r>
          </w:p>
        </w:tc>
      </w:tr>
    </w:tbl>
    <w:p w14:paraId="345611A9" w14:textId="4870417D" w:rsidR="007B79EF" w:rsidRPr="00355794" w:rsidRDefault="007B79EF" w:rsidP="00405A3A">
      <w:pPr>
        <w:pStyle w:val="Heading2"/>
      </w:pPr>
      <w:bookmarkStart w:id="60" w:name="_Toc77171511"/>
      <w:r>
        <w:lastRenderedPageBreak/>
        <w:t>&lt; Admin &gt; Ban account</w:t>
      </w:r>
      <w:bookmarkEnd w:id="60"/>
    </w:p>
    <w:p w14:paraId="64F04913" w14:textId="089ACFB1" w:rsidR="007B79EF" w:rsidRPr="003A09D5" w:rsidRDefault="00650632" w:rsidP="00A065FD">
      <w:pPr>
        <w:jc w:val="center"/>
      </w:pPr>
      <w:r>
        <w:drawing>
          <wp:inline distT="0" distB="0" distL="0" distR="0" wp14:anchorId="361E7ADD" wp14:editId="4A5C47A7">
            <wp:extent cx="5279571" cy="17308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9571" cy="1730829"/>
                    </a:xfrm>
                    <a:prstGeom prst="rect">
                      <a:avLst/>
                    </a:prstGeom>
                  </pic:spPr>
                </pic:pic>
              </a:graphicData>
            </a:graphic>
          </wp:inline>
        </w:drawing>
      </w:r>
    </w:p>
    <w:p w14:paraId="71303F15" w14:textId="19BDB81C" w:rsidR="007B79EF" w:rsidRDefault="00515355" w:rsidP="007B79EF">
      <w:pPr>
        <w:jc w:val="center"/>
      </w:pPr>
      <w:r>
        <w:t>Figure 3.40</w:t>
      </w:r>
      <w:r w:rsidR="007B79EF">
        <w:t xml:space="preserve"> &lt; Admin &gt; Ban account</w:t>
      </w:r>
    </w:p>
    <w:p w14:paraId="62F0F905" w14:textId="77777777" w:rsidR="007B79EF" w:rsidRDefault="007B79EF" w:rsidP="007B79EF"/>
    <w:p w14:paraId="18D2623C" w14:textId="0E62288A" w:rsidR="0059770C" w:rsidRDefault="007B79EF" w:rsidP="007B79EF">
      <w:r>
        <w:t>Use Case Specification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8" w:type="dxa"/>
          <w:left w:w="115" w:type="dxa"/>
          <w:bottom w:w="58" w:type="dxa"/>
          <w:right w:w="115" w:type="dxa"/>
        </w:tblCellMar>
        <w:tblLook w:val="01E0" w:firstRow="1" w:lastRow="1" w:firstColumn="1" w:lastColumn="1" w:noHBand="0" w:noVBand="0"/>
      </w:tblPr>
      <w:tblGrid>
        <w:gridCol w:w="2490"/>
        <w:gridCol w:w="2441"/>
        <w:gridCol w:w="1428"/>
        <w:gridCol w:w="743"/>
        <w:gridCol w:w="2088"/>
      </w:tblGrid>
      <w:tr w:rsidR="0059770C" w14:paraId="1900E002" w14:textId="77777777" w:rsidTr="0059770C">
        <w:tc>
          <w:tcPr>
            <w:tcW w:w="5000" w:type="pct"/>
            <w:gridSpan w:val="5"/>
            <w:tcBorders>
              <w:top w:val="single" w:sz="4" w:space="0" w:color="000000"/>
              <w:left w:val="single" w:sz="4" w:space="0" w:color="000000"/>
              <w:bottom w:val="single" w:sz="4" w:space="0" w:color="000000"/>
              <w:right w:val="single" w:sz="4" w:space="0" w:color="000000"/>
            </w:tcBorders>
            <w:shd w:val="clear" w:color="auto" w:fill="F3F3F3"/>
          </w:tcPr>
          <w:p w14:paraId="5A0F5370" w14:textId="623B4AEC" w:rsidR="0059770C" w:rsidRDefault="00C24D49">
            <w:pPr>
              <w:spacing w:after="200" w:line="276" w:lineRule="auto"/>
              <w:rPr>
                <w:sz w:val="22"/>
                <w:szCs w:val="22"/>
                <w:lang w:eastAsia="en-US"/>
              </w:rPr>
            </w:pPr>
            <w:r>
              <w:t>USE CASE – sSs_UC_</w:t>
            </w:r>
            <w:r>
              <w:t>34</w:t>
            </w:r>
          </w:p>
        </w:tc>
      </w:tr>
      <w:tr w:rsidR="0059770C" w14:paraId="2FAE12EB" w14:textId="77777777" w:rsidTr="0038102E">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519E6AEB" w14:textId="77777777" w:rsidR="0059770C" w:rsidRDefault="0059770C">
            <w:pPr>
              <w:spacing w:after="200" w:line="276" w:lineRule="auto"/>
              <w:rPr>
                <w:sz w:val="22"/>
                <w:szCs w:val="22"/>
                <w:lang w:eastAsia="en-US"/>
              </w:rPr>
            </w:pPr>
            <w:r>
              <w:lastRenderedPageBreak/>
              <w:t>Use-case No.</w:t>
            </w:r>
          </w:p>
        </w:tc>
        <w:tc>
          <w:tcPr>
            <w:tcW w:w="1328" w:type="pct"/>
            <w:tcBorders>
              <w:top w:val="single" w:sz="4" w:space="0" w:color="000000"/>
              <w:left w:val="single" w:sz="4" w:space="0" w:color="000000"/>
              <w:bottom w:val="single" w:sz="4" w:space="0" w:color="000000"/>
              <w:right w:val="single" w:sz="4" w:space="0" w:color="000000"/>
            </w:tcBorders>
            <w:hideMark/>
          </w:tcPr>
          <w:p w14:paraId="45788A12" w14:textId="3323F8DD" w:rsidR="0059770C" w:rsidRDefault="00C24D49">
            <w:pPr>
              <w:spacing w:after="200" w:line="276" w:lineRule="auto"/>
              <w:rPr>
                <w:sz w:val="22"/>
                <w:szCs w:val="22"/>
                <w:lang w:eastAsia="en-US"/>
              </w:rPr>
            </w:pPr>
            <w:r>
              <w:t>&lt;UC034</w:t>
            </w:r>
            <w:r w:rsidR="0059770C">
              <w:t>&gt;</w:t>
            </w:r>
          </w:p>
        </w:tc>
        <w:tc>
          <w:tcPr>
            <w:tcW w:w="1181" w:type="pct"/>
            <w:gridSpan w:val="2"/>
            <w:tcBorders>
              <w:top w:val="single" w:sz="4" w:space="0" w:color="000000"/>
              <w:left w:val="single" w:sz="4" w:space="0" w:color="000000"/>
              <w:bottom w:val="single" w:sz="4" w:space="0" w:color="000000"/>
              <w:right w:val="single" w:sz="4" w:space="0" w:color="000000"/>
            </w:tcBorders>
            <w:shd w:val="clear" w:color="auto" w:fill="F3F3F3"/>
            <w:hideMark/>
          </w:tcPr>
          <w:p w14:paraId="3C55A011" w14:textId="77777777" w:rsidR="0059770C" w:rsidRDefault="0059770C">
            <w:pPr>
              <w:spacing w:after="200" w:line="276" w:lineRule="auto"/>
              <w:rPr>
                <w:sz w:val="22"/>
                <w:szCs w:val="22"/>
                <w:lang w:eastAsia="en-US"/>
              </w:rPr>
            </w:pPr>
            <w:r>
              <w:t>Use-case Version</w:t>
            </w:r>
          </w:p>
        </w:tc>
        <w:tc>
          <w:tcPr>
            <w:tcW w:w="1136" w:type="pct"/>
            <w:tcBorders>
              <w:top w:val="single" w:sz="4" w:space="0" w:color="000000"/>
              <w:left w:val="single" w:sz="4" w:space="0" w:color="000000"/>
              <w:bottom w:val="single" w:sz="4" w:space="0" w:color="000000"/>
              <w:right w:val="single" w:sz="4" w:space="0" w:color="000000"/>
            </w:tcBorders>
            <w:hideMark/>
          </w:tcPr>
          <w:p w14:paraId="3BEA899D" w14:textId="77777777" w:rsidR="0059770C" w:rsidRDefault="0059770C">
            <w:pPr>
              <w:spacing w:after="200" w:line="276" w:lineRule="auto"/>
              <w:rPr>
                <w:sz w:val="22"/>
                <w:szCs w:val="22"/>
                <w:lang w:eastAsia="en-US"/>
              </w:rPr>
            </w:pPr>
            <w:r>
              <w:t>1.0</w:t>
            </w:r>
          </w:p>
        </w:tc>
      </w:tr>
      <w:tr w:rsidR="0059770C" w14:paraId="475FB5AD" w14:textId="77777777" w:rsidTr="0038102E">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441894C4" w14:textId="77777777" w:rsidR="0059770C" w:rsidRDefault="0059770C">
            <w:pPr>
              <w:spacing w:after="200" w:line="276" w:lineRule="auto"/>
              <w:rPr>
                <w:sz w:val="22"/>
                <w:szCs w:val="22"/>
                <w:lang w:eastAsia="en-US"/>
              </w:rPr>
            </w:pPr>
            <w:r>
              <w:t>Use-case Name</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7E100368" w14:textId="77777777" w:rsidR="0059770C" w:rsidRDefault="0059770C">
            <w:pPr>
              <w:spacing w:after="200" w:line="276" w:lineRule="auto"/>
              <w:rPr>
                <w:sz w:val="22"/>
                <w:szCs w:val="22"/>
                <w:lang w:eastAsia="en-US"/>
              </w:rPr>
            </w:pPr>
            <w:r>
              <w:t>Ban account</w:t>
            </w:r>
          </w:p>
        </w:tc>
      </w:tr>
      <w:tr w:rsidR="0059770C" w14:paraId="4ABF3DEF" w14:textId="77777777" w:rsidTr="0038102E">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3DC9824B" w14:textId="77777777" w:rsidR="0059770C" w:rsidRDefault="0059770C">
            <w:pPr>
              <w:spacing w:after="200" w:line="276" w:lineRule="auto"/>
              <w:rPr>
                <w:sz w:val="22"/>
                <w:szCs w:val="22"/>
                <w:lang w:eastAsia="en-US"/>
              </w:rPr>
            </w:pPr>
            <w:r>
              <w:t xml:space="preserve">Author </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769845EB" w14:textId="77777777" w:rsidR="0059770C" w:rsidRDefault="0059770C">
            <w:pPr>
              <w:spacing w:after="200" w:line="276" w:lineRule="auto"/>
              <w:rPr>
                <w:sz w:val="22"/>
                <w:szCs w:val="22"/>
                <w:lang w:eastAsia="en-US"/>
              </w:rPr>
            </w:pPr>
            <w:r>
              <w:t>Nguyen Le Anh Long</w:t>
            </w:r>
          </w:p>
        </w:tc>
      </w:tr>
      <w:tr w:rsidR="0059770C" w14:paraId="0E8FD3C1" w14:textId="77777777" w:rsidTr="0038102E">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25B7D384" w14:textId="77777777" w:rsidR="0059770C" w:rsidRDefault="0059770C">
            <w:pPr>
              <w:spacing w:after="200" w:line="276" w:lineRule="auto"/>
              <w:rPr>
                <w:sz w:val="22"/>
                <w:szCs w:val="22"/>
                <w:lang w:eastAsia="en-US"/>
              </w:rPr>
            </w:pPr>
            <w:r>
              <w:t>Date</w:t>
            </w:r>
          </w:p>
        </w:tc>
        <w:tc>
          <w:tcPr>
            <w:tcW w:w="1328" w:type="pct"/>
            <w:tcBorders>
              <w:top w:val="single" w:sz="4" w:space="0" w:color="000000"/>
              <w:left w:val="single" w:sz="4" w:space="0" w:color="000000"/>
              <w:bottom w:val="single" w:sz="4" w:space="0" w:color="000000"/>
              <w:right w:val="single" w:sz="4" w:space="0" w:color="000000"/>
            </w:tcBorders>
            <w:hideMark/>
          </w:tcPr>
          <w:p w14:paraId="183A32B1" w14:textId="77777777" w:rsidR="0059770C" w:rsidRDefault="0059770C">
            <w:pPr>
              <w:spacing w:after="200" w:line="276" w:lineRule="auto"/>
              <w:rPr>
                <w:sz w:val="22"/>
                <w:szCs w:val="22"/>
                <w:lang w:eastAsia="en-US"/>
              </w:rPr>
            </w:pPr>
            <w:r>
              <w:t>7/03/2021</w:t>
            </w:r>
          </w:p>
        </w:tc>
        <w:tc>
          <w:tcPr>
            <w:tcW w:w="777" w:type="pct"/>
            <w:tcBorders>
              <w:top w:val="single" w:sz="4" w:space="0" w:color="000000"/>
              <w:left w:val="single" w:sz="4" w:space="0" w:color="000000"/>
              <w:bottom w:val="single" w:sz="4" w:space="0" w:color="000000"/>
              <w:right w:val="single" w:sz="4" w:space="0" w:color="000000"/>
            </w:tcBorders>
            <w:shd w:val="clear" w:color="auto" w:fill="F3F3F3"/>
            <w:hideMark/>
          </w:tcPr>
          <w:p w14:paraId="0BB76B93" w14:textId="77777777" w:rsidR="0059770C" w:rsidRDefault="0059770C">
            <w:pPr>
              <w:spacing w:after="200" w:line="276" w:lineRule="auto"/>
              <w:rPr>
                <w:sz w:val="22"/>
                <w:szCs w:val="22"/>
                <w:lang w:eastAsia="en-US"/>
              </w:rPr>
            </w:pPr>
            <w:r>
              <w:t>Priority</w:t>
            </w:r>
          </w:p>
        </w:tc>
        <w:tc>
          <w:tcPr>
            <w:tcW w:w="1540" w:type="pct"/>
            <w:gridSpan w:val="2"/>
            <w:tcBorders>
              <w:top w:val="single" w:sz="4" w:space="0" w:color="000000"/>
              <w:left w:val="single" w:sz="4" w:space="0" w:color="000000"/>
              <w:bottom w:val="single" w:sz="4" w:space="0" w:color="000000"/>
              <w:right w:val="single" w:sz="4" w:space="0" w:color="000000"/>
            </w:tcBorders>
            <w:hideMark/>
          </w:tcPr>
          <w:p w14:paraId="16A68D85" w14:textId="77777777" w:rsidR="0059770C" w:rsidRDefault="0059770C">
            <w:pPr>
              <w:spacing w:after="200" w:line="276" w:lineRule="auto"/>
              <w:rPr>
                <w:sz w:val="22"/>
                <w:szCs w:val="22"/>
                <w:lang w:eastAsia="en-US"/>
              </w:rPr>
            </w:pPr>
            <w:r>
              <w:t>Normal</w:t>
            </w:r>
          </w:p>
        </w:tc>
      </w:tr>
      <w:tr w:rsidR="0059770C" w14:paraId="6338DF35" w14:textId="77777777" w:rsidTr="0059770C">
        <w:tc>
          <w:tcPr>
            <w:tcW w:w="5000" w:type="pct"/>
            <w:gridSpan w:val="5"/>
            <w:tcBorders>
              <w:top w:val="single" w:sz="4" w:space="0" w:color="000000"/>
              <w:left w:val="single" w:sz="4" w:space="0" w:color="000000"/>
              <w:bottom w:val="single" w:sz="4" w:space="0" w:color="000000"/>
              <w:right w:val="single" w:sz="4" w:space="0" w:color="000000"/>
            </w:tcBorders>
            <w:shd w:val="clear" w:color="auto" w:fill="FFFFFF"/>
          </w:tcPr>
          <w:p w14:paraId="3EBB3B93" w14:textId="77777777" w:rsidR="0059770C" w:rsidRDefault="0059770C">
            <w:r>
              <w:t>Actor:</w:t>
            </w:r>
          </w:p>
          <w:p w14:paraId="2FE9538A" w14:textId="77777777" w:rsidR="0059770C" w:rsidRDefault="0059770C">
            <w:r>
              <w:t xml:space="preserve">         Admin</w:t>
            </w:r>
          </w:p>
          <w:p w14:paraId="2536A682" w14:textId="77777777" w:rsidR="0059770C" w:rsidRDefault="0059770C">
            <w:r>
              <w:t>Summary:</w:t>
            </w:r>
          </w:p>
          <w:p w14:paraId="3C9E86BE" w14:textId="77777777" w:rsidR="0059770C" w:rsidRDefault="0059770C">
            <w:r>
              <w:t xml:space="preserve">         This use case allows Admin to Ban account.</w:t>
            </w:r>
          </w:p>
          <w:p w14:paraId="28A405BC" w14:textId="77777777" w:rsidR="0059770C" w:rsidRDefault="0059770C">
            <w:r>
              <w:t>Goal:</w:t>
            </w:r>
          </w:p>
          <w:p w14:paraId="377CC78D" w14:textId="77777777" w:rsidR="0059770C" w:rsidRDefault="0059770C">
            <w:r>
              <w:tab/>
              <w:t>Admin can Ban account in the system.</w:t>
            </w:r>
          </w:p>
          <w:p w14:paraId="49004649" w14:textId="77777777" w:rsidR="0059770C" w:rsidRDefault="0059770C">
            <w:r>
              <w:t>Triggers</w:t>
            </w:r>
          </w:p>
          <w:p w14:paraId="2A954519" w14:textId="77777777" w:rsidR="0059770C" w:rsidRDefault="0059770C">
            <w:r>
              <w:t xml:space="preserve">        Admin click on button “Ban”.</w:t>
            </w:r>
            <w:r>
              <w:tab/>
            </w:r>
          </w:p>
          <w:p w14:paraId="3B889D1C" w14:textId="77777777" w:rsidR="0059770C" w:rsidRDefault="0059770C">
            <w:r>
              <w:t>Preconditions:</w:t>
            </w:r>
          </w:p>
          <w:p w14:paraId="03000A86" w14:textId="77777777" w:rsidR="0059770C" w:rsidRDefault="0059770C">
            <w:r>
              <w:t xml:space="preserve">         Admin stay on the View list account screen .</w:t>
            </w:r>
          </w:p>
          <w:p w14:paraId="33A077DE" w14:textId="77777777" w:rsidR="0059770C" w:rsidRDefault="0059770C">
            <w:r>
              <w:t>Post Conditions:</w:t>
            </w:r>
          </w:p>
          <w:p w14:paraId="2E235A8A" w14:textId="77777777" w:rsidR="0059770C" w:rsidRDefault="0059770C">
            <w:r>
              <w:t xml:space="preserve">         Success: Admin Ban account successfully.</w:t>
            </w:r>
          </w:p>
          <w:p w14:paraId="1D553747" w14:textId="77777777" w:rsidR="0059770C" w:rsidRDefault="0059770C">
            <w:r>
              <w:t xml:space="preserve">         Fail: Show error messages.</w:t>
            </w:r>
          </w:p>
          <w:p w14:paraId="69365BC8" w14:textId="77777777" w:rsidR="0059770C" w:rsidRDefault="0059770C"/>
          <w:p w14:paraId="656C0250" w14:textId="77777777" w:rsidR="0059770C" w:rsidRDefault="0059770C">
            <w:r>
              <w:t>Main Success Scenario:</w:t>
            </w:r>
          </w:p>
          <w:p w14:paraId="7BA19E29" w14:textId="77777777" w:rsidR="0059770C" w:rsidRDefault="0059770C">
            <w:r>
              <w:t xml:space="preserve">         </w:t>
            </w:r>
          </w:p>
          <w:tbl>
            <w:tblPr>
              <w:tblW w:w="8555" w:type="dxa"/>
              <w:tblLook w:val="0400" w:firstRow="0" w:lastRow="0" w:firstColumn="0" w:lastColumn="0" w:noHBand="0" w:noVBand="1"/>
            </w:tblPr>
            <w:tblGrid>
              <w:gridCol w:w="949"/>
              <w:gridCol w:w="2773"/>
              <w:gridCol w:w="4833"/>
            </w:tblGrid>
            <w:tr w:rsidR="0059770C" w14:paraId="4C63F57E"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023D88B4" w14:textId="77777777" w:rsidR="0059770C" w:rsidRDefault="0059770C">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0DB213F8" w14:textId="77777777" w:rsidR="0059770C" w:rsidRDefault="0059770C">
                  <w:pPr>
                    <w:pStyle w:val="TableStyleWCS"/>
                    <w:spacing w:line="276" w:lineRule="auto"/>
                    <w:rPr>
                      <w:rFonts w:eastAsia="Times New Roman"/>
                      <w:lang w:eastAsia="en-US"/>
                    </w:rPr>
                  </w:pPr>
                  <w:r>
                    <w:rPr>
                      <w:lang w:eastAsia="en-US"/>
                    </w:rPr>
                    <w:t>Actor Action</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03B4DBE1" w14:textId="77777777" w:rsidR="0059770C" w:rsidRDefault="0059770C">
                  <w:pPr>
                    <w:pStyle w:val="TableStyleWCS"/>
                    <w:spacing w:line="276" w:lineRule="auto"/>
                    <w:rPr>
                      <w:rFonts w:eastAsia="Times New Roman"/>
                      <w:lang w:eastAsia="en-US"/>
                    </w:rPr>
                  </w:pPr>
                  <w:r>
                    <w:rPr>
                      <w:lang w:eastAsia="en-US"/>
                    </w:rPr>
                    <w:t>System Response</w:t>
                  </w:r>
                </w:p>
              </w:tc>
            </w:tr>
            <w:tr w:rsidR="0059770C" w14:paraId="206AB65B"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1CDC9CD" w14:textId="77777777" w:rsidR="0059770C" w:rsidRDefault="0059770C">
                  <w:pPr>
                    <w:pStyle w:val="TableStyleWCS"/>
                    <w:spacing w:line="276" w:lineRule="auto"/>
                    <w:rPr>
                      <w:rFonts w:eastAsia="Times New Roman"/>
                      <w:lang w:eastAsia="en-US"/>
                    </w:rPr>
                  </w:pPr>
                  <w:r>
                    <w:rPr>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EC38DF2" w14:textId="77777777" w:rsidR="0059770C" w:rsidRDefault="0059770C">
                  <w:pPr>
                    <w:pStyle w:val="TableStyleWCS"/>
                    <w:spacing w:line="276" w:lineRule="auto"/>
                    <w:rPr>
                      <w:lang w:eastAsia="en-US"/>
                    </w:rPr>
                  </w:pPr>
                  <w:r>
                    <w:rPr>
                      <w:lang w:eastAsia="en-US"/>
                    </w:rPr>
                    <w:t>Admin stay on the View list account screen.</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2959E6" w14:textId="77777777" w:rsidR="0059770C" w:rsidRDefault="0059770C">
                  <w:pPr>
                    <w:tabs>
                      <w:tab w:val="left" w:pos="960"/>
                    </w:tabs>
                    <w:spacing w:after="0" w:line="256" w:lineRule="auto"/>
                    <w:ind w:left="720"/>
                    <w:contextualSpacing/>
                    <w:rPr>
                      <w:rFonts w:eastAsia="Noto Sans Symbols" w:cs="Noto Sans Symbols"/>
                      <w:sz w:val="22"/>
                      <w:szCs w:val="22"/>
                      <w:lang w:eastAsia="en-US"/>
                    </w:rPr>
                  </w:pPr>
                </w:p>
              </w:tc>
            </w:tr>
            <w:tr w:rsidR="0059770C" w14:paraId="542C3915"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8E286D1" w14:textId="77777777" w:rsidR="0059770C" w:rsidRDefault="0059770C">
                  <w:pPr>
                    <w:pStyle w:val="TableStyleWCS"/>
                    <w:spacing w:line="276" w:lineRule="auto"/>
                    <w:rPr>
                      <w:rFonts w:eastAsia="Times New Roman"/>
                      <w:lang w:eastAsia="en-US"/>
                    </w:rPr>
                  </w:pPr>
                  <w:r>
                    <w:rPr>
                      <w:lang w:eastAsia="en-US"/>
                    </w:rPr>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5ADDE2" w14:textId="77777777" w:rsidR="0059770C" w:rsidRDefault="0059770C">
                  <w:pPr>
                    <w:pStyle w:val="TableStyleWCS"/>
                    <w:spacing w:line="276" w:lineRule="auto"/>
                    <w:rPr>
                      <w:lang w:eastAsia="en-US"/>
                    </w:rPr>
                  </w:pPr>
                  <w:r>
                    <w:rPr>
                      <w:lang w:eastAsia="en-US"/>
                    </w:rPr>
                    <w:t>Admin click on button “Ban”.</w:t>
                  </w:r>
                </w:p>
                <w:p w14:paraId="69FF1EC3" w14:textId="77777777" w:rsidR="0059770C" w:rsidRDefault="0059770C">
                  <w:pPr>
                    <w:pStyle w:val="TableStyleWCS"/>
                    <w:spacing w:line="276" w:lineRule="auto"/>
                    <w:rPr>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4BFBBF" w14:textId="77777777" w:rsidR="0059770C" w:rsidRDefault="0059770C">
                  <w:pPr>
                    <w:pStyle w:val="TableStyleWCS"/>
                    <w:spacing w:line="276" w:lineRule="auto"/>
                    <w:rPr>
                      <w:lang w:eastAsia="en-US"/>
                    </w:rPr>
                  </w:pPr>
                  <w:r>
                    <w:rPr>
                      <w:lang w:eastAsia="en-US"/>
                    </w:rPr>
                    <w:lastRenderedPageBreak/>
                    <w:t>The system Ban the account successfully and change status button “Ban” to “StopBan”.</w:t>
                  </w:r>
                </w:p>
                <w:p w14:paraId="2D05D795" w14:textId="77777777" w:rsidR="0059770C" w:rsidRDefault="0059770C">
                  <w:pPr>
                    <w:pStyle w:val="TableStyleWCS"/>
                    <w:spacing w:line="276" w:lineRule="auto"/>
                    <w:rPr>
                      <w:lang w:eastAsia="en-US"/>
                    </w:rPr>
                  </w:pPr>
                  <w:r>
                    <w:rPr>
                      <w:lang w:eastAsia="en-US"/>
                    </w:rPr>
                    <w:lastRenderedPageBreak/>
                    <w:t>Alternative [1]</w:t>
                  </w:r>
                </w:p>
              </w:tc>
            </w:tr>
          </w:tbl>
          <w:p w14:paraId="3F96BF2F" w14:textId="77777777" w:rsidR="0059770C" w:rsidRDefault="0059770C"/>
          <w:p w14:paraId="15313EC6" w14:textId="77777777" w:rsidR="0059770C" w:rsidRDefault="0059770C">
            <w:r>
              <w:t>Alternative Scenario :</w:t>
            </w:r>
          </w:p>
          <w:tbl>
            <w:tblPr>
              <w:tblW w:w="8429" w:type="dxa"/>
              <w:tblLook w:val="0400" w:firstRow="0" w:lastRow="0" w:firstColumn="0" w:lastColumn="0" w:noHBand="0" w:noVBand="1"/>
            </w:tblPr>
            <w:tblGrid>
              <w:gridCol w:w="949"/>
              <w:gridCol w:w="2773"/>
              <w:gridCol w:w="4707"/>
            </w:tblGrid>
            <w:tr w:rsidR="0059770C" w14:paraId="7B1887B7"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1D41FD76" w14:textId="77777777" w:rsidR="0059770C" w:rsidRDefault="0059770C">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07A54EF1" w14:textId="77777777" w:rsidR="0059770C" w:rsidRDefault="0059770C">
                  <w:pPr>
                    <w:pStyle w:val="TableStyleWCS"/>
                    <w:spacing w:line="276" w:lineRule="auto"/>
                    <w:rPr>
                      <w:rFonts w:eastAsia="Times New Roman"/>
                      <w:lang w:eastAsia="en-US"/>
                    </w:rPr>
                  </w:pPr>
                  <w:r>
                    <w:rPr>
                      <w:lang w:eastAsia="en-US"/>
                    </w:rPr>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6BD23A6E" w14:textId="77777777" w:rsidR="0059770C" w:rsidRDefault="0059770C">
                  <w:pPr>
                    <w:pStyle w:val="TableStyleWCS"/>
                    <w:spacing w:line="276" w:lineRule="auto"/>
                    <w:rPr>
                      <w:rFonts w:eastAsia="Times New Roman"/>
                      <w:lang w:eastAsia="en-US"/>
                    </w:rPr>
                  </w:pPr>
                  <w:r>
                    <w:rPr>
                      <w:lang w:eastAsia="en-US"/>
                    </w:rPr>
                    <w:t>System Response</w:t>
                  </w:r>
                </w:p>
              </w:tc>
            </w:tr>
            <w:tr w:rsidR="0059770C" w14:paraId="602E516F"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1B7E20" w14:textId="77777777" w:rsidR="0059770C" w:rsidRDefault="0059770C">
                  <w:pPr>
                    <w:pStyle w:val="TableStyleWCS"/>
                    <w:spacing w:line="276" w:lineRule="auto"/>
                    <w:rPr>
                      <w:rFonts w:eastAsia="Times New Roman"/>
                      <w:lang w:eastAsia="en-US"/>
                    </w:rPr>
                  </w:pPr>
                  <w:r>
                    <w:rPr>
                      <w:rFonts w:eastAsia="Times New Roman"/>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C27B32" w14:textId="77777777" w:rsidR="0059770C" w:rsidRDefault="0059770C">
                  <w:pPr>
                    <w:pStyle w:val="TableStyleWCS"/>
                    <w:spacing w:line="276" w:lineRule="auto"/>
                    <w:rPr>
                      <w:lang w:eastAsia="en-US"/>
                    </w:rPr>
                  </w:pPr>
                  <w:r>
                    <w:rPr>
                      <w:lang w:eastAsia="en-US"/>
                    </w:rPr>
                    <w:t>Admin click on button “StopBan”.</w:t>
                  </w:r>
                </w:p>
                <w:p w14:paraId="63FD2AD1" w14:textId="77777777" w:rsidR="0059770C" w:rsidRDefault="0059770C">
                  <w:pPr>
                    <w:pStyle w:val="TableStyleWCS"/>
                    <w:spacing w:line="276" w:lineRule="auto"/>
                    <w:rPr>
                      <w:lang w:eastAsia="en-US"/>
                    </w:rPr>
                  </w:pPr>
                </w:p>
                <w:p w14:paraId="0260854C" w14:textId="77777777" w:rsidR="0059770C" w:rsidRDefault="0059770C">
                  <w:pPr>
                    <w:pStyle w:val="TableStyleWCS"/>
                    <w:spacing w:line="276" w:lineRule="auto"/>
                    <w:rPr>
                      <w:rFonts w:eastAsia="Times New Roman"/>
                      <w:lang w:eastAsia="en-US"/>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BE66144" w14:textId="77777777" w:rsidR="0059770C" w:rsidRDefault="0059770C">
                  <w:pPr>
                    <w:pStyle w:val="TableStyleWCS"/>
                    <w:spacing w:line="276" w:lineRule="auto"/>
                    <w:rPr>
                      <w:rFonts w:eastAsia="Noto Sans Symbols" w:cs="Noto Sans Symbols"/>
                      <w:lang w:eastAsia="en-US"/>
                    </w:rPr>
                  </w:pPr>
                  <w:r>
                    <w:rPr>
                      <w:lang w:eastAsia="en-US"/>
                    </w:rPr>
                    <w:t>The system Ban the account successfully and change status button “StopBan” to “Ban”.</w:t>
                  </w:r>
                </w:p>
              </w:tc>
            </w:tr>
          </w:tbl>
          <w:p w14:paraId="6BF6F719" w14:textId="77777777" w:rsidR="0059770C" w:rsidRDefault="0059770C"/>
          <w:p w14:paraId="7C7269DF" w14:textId="77777777" w:rsidR="0059770C" w:rsidRDefault="0059770C">
            <w:r>
              <w:t>Relationships: N/A</w:t>
            </w:r>
          </w:p>
          <w:p w14:paraId="4C549083" w14:textId="77777777" w:rsidR="0059770C" w:rsidRDefault="0059770C">
            <w:pPr>
              <w:spacing w:after="200" w:line="276" w:lineRule="auto"/>
              <w:rPr>
                <w:sz w:val="22"/>
                <w:szCs w:val="22"/>
                <w:lang w:eastAsia="en-US"/>
              </w:rPr>
            </w:pPr>
            <w:r>
              <w:t>Business Rules:</w:t>
            </w:r>
          </w:p>
        </w:tc>
      </w:tr>
    </w:tbl>
    <w:p w14:paraId="5D0FACC7" w14:textId="371E50D2" w:rsidR="008006FA" w:rsidRPr="00355794" w:rsidRDefault="008006FA" w:rsidP="00405A3A">
      <w:pPr>
        <w:pStyle w:val="Heading2"/>
      </w:pPr>
      <w:bookmarkStart w:id="61" w:name="_Toc77171512"/>
      <w:r>
        <w:lastRenderedPageBreak/>
        <w:t>&lt; Admin &gt; Add moderator</w:t>
      </w:r>
      <w:bookmarkEnd w:id="61"/>
    </w:p>
    <w:p w14:paraId="3D643911" w14:textId="0475251B" w:rsidR="008006FA" w:rsidRPr="003A09D5" w:rsidRDefault="00D27390" w:rsidP="00D27390">
      <w:pPr>
        <w:jc w:val="center"/>
      </w:pPr>
      <w:r>
        <w:drawing>
          <wp:inline distT="0" distB="0" distL="0" distR="0" wp14:anchorId="1D1D3BE7" wp14:editId="058FBE26">
            <wp:extent cx="3380014" cy="15893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380014" cy="1589314"/>
                    </a:xfrm>
                    <a:prstGeom prst="rect">
                      <a:avLst/>
                    </a:prstGeom>
                  </pic:spPr>
                </pic:pic>
              </a:graphicData>
            </a:graphic>
          </wp:inline>
        </w:drawing>
      </w:r>
    </w:p>
    <w:p w14:paraId="48EE14CC" w14:textId="01D7D230" w:rsidR="008006FA" w:rsidRDefault="008006FA" w:rsidP="008006FA">
      <w:pPr>
        <w:jc w:val="center"/>
      </w:pPr>
      <w:r>
        <w:t>Figure 3.</w:t>
      </w:r>
      <w:r w:rsidR="00515355">
        <w:t>41</w:t>
      </w:r>
      <w:r>
        <w:t xml:space="preserve"> &lt; Admin &gt; Add moderator</w:t>
      </w:r>
    </w:p>
    <w:p w14:paraId="70A0A4DB" w14:textId="77777777" w:rsidR="008006FA" w:rsidRDefault="008006FA" w:rsidP="008006FA"/>
    <w:p w14:paraId="2287D6E6" w14:textId="1F5B1E7E" w:rsidR="0059770C" w:rsidRDefault="008006FA" w:rsidP="008006FA">
      <w:r>
        <w:t>Use Case Specification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8" w:type="dxa"/>
          <w:left w:w="115" w:type="dxa"/>
          <w:bottom w:w="58" w:type="dxa"/>
          <w:right w:w="115" w:type="dxa"/>
        </w:tblCellMar>
        <w:tblLook w:val="01E0" w:firstRow="1" w:lastRow="1" w:firstColumn="1" w:lastColumn="1" w:noHBand="0" w:noVBand="0"/>
      </w:tblPr>
      <w:tblGrid>
        <w:gridCol w:w="2490"/>
        <w:gridCol w:w="2441"/>
        <w:gridCol w:w="1428"/>
        <w:gridCol w:w="743"/>
        <w:gridCol w:w="2088"/>
      </w:tblGrid>
      <w:tr w:rsidR="0059770C" w14:paraId="0C121FC1" w14:textId="77777777" w:rsidTr="0059770C">
        <w:tc>
          <w:tcPr>
            <w:tcW w:w="5000" w:type="pct"/>
            <w:gridSpan w:val="5"/>
            <w:tcBorders>
              <w:top w:val="single" w:sz="4" w:space="0" w:color="000000"/>
              <w:left w:val="single" w:sz="4" w:space="0" w:color="000000"/>
              <w:bottom w:val="single" w:sz="4" w:space="0" w:color="000000"/>
              <w:right w:val="single" w:sz="4" w:space="0" w:color="000000"/>
            </w:tcBorders>
            <w:shd w:val="clear" w:color="auto" w:fill="F3F3F3"/>
          </w:tcPr>
          <w:p w14:paraId="504BEEB9" w14:textId="67A5832D" w:rsidR="0059770C" w:rsidRDefault="00B444BD">
            <w:pPr>
              <w:spacing w:after="200" w:line="276" w:lineRule="auto"/>
              <w:rPr>
                <w:sz w:val="22"/>
                <w:szCs w:val="22"/>
                <w:lang w:eastAsia="en-US"/>
              </w:rPr>
            </w:pPr>
            <w:r>
              <w:t>USE CASE – sSs_UC_</w:t>
            </w:r>
            <w:r>
              <w:t>35</w:t>
            </w:r>
          </w:p>
        </w:tc>
      </w:tr>
      <w:tr w:rsidR="0059770C" w14:paraId="2BE455C4" w14:textId="77777777" w:rsidTr="005F28B2">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2E58DBD9" w14:textId="77777777" w:rsidR="0059770C" w:rsidRDefault="0059770C">
            <w:pPr>
              <w:spacing w:after="200" w:line="276" w:lineRule="auto"/>
              <w:rPr>
                <w:sz w:val="22"/>
                <w:szCs w:val="22"/>
                <w:lang w:eastAsia="en-US"/>
              </w:rPr>
            </w:pPr>
            <w:r>
              <w:t>Use-case No.</w:t>
            </w:r>
          </w:p>
        </w:tc>
        <w:tc>
          <w:tcPr>
            <w:tcW w:w="1328" w:type="pct"/>
            <w:tcBorders>
              <w:top w:val="single" w:sz="4" w:space="0" w:color="000000"/>
              <w:left w:val="single" w:sz="4" w:space="0" w:color="000000"/>
              <w:bottom w:val="single" w:sz="4" w:space="0" w:color="000000"/>
              <w:right w:val="single" w:sz="4" w:space="0" w:color="000000"/>
            </w:tcBorders>
            <w:hideMark/>
          </w:tcPr>
          <w:p w14:paraId="21F6D82B" w14:textId="357D04F9" w:rsidR="0059770C" w:rsidRDefault="00B444BD">
            <w:pPr>
              <w:spacing w:after="200" w:line="276" w:lineRule="auto"/>
              <w:rPr>
                <w:sz w:val="22"/>
                <w:szCs w:val="22"/>
                <w:lang w:eastAsia="en-US"/>
              </w:rPr>
            </w:pPr>
            <w:r>
              <w:t>&lt;UC035</w:t>
            </w:r>
            <w:r w:rsidR="0059770C">
              <w:t>&gt;</w:t>
            </w:r>
          </w:p>
        </w:tc>
        <w:tc>
          <w:tcPr>
            <w:tcW w:w="1181" w:type="pct"/>
            <w:gridSpan w:val="2"/>
            <w:tcBorders>
              <w:top w:val="single" w:sz="4" w:space="0" w:color="000000"/>
              <w:left w:val="single" w:sz="4" w:space="0" w:color="000000"/>
              <w:bottom w:val="single" w:sz="4" w:space="0" w:color="000000"/>
              <w:right w:val="single" w:sz="4" w:space="0" w:color="000000"/>
            </w:tcBorders>
            <w:shd w:val="clear" w:color="auto" w:fill="F3F3F3"/>
            <w:hideMark/>
          </w:tcPr>
          <w:p w14:paraId="15CFB647" w14:textId="77777777" w:rsidR="0059770C" w:rsidRDefault="0059770C">
            <w:pPr>
              <w:spacing w:after="200" w:line="276" w:lineRule="auto"/>
              <w:rPr>
                <w:sz w:val="22"/>
                <w:szCs w:val="22"/>
                <w:lang w:eastAsia="en-US"/>
              </w:rPr>
            </w:pPr>
            <w:r>
              <w:t>Use-case Version</w:t>
            </w:r>
          </w:p>
        </w:tc>
        <w:tc>
          <w:tcPr>
            <w:tcW w:w="1136" w:type="pct"/>
            <w:tcBorders>
              <w:top w:val="single" w:sz="4" w:space="0" w:color="000000"/>
              <w:left w:val="single" w:sz="4" w:space="0" w:color="000000"/>
              <w:bottom w:val="single" w:sz="4" w:space="0" w:color="000000"/>
              <w:right w:val="single" w:sz="4" w:space="0" w:color="000000"/>
            </w:tcBorders>
            <w:hideMark/>
          </w:tcPr>
          <w:p w14:paraId="5C906E4D" w14:textId="77777777" w:rsidR="0059770C" w:rsidRDefault="0059770C">
            <w:pPr>
              <w:spacing w:after="200" w:line="276" w:lineRule="auto"/>
              <w:rPr>
                <w:sz w:val="22"/>
                <w:szCs w:val="22"/>
                <w:lang w:eastAsia="en-US"/>
              </w:rPr>
            </w:pPr>
            <w:r>
              <w:t>1.0</w:t>
            </w:r>
          </w:p>
        </w:tc>
      </w:tr>
      <w:tr w:rsidR="0059770C" w14:paraId="2C2491CA" w14:textId="77777777" w:rsidTr="005F28B2">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71BB1937" w14:textId="77777777" w:rsidR="0059770C" w:rsidRDefault="0059770C">
            <w:pPr>
              <w:spacing w:after="200" w:line="276" w:lineRule="auto"/>
              <w:rPr>
                <w:sz w:val="22"/>
                <w:szCs w:val="22"/>
                <w:lang w:eastAsia="en-US"/>
              </w:rPr>
            </w:pPr>
            <w:r>
              <w:lastRenderedPageBreak/>
              <w:t>Use-case Name</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31C34B17" w14:textId="77777777" w:rsidR="0059770C" w:rsidRDefault="0059770C">
            <w:pPr>
              <w:spacing w:after="200" w:line="276" w:lineRule="auto"/>
              <w:rPr>
                <w:sz w:val="22"/>
                <w:szCs w:val="22"/>
                <w:lang w:eastAsia="en-US"/>
              </w:rPr>
            </w:pPr>
            <w:r>
              <w:t>Add moderator</w:t>
            </w:r>
          </w:p>
        </w:tc>
      </w:tr>
      <w:tr w:rsidR="0059770C" w14:paraId="7414956B" w14:textId="77777777" w:rsidTr="005F28B2">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11F9C375" w14:textId="77777777" w:rsidR="0059770C" w:rsidRDefault="0059770C">
            <w:pPr>
              <w:spacing w:after="200" w:line="276" w:lineRule="auto"/>
              <w:rPr>
                <w:sz w:val="22"/>
                <w:szCs w:val="22"/>
                <w:lang w:eastAsia="en-US"/>
              </w:rPr>
            </w:pPr>
            <w:r>
              <w:t xml:space="preserve">Author </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35CC2783" w14:textId="77777777" w:rsidR="0059770C" w:rsidRDefault="0059770C">
            <w:pPr>
              <w:spacing w:after="200" w:line="276" w:lineRule="auto"/>
              <w:rPr>
                <w:sz w:val="22"/>
                <w:szCs w:val="22"/>
                <w:lang w:eastAsia="en-US"/>
              </w:rPr>
            </w:pPr>
            <w:r>
              <w:t>Nguyen Le Anh Long</w:t>
            </w:r>
          </w:p>
        </w:tc>
      </w:tr>
      <w:tr w:rsidR="0059770C" w14:paraId="5C15CD48" w14:textId="77777777" w:rsidTr="005F28B2">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54B518FD" w14:textId="77777777" w:rsidR="0059770C" w:rsidRDefault="0059770C">
            <w:pPr>
              <w:spacing w:after="200" w:line="276" w:lineRule="auto"/>
              <w:rPr>
                <w:sz w:val="22"/>
                <w:szCs w:val="22"/>
                <w:lang w:eastAsia="en-US"/>
              </w:rPr>
            </w:pPr>
            <w:r>
              <w:t>Date</w:t>
            </w:r>
          </w:p>
        </w:tc>
        <w:tc>
          <w:tcPr>
            <w:tcW w:w="1328" w:type="pct"/>
            <w:tcBorders>
              <w:top w:val="single" w:sz="4" w:space="0" w:color="000000"/>
              <w:left w:val="single" w:sz="4" w:space="0" w:color="000000"/>
              <w:bottom w:val="single" w:sz="4" w:space="0" w:color="000000"/>
              <w:right w:val="single" w:sz="4" w:space="0" w:color="000000"/>
            </w:tcBorders>
            <w:hideMark/>
          </w:tcPr>
          <w:p w14:paraId="428C8A23" w14:textId="77777777" w:rsidR="0059770C" w:rsidRDefault="0059770C">
            <w:pPr>
              <w:spacing w:after="200" w:line="276" w:lineRule="auto"/>
              <w:rPr>
                <w:sz w:val="22"/>
                <w:szCs w:val="22"/>
                <w:lang w:eastAsia="en-US"/>
              </w:rPr>
            </w:pPr>
            <w:r>
              <w:t>7/03/2021</w:t>
            </w:r>
          </w:p>
        </w:tc>
        <w:tc>
          <w:tcPr>
            <w:tcW w:w="777" w:type="pct"/>
            <w:tcBorders>
              <w:top w:val="single" w:sz="4" w:space="0" w:color="000000"/>
              <w:left w:val="single" w:sz="4" w:space="0" w:color="000000"/>
              <w:bottom w:val="single" w:sz="4" w:space="0" w:color="000000"/>
              <w:right w:val="single" w:sz="4" w:space="0" w:color="000000"/>
            </w:tcBorders>
            <w:shd w:val="clear" w:color="auto" w:fill="F3F3F3"/>
            <w:hideMark/>
          </w:tcPr>
          <w:p w14:paraId="249C2D98" w14:textId="77777777" w:rsidR="0059770C" w:rsidRDefault="0059770C">
            <w:pPr>
              <w:spacing w:after="200" w:line="276" w:lineRule="auto"/>
              <w:rPr>
                <w:sz w:val="22"/>
                <w:szCs w:val="22"/>
                <w:lang w:eastAsia="en-US"/>
              </w:rPr>
            </w:pPr>
            <w:r>
              <w:t>Priority</w:t>
            </w:r>
          </w:p>
        </w:tc>
        <w:tc>
          <w:tcPr>
            <w:tcW w:w="1540" w:type="pct"/>
            <w:gridSpan w:val="2"/>
            <w:tcBorders>
              <w:top w:val="single" w:sz="4" w:space="0" w:color="000000"/>
              <w:left w:val="single" w:sz="4" w:space="0" w:color="000000"/>
              <w:bottom w:val="single" w:sz="4" w:space="0" w:color="000000"/>
              <w:right w:val="single" w:sz="4" w:space="0" w:color="000000"/>
            </w:tcBorders>
            <w:hideMark/>
          </w:tcPr>
          <w:p w14:paraId="168DE1A2" w14:textId="77777777" w:rsidR="0059770C" w:rsidRDefault="0059770C">
            <w:pPr>
              <w:spacing w:after="200" w:line="276" w:lineRule="auto"/>
              <w:rPr>
                <w:sz w:val="22"/>
                <w:szCs w:val="22"/>
                <w:lang w:eastAsia="en-US"/>
              </w:rPr>
            </w:pPr>
            <w:r>
              <w:t>Normal</w:t>
            </w:r>
          </w:p>
        </w:tc>
      </w:tr>
      <w:tr w:rsidR="0059770C" w14:paraId="631CD81A" w14:textId="77777777" w:rsidTr="0059770C">
        <w:tc>
          <w:tcPr>
            <w:tcW w:w="5000" w:type="pct"/>
            <w:gridSpan w:val="5"/>
            <w:tcBorders>
              <w:top w:val="single" w:sz="4" w:space="0" w:color="000000"/>
              <w:left w:val="single" w:sz="4" w:space="0" w:color="000000"/>
              <w:bottom w:val="single" w:sz="4" w:space="0" w:color="000000"/>
              <w:right w:val="single" w:sz="4" w:space="0" w:color="000000"/>
            </w:tcBorders>
            <w:shd w:val="clear" w:color="auto" w:fill="FFFFFF"/>
          </w:tcPr>
          <w:p w14:paraId="4B711D4B" w14:textId="77777777" w:rsidR="0059770C" w:rsidRDefault="0059770C">
            <w:r>
              <w:t>Actor:</w:t>
            </w:r>
          </w:p>
          <w:p w14:paraId="4D7DB3CA" w14:textId="77777777" w:rsidR="0059770C" w:rsidRDefault="0059770C">
            <w:r>
              <w:t xml:space="preserve">         Admin</w:t>
            </w:r>
          </w:p>
          <w:p w14:paraId="6A673BA6" w14:textId="77777777" w:rsidR="0059770C" w:rsidRDefault="0059770C">
            <w:r>
              <w:t>Summary:</w:t>
            </w:r>
          </w:p>
          <w:p w14:paraId="15684565" w14:textId="77777777" w:rsidR="0059770C" w:rsidRDefault="0059770C">
            <w:r>
              <w:t xml:space="preserve">         This use case allows Admin to Add moderator.</w:t>
            </w:r>
          </w:p>
          <w:p w14:paraId="5C3AF15B" w14:textId="77777777" w:rsidR="0059770C" w:rsidRDefault="0059770C">
            <w:r>
              <w:t>Goal:</w:t>
            </w:r>
          </w:p>
          <w:p w14:paraId="5C4A1CB4" w14:textId="77777777" w:rsidR="0059770C" w:rsidRDefault="0059770C">
            <w:r>
              <w:tab/>
              <w:t>Admin can Add moderator in the system.</w:t>
            </w:r>
          </w:p>
          <w:p w14:paraId="223C0DC5" w14:textId="77777777" w:rsidR="0059770C" w:rsidRDefault="0059770C">
            <w:r>
              <w:t>Triggers</w:t>
            </w:r>
          </w:p>
          <w:p w14:paraId="74E8F303" w14:textId="77777777" w:rsidR="0059770C" w:rsidRDefault="0059770C">
            <w:r>
              <w:t xml:space="preserve">        Admin click on button “Add moderator”.</w:t>
            </w:r>
            <w:r>
              <w:tab/>
            </w:r>
          </w:p>
          <w:p w14:paraId="27BFBFFD" w14:textId="77777777" w:rsidR="0059770C" w:rsidRDefault="0059770C">
            <w:r>
              <w:t>Preconditions:</w:t>
            </w:r>
          </w:p>
          <w:p w14:paraId="0235172B" w14:textId="77777777" w:rsidR="0059770C" w:rsidRDefault="0059770C">
            <w:r>
              <w:t xml:space="preserve">         Admin must be log in .</w:t>
            </w:r>
          </w:p>
          <w:p w14:paraId="49C68052" w14:textId="77777777" w:rsidR="0059770C" w:rsidRDefault="0059770C">
            <w:r>
              <w:t>Post Conditions:</w:t>
            </w:r>
          </w:p>
          <w:p w14:paraId="5F35B05E" w14:textId="77777777" w:rsidR="0059770C" w:rsidRDefault="0059770C">
            <w:r>
              <w:t xml:space="preserve">          Success: Admin can Add moderator in the system successfully.</w:t>
            </w:r>
          </w:p>
          <w:p w14:paraId="29BBEA2E" w14:textId="77777777" w:rsidR="0059770C" w:rsidRDefault="0059770C">
            <w:r>
              <w:t xml:space="preserve">         Fail: Show error messages.</w:t>
            </w:r>
          </w:p>
          <w:p w14:paraId="2913ACFF" w14:textId="77777777" w:rsidR="0059770C" w:rsidRDefault="0059770C"/>
          <w:p w14:paraId="72E074A5" w14:textId="77777777" w:rsidR="0059770C" w:rsidRDefault="0059770C"/>
          <w:p w14:paraId="27E7DF1F" w14:textId="77777777" w:rsidR="0059770C" w:rsidRDefault="0059770C"/>
          <w:p w14:paraId="05676170" w14:textId="77777777" w:rsidR="0059770C" w:rsidRDefault="0059770C">
            <w:r>
              <w:t>Main Success Scenario:</w:t>
            </w:r>
          </w:p>
          <w:p w14:paraId="6A11A980" w14:textId="77777777" w:rsidR="0059770C" w:rsidRDefault="0059770C">
            <w:r>
              <w:t xml:space="preserve">         </w:t>
            </w:r>
          </w:p>
          <w:tbl>
            <w:tblPr>
              <w:tblW w:w="8555" w:type="dxa"/>
              <w:tblLook w:val="0400" w:firstRow="0" w:lastRow="0" w:firstColumn="0" w:lastColumn="0" w:noHBand="0" w:noVBand="1"/>
            </w:tblPr>
            <w:tblGrid>
              <w:gridCol w:w="949"/>
              <w:gridCol w:w="2773"/>
              <w:gridCol w:w="4833"/>
            </w:tblGrid>
            <w:tr w:rsidR="0059770C" w14:paraId="1B3C8BDF"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42A08CF5" w14:textId="77777777" w:rsidR="0059770C" w:rsidRDefault="0059770C">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244C7DB4" w14:textId="77777777" w:rsidR="0059770C" w:rsidRDefault="0059770C">
                  <w:pPr>
                    <w:pStyle w:val="TableStyleWCS"/>
                    <w:spacing w:line="276" w:lineRule="auto"/>
                    <w:rPr>
                      <w:rFonts w:eastAsia="Times New Roman"/>
                      <w:lang w:eastAsia="en-US"/>
                    </w:rPr>
                  </w:pPr>
                  <w:r>
                    <w:rPr>
                      <w:lang w:eastAsia="en-US"/>
                    </w:rPr>
                    <w:t>Actor Action</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257F2F0B" w14:textId="77777777" w:rsidR="0059770C" w:rsidRDefault="0059770C">
                  <w:pPr>
                    <w:pStyle w:val="TableStyleWCS"/>
                    <w:spacing w:line="276" w:lineRule="auto"/>
                    <w:rPr>
                      <w:rFonts w:eastAsia="Times New Roman"/>
                      <w:lang w:eastAsia="en-US"/>
                    </w:rPr>
                  </w:pPr>
                  <w:r>
                    <w:rPr>
                      <w:lang w:eastAsia="en-US"/>
                    </w:rPr>
                    <w:t>System Response</w:t>
                  </w:r>
                </w:p>
              </w:tc>
            </w:tr>
            <w:tr w:rsidR="0059770C" w14:paraId="292E0C18"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CE9970" w14:textId="77777777" w:rsidR="0059770C" w:rsidRDefault="0059770C">
                  <w:pPr>
                    <w:pStyle w:val="TableStyleWCS"/>
                    <w:spacing w:line="276" w:lineRule="auto"/>
                    <w:rPr>
                      <w:rFonts w:eastAsia="Times New Roman"/>
                      <w:lang w:eastAsia="en-US"/>
                    </w:rPr>
                  </w:pPr>
                  <w:r>
                    <w:rPr>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E15D11" w14:textId="77777777" w:rsidR="0059770C" w:rsidRDefault="0059770C">
                  <w:pPr>
                    <w:pStyle w:val="TableStyleWCS"/>
                    <w:spacing w:line="276" w:lineRule="auto"/>
                    <w:rPr>
                      <w:lang w:eastAsia="en-US"/>
                    </w:rPr>
                  </w:pPr>
                  <w:r>
                    <w:rPr>
                      <w:lang w:eastAsia="en-US"/>
                    </w:rPr>
                    <w:t>Admin stay on the screen.</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BC26ED" w14:textId="77777777" w:rsidR="0059770C" w:rsidRDefault="0059770C">
                  <w:pPr>
                    <w:tabs>
                      <w:tab w:val="left" w:pos="960"/>
                    </w:tabs>
                    <w:spacing w:after="0" w:line="256" w:lineRule="auto"/>
                    <w:ind w:left="720"/>
                    <w:contextualSpacing/>
                    <w:rPr>
                      <w:rFonts w:eastAsia="Noto Sans Symbols" w:cs="Noto Sans Symbols"/>
                      <w:sz w:val="22"/>
                      <w:szCs w:val="22"/>
                      <w:lang w:eastAsia="en-US"/>
                    </w:rPr>
                  </w:pPr>
                </w:p>
              </w:tc>
            </w:tr>
            <w:tr w:rsidR="0059770C" w14:paraId="2A1B6D15"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92BED2" w14:textId="77777777" w:rsidR="0059770C" w:rsidRDefault="0059770C">
                  <w:pPr>
                    <w:pStyle w:val="TableStyleWCS"/>
                    <w:spacing w:line="276" w:lineRule="auto"/>
                    <w:rPr>
                      <w:rFonts w:eastAsia="Times New Roman"/>
                      <w:lang w:eastAsia="en-US"/>
                    </w:rPr>
                  </w:pPr>
                  <w:r>
                    <w:rPr>
                      <w:lang w:eastAsia="en-US"/>
                    </w:rPr>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AF70C8" w14:textId="77777777" w:rsidR="0059770C" w:rsidRDefault="0059770C">
                  <w:pPr>
                    <w:pStyle w:val="TableStyleWCS"/>
                    <w:spacing w:line="276" w:lineRule="auto"/>
                    <w:rPr>
                      <w:lang w:eastAsia="en-US"/>
                    </w:rPr>
                  </w:pPr>
                  <w:r>
                    <w:rPr>
                      <w:lang w:eastAsia="en-US"/>
                    </w:rPr>
                    <w:t>Admin click on button “Add moderator”.</w:t>
                  </w:r>
                </w:p>
                <w:p w14:paraId="3386711D" w14:textId="77777777" w:rsidR="0059770C" w:rsidRDefault="0059770C">
                  <w:pPr>
                    <w:pStyle w:val="TableStyleWCS"/>
                    <w:spacing w:line="276" w:lineRule="auto"/>
                    <w:rPr>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AE31D0" w14:textId="77777777" w:rsidR="0059770C" w:rsidRDefault="0059770C">
                  <w:pPr>
                    <w:pStyle w:val="TableStyleWCS"/>
                    <w:spacing w:line="276" w:lineRule="auto"/>
                    <w:rPr>
                      <w:lang w:eastAsia="en-US"/>
                    </w:rPr>
                  </w:pPr>
                  <w:r>
                    <w:rPr>
                      <w:lang w:eastAsia="en-US"/>
                    </w:rPr>
                    <w:t>The system show a list in table :</w:t>
                  </w:r>
                </w:p>
                <w:p w14:paraId="00B9CEF6" w14:textId="77777777" w:rsidR="0059770C" w:rsidRDefault="0059770C">
                  <w:pPr>
                    <w:pStyle w:val="TableStyleWCS"/>
                    <w:spacing w:line="276" w:lineRule="auto"/>
                    <w:rPr>
                      <w:lang w:eastAsia="en-US"/>
                    </w:rPr>
                  </w:pPr>
                  <w:r>
                    <w:rPr>
                      <w:lang w:eastAsia="en-US"/>
                    </w:rPr>
                    <w:t>+ Username: textbox, required.</w:t>
                  </w:r>
                </w:p>
                <w:p w14:paraId="73455109" w14:textId="77777777" w:rsidR="0059770C" w:rsidRDefault="0059770C">
                  <w:pPr>
                    <w:pStyle w:val="TableStyleWCS"/>
                    <w:spacing w:line="276" w:lineRule="auto"/>
                    <w:rPr>
                      <w:lang w:eastAsia="en-US"/>
                    </w:rPr>
                  </w:pPr>
                  <w:r>
                    <w:rPr>
                      <w:lang w:eastAsia="en-US"/>
                    </w:rPr>
                    <w:t>+ Password:password, required.</w:t>
                  </w:r>
                </w:p>
                <w:p w14:paraId="4542C3C7" w14:textId="77777777" w:rsidR="0059770C" w:rsidRDefault="0059770C">
                  <w:pPr>
                    <w:pStyle w:val="TableStyleWCS"/>
                    <w:spacing w:line="276" w:lineRule="auto"/>
                    <w:rPr>
                      <w:lang w:eastAsia="en-US"/>
                    </w:rPr>
                  </w:pPr>
                  <w:r>
                    <w:rPr>
                      <w:lang w:eastAsia="en-US"/>
                    </w:rPr>
                    <w:lastRenderedPageBreak/>
                    <w:t>+Fullname:textbox, required.</w:t>
                  </w:r>
                </w:p>
                <w:p w14:paraId="2D5D71E6" w14:textId="77777777" w:rsidR="0059770C" w:rsidRDefault="0059770C">
                  <w:pPr>
                    <w:pStyle w:val="TableStyleWCS"/>
                    <w:spacing w:line="276" w:lineRule="auto"/>
                    <w:rPr>
                      <w:lang w:eastAsia="en-US"/>
                    </w:rPr>
                  </w:pPr>
                  <w:r>
                    <w:rPr>
                      <w:lang w:eastAsia="en-US"/>
                    </w:rPr>
                    <w:t>+Address:textbox, required.</w:t>
                  </w:r>
                </w:p>
                <w:p w14:paraId="74E75EC4" w14:textId="77777777" w:rsidR="0059770C" w:rsidRDefault="0059770C">
                  <w:pPr>
                    <w:pStyle w:val="TableStyleWCS"/>
                    <w:spacing w:line="276" w:lineRule="auto"/>
                    <w:rPr>
                      <w:lang w:eastAsia="en-US"/>
                    </w:rPr>
                  </w:pPr>
                  <w:r>
                    <w:rPr>
                      <w:lang w:eastAsia="en-US"/>
                    </w:rPr>
                    <w:t>+Email:textbox, required.</w:t>
                  </w:r>
                </w:p>
                <w:p w14:paraId="6B2B79B7" w14:textId="77777777" w:rsidR="0059770C" w:rsidRDefault="0059770C">
                  <w:pPr>
                    <w:pStyle w:val="TableStyleWCS"/>
                    <w:spacing w:line="276" w:lineRule="auto"/>
                    <w:rPr>
                      <w:lang w:eastAsia="en-US"/>
                    </w:rPr>
                  </w:pPr>
                  <w:r>
                    <w:rPr>
                      <w:lang w:eastAsia="en-US"/>
                    </w:rPr>
                    <w:t>+ Phone:textbox, required.</w:t>
                  </w:r>
                </w:p>
                <w:p w14:paraId="7DE94CB3" w14:textId="77777777" w:rsidR="0059770C" w:rsidRDefault="0059770C">
                  <w:pPr>
                    <w:pStyle w:val="TableStyleWCS"/>
                    <w:spacing w:line="276" w:lineRule="auto"/>
                    <w:rPr>
                      <w:lang w:eastAsia="en-US"/>
                    </w:rPr>
                  </w:pPr>
                  <w:r>
                    <w:rPr>
                      <w:lang w:eastAsia="en-US"/>
                    </w:rPr>
                    <w:t>“Create ” button.</w:t>
                  </w:r>
                </w:p>
                <w:p w14:paraId="7A306C87" w14:textId="77777777" w:rsidR="0059770C" w:rsidRDefault="0059770C">
                  <w:pPr>
                    <w:pStyle w:val="TableStyleWCS"/>
                    <w:spacing w:line="276" w:lineRule="auto"/>
                    <w:rPr>
                      <w:lang w:eastAsia="en-US"/>
                    </w:rPr>
                  </w:pPr>
                  <w:r>
                    <w:rPr>
                      <w:lang w:eastAsia="en-US"/>
                    </w:rPr>
                    <w:t>Exception[1,2,3,4,5,6,7,8]</w:t>
                  </w:r>
                </w:p>
                <w:p w14:paraId="2EC080D6" w14:textId="77777777" w:rsidR="0059770C" w:rsidRDefault="0059770C">
                  <w:pPr>
                    <w:pStyle w:val="TableStyleWCS"/>
                    <w:spacing w:line="276" w:lineRule="auto"/>
                    <w:rPr>
                      <w:lang w:eastAsia="en-US"/>
                    </w:rPr>
                  </w:pPr>
                  <w:r>
                    <w:rPr>
                      <w:lang w:eastAsia="en-US"/>
                    </w:rPr>
                    <w:t xml:space="preserve"> </w:t>
                  </w:r>
                </w:p>
              </w:tc>
            </w:tr>
            <w:tr w:rsidR="0059770C" w14:paraId="064C7DEA"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348236" w14:textId="77777777" w:rsidR="0059770C" w:rsidRDefault="0059770C">
                  <w:pPr>
                    <w:pStyle w:val="TableStyleWCS"/>
                    <w:spacing w:line="276" w:lineRule="auto"/>
                    <w:rPr>
                      <w:lang w:eastAsia="en-US"/>
                    </w:rPr>
                  </w:pPr>
                  <w:r>
                    <w:rPr>
                      <w:lang w:eastAsia="en-US"/>
                    </w:rPr>
                    <w:lastRenderedPageBreak/>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744BAC" w14:textId="77777777" w:rsidR="0059770C" w:rsidRDefault="0059770C">
                  <w:pPr>
                    <w:pStyle w:val="TableStyleWCS"/>
                    <w:spacing w:line="276" w:lineRule="auto"/>
                    <w:rPr>
                      <w:lang w:eastAsia="en-US"/>
                    </w:rPr>
                  </w:pPr>
                  <w:r>
                    <w:rPr>
                      <w:lang w:eastAsia="en-US"/>
                    </w:rPr>
                    <w:t>Admin click on button “Create ”.</w:t>
                  </w:r>
                </w:p>
                <w:p w14:paraId="7E8801A3" w14:textId="77777777" w:rsidR="0059770C" w:rsidRDefault="0059770C">
                  <w:pPr>
                    <w:pStyle w:val="TableStyleWCS"/>
                    <w:spacing w:line="276" w:lineRule="auto"/>
                    <w:rPr>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B3C9AB" w14:textId="77777777" w:rsidR="0059770C" w:rsidRDefault="0059770C">
                  <w:pPr>
                    <w:pStyle w:val="TableStyleWCS"/>
                    <w:spacing w:line="276" w:lineRule="auto"/>
                    <w:rPr>
                      <w:lang w:eastAsia="en-US"/>
                    </w:rPr>
                  </w:pPr>
                  <w:r>
                    <w:rPr>
                      <w:lang w:eastAsia="en-US"/>
                    </w:rPr>
                    <w:t>The system create new moderator and show message “Add successfully”.</w:t>
                  </w:r>
                </w:p>
              </w:tc>
            </w:tr>
          </w:tbl>
          <w:p w14:paraId="3F8736DA" w14:textId="77777777" w:rsidR="0059770C" w:rsidRDefault="0059770C"/>
          <w:p w14:paraId="41500F8E" w14:textId="77777777" w:rsidR="0059770C" w:rsidRDefault="0059770C"/>
          <w:p w14:paraId="37718391" w14:textId="77777777" w:rsidR="0059770C" w:rsidRDefault="0059770C">
            <w:r>
              <w:t>Exceptions:</w:t>
            </w:r>
          </w:p>
          <w:tbl>
            <w:tblPr>
              <w:tblW w:w="8429" w:type="dxa"/>
              <w:tblLook w:val="0400" w:firstRow="0" w:lastRow="0" w:firstColumn="0" w:lastColumn="0" w:noHBand="0" w:noVBand="1"/>
            </w:tblPr>
            <w:tblGrid>
              <w:gridCol w:w="949"/>
              <w:gridCol w:w="2773"/>
              <w:gridCol w:w="4707"/>
            </w:tblGrid>
            <w:tr w:rsidR="0059770C" w14:paraId="3F890CAA"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18D1285F" w14:textId="77777777" w:rsidR="0059770C" w:rsidRDefault="0059770C">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2B067E0F" w14:textId="77777777" w:rsidR="0059770C" w:rsidRDefault="0059770C">
                  <w:pPr>
                    <w:pStyle w:val="TableStyleWCS"/>
                    <w:spacing w:line="276" w:lineRule="auto"/>
                    <w:rPr>
                      <w:rFonts w:eastAsia="Times New Roman"/>
                      <w:lang w:eastAsia="en-US"/>
                    </w:rPr>
                  </w:pPr>
                  <w:r>
                    <w:rPr>
                      <w:lang w:eastAsia="en-US"/>
                    </w:rPr>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331ECC1C" w14:textId="77777777" w:rsidR="0059770C" w:rsidRDefault="0059770C">
                  <w:pPr>
                    <w:pStyle w:val="TableStyleWCS"/>
                    <w:spacing w:line="276" w:lineRule="auto"/>
                    <w:rPr>
                      <w:rFonts w:eastAsia="Times New Roman"/>
                      <w:lang w:eastAsia="en-US"/>
                    </w:rPr>
                  </w:pPr>
                  <w:r>
                    <w:rPr>
                      <w:lang w:eastAsia="en-US"/>
                    </w:rPr>
                    <w:t>System Response</w:t>
                  </w:r>
                </w:p>
              </w:tc>
            </w:tr>
            <w:tr w:rsidR="0059770C" w14:paraId="04F41C78"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B79BF8" w14:textId="77777777" w:rsidR="0059770C" w:rsidRDefault="0059770C">
                  <w:pPr>
                    <w:pStyle w:val="TableStyleWCS"/>
                    <w:spacing w:line="276" w:lineRule="auto"/>
                    <w:rPr>
                      <w:rFonts w:eastAsia="Times New Roman"/>
                      <w:lang w:eastAsia="en-US"/>
                    </w:rPr>
                  </w:pPr>
                  <w:r>
                    <w:rPr>
                      <w:rFonts w:eastAsia="Times New Roman"/>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9E73424" w14:textId="77777777" w:rsidR="0059770C" w:rsidRDefault="0059770C">
                  <w:pPr>
                    <w:pStyle w:val="TableStyleWCS"/>
                    <w:spacing w:line="276" w:lineRule="auto"/>
                    <w:rPr>
                      <w:rFonts w:eastAsia="Times New Roman"/>
                      <w:lang w:eastAsia="en-US"/>
                    </w:rPr>
                  </w:pPr>
                  <w:r>
                    <w:rPr>
                      <w:rFonts w:eastAsia="Times New Roman"/>
                      <w:lang w:eastAsia="en-US"/>
                    </w:rPr>
                    <w:t>Input field is empty.</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C801A7" w14:textId="77777777" w:rsidR="0059770C" w:rsidRDefault="0059770C">
                  <w:pPr>
                    <w:pStyle w:val="TableStyleWCS"/>
                    <w:spacing w:line="276" w:lineRule="auto"/>
                    <w:rPr>
                      <w:rFonts w:eastAsia="Noto Sans Symbols" w:cs="Noto Sans Symbols"/>
                      <w:lang w:eastAsia="en-US"/>
                    </w:rPr>
                  </w:pPr>
                  <w:r>
                    <w:rPr>
                      <w:rFonts w:eastAsia="Noto Sans Symbols" w:cs="Noto Sans Symbols"/>
                      <w:lang w:eastAsia="en-US"/>
                    </w:rPr>
                    <w:t>System show error message” This field is not allow empty”.</w:t>
                  </w:r>
                </w:p>
              </w:tc>
            </w:tr>
            <w:tr w:rsidR="0059770C" w14:paraId="26A6D21C" w14:textId="77777777">
              <w:trPr>
                <w:trHeight w:val="1081"/>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23F4CEEF" w14:textId="77777777" w:rsidR="0059770C" w:rsidRDefault="0059770C">
                  <w:pPr>
                    <w:pStyle w:val="TableStyleWCS"/>
                    <w:spacing w:line="276" w:lineRule="auto"/>
                    <w:rPr>
                      <w:rFonts w:eastAsia="Times New Roman"/>
                      <w:lang w:eastAsia="en-US"/>
                    </w:rPr>
                  </w:pPr>
                  <w:r>
                    <w:rPr>
                      <w:rFonts w:eastAsia="Times New Roman"/>
                      <w:lang w:eastAsia="en-US"/>
                    </w:rPr>
                    <w:t>2.</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01B3682A" w14:textId="77777777" w:rsidR="0059770C" w:rsidRDefault="0059770C">
                  <w:pPr>
                    <w:pStyle w:val="TableStyleWCS"/>
                    <w:spacing w:line="276" w:lineRule="auto"/>
                    <w:rPr>
                      <w:rFonts w:eastAsia="Times New Roman"/>
                      <w:lang w:eastAsia="en-US"/>
                    </w:rPr>
                  </w:pPr>
                  <w:r>
                    <w:rPr>
                      <w:rFonts w:eastAsia="Times New Roman"/>
                      <w:lang w:eastAsia="en-US"/>
                    </w:rPr>
                    <w:t>Internet is not available.</w:t>
                  </w:r>
                </w:p>
              </w:tc>
              <w:tc>
                <w:tcPr>
                  <w:tcW w:w="4707"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5AAFD5B8" w14:textId="77777777" w:rsidR="0059770C" w:rsidRDefault="0059770C">
                  <w:pPr>
                    <w:pStyle w:val="TableStyleWCS"/>
                    <w:spacing w:line="276" w:lineRule="auto"/>
                    <w:rPr>
                      <w:rFonts w:eastAsia="Noto Sans Symbols" w:cs="Noto Sans Symbols"/>
                      <w:lang w:eastAsia="en-US"/>
                    </w:rPr>
                  </w:pPr>
                  <w:r>
                    <w:rPr>
                      <w:rFonts w:eastAsia="Noto Sans Symbols" w:cs="Noto Sans Symbols"/>
                      <w:lang w:eastAsia="en-US"/>
                    </w:rPr>
                    <w:t>System show error message”Internet was interrupted. Please try again.”</w:t>
                  </w:r>
                </w:p>
              </w:tc>
            </w:tr>
            <w:tr w:rsidR="0059770C" w14:paraId="033A95C8" w14:textId="77777777">
              <w:trPr>
                <w:trHeight w:val="1081"/>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68D7339E" w14:textId="77777777" w:rsidR="0059770C" w:rsidRDefault="0059770C">
                  <w:pPr>
                    <w:pStyle w:val="TableStyleWCS"/>
                    <w:spacing w:line="276" w:lineRule="auto"/>
                    <w:rPr>
                      <w:rFonts w:eastAsia="Times New Roman"/>
                      <w:lang w:eastAsia="en-US"/>
                    </w:rPr>
                  </w:pPr>
                  <w:r>
                    <w:rPr>
                      <w:rFonts w:eastAsia="Times New Roman"/>
                      <w:lang w:eastAsia="en-US"/>
                    </w:rPr>
                    <w:t>3.</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22E41E20" w14:textId="77777777" w:rsidR="0059770C" w:rsidRDefault="0059770C">
                  <w:pPr>
                    <w:pStyle w:val="TableStyleWCS"/>
                    <w:spacing w:line="276" w:lineRule="auto"/>
                    <w:rPr>
                      <w:rFonts w:eastAsia="Times New Roman"/>
                      <w:lang w:eastAsia="en-US"/>
                    </w:rPr>
                  </w:pPr>
                  <w:r>
                    <w:rPr>
                      <w:rFonts w:eastAsia="Times New Roman"/>
                      <w:lang w:eastAsia="en-US"/>
                    </w:rPr>
                    <w:t>Phone number is wrong format.</w:t>
                  </w:r>
                </w:p>
              </w:tc>
              <w:tc>
                <w:tcPr>
                  <w:tcW w:w="4707"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2464706B" w14:textId="77777777" w:rsidR="0059770C" w:rsidRDefault="0059770C">
                  <w:pPr>
                    <w:pStyle w:val="TableStyleWCS"/>
                    <w:spacing w:line="276" w:lineRule="auto"/>
                    <w:rPr>
                      <w:rFonts w:eastAsia="Noto Sans Symbols" w:cs="Noto Sans Symbols"/>
                      <w:lang w:eastAsia="en-US"/>
                    </w:rPr>
                  </w:pPr>
                  <w:r>
                    <w:rPr>
                      <w:rFonts w:eastAsia="Noto Sans Symbols" w:cs="Noto Sans Symbols"/>
                      <w:lang w:eastAsia="en-US"/>
                    </w:rPr>
                    <w:t>System show error message “Phone number format is +84XXXXXXXXXX or</w:t>
                  </w:r>
                </w:p>
                <w:p w14:paraId="3C397497" w14:textId="77777777" w:rsidR="0059770C" w:rsidRDefault="0059770C">
                  <w:pPr>
                    <w:pStyle w:val="TableStyleWCS"/>
                    <w:spacing w:line="276" w:lineRule="auto"/>
                    <w:rPr>
                      <w:rFonts w:eastAsia="Noto Sans Symbols" w:cs="Noto Sans Symbols"/>
                      <w:lang w:eastAsia="en-US"/>
                    </w:rPr>
                  </w:pPr>
                  <w:r>
                    <w:rPr>
                      <w:rFonts w:eastAsia="Noto Sans Symbols" w:cs="Noto Sans Symbols"/>
                      <w:lang w:eastAsia="en-US"/>
                    </w:rPr>
                    <w:t>0XXXXXXXXX”.</w:t>
                  </w:r>
                </w:p>
              </w:tc>
            </w:tr>
            <w:tr w:rsidR="0059770C" w14:paraId="26FAB747" w14:textId="77777777">
              <w:trPr>
                <w:trHeight w:val="1081"/>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7990D3B9" w14:textId="77777777" w:rsidR="0059770C" w:rsidRDefault="0059770C">
                  <w:pPr>
                    <w:pStyle w:val="TableStyleWCS"/>
                    <w:spacing w:line="276" w:lineRule="auto"/>
                    <w:rPr>
                      <w:rFonts w:eastAsia="Times New Roman"/>
                      <w:lang w:eastAsia="en-US"/>
                    </w:rPr>
                  </w:pPr>
                  <w:r>
                    <w:rPr>
                      <w:rFonts w:eastAsia="Times New Roman"/>
                      <w:lang w:eastAsia="en-US"/>
                    </w:rPr>
                    <w:t xml:space="preserve">4. </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441757A5" w14:textId="77777777" w:rsidR="0059770C" w:rsidRDefault="0059770C">
                  <w:pPr>
                    <w:pStyle w:val="TableStyleWCS"/>
                    <w:spacing w:line="276" w:lineRule="auto"/>
                    <w:rPr>
                      <w:rFonts w:eastAsia="Times New Roman"/>
                      <w:lang w:eastAsia="en-US"/>
                    </w:rPr>
                  </w:pPr>
                  <w:r>
                    <w:rPr>
                      <w:rFonts w:eastAsia="Times New Roman"/>
                      <w:lang w:eastAsia="en-US"/>
                    </w:rPr>
                    <w:t>Length of Username is under 6 characters.</w:t>
                  </w:r>
                </w:p>
              </w:tc>
              <w:tc>
                <w:tcPr>
                  <w:tcW w:w="4707"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4E8A3406" w14:textId="77777777" w:rsidR="0059770C" w:rsidRDefault="0059770C">
                  <w:pPr>
                    <w:pStyle w:val="TableStyleWCS"/>
                    <w:spacing w:line="276" w:lineRule="auto"/>
                    <w:rPr>
                      <w:rFonts w:eastAsia="Noto Sans Symbols" w:cs="Noto Sans Symbols"/>
                      <w:lang w:eastAsia="en-US"/>
                    </w:rPr>
                  </w:pPr>
                  <w:r>
                    <w:rPr>
                      <w:rFonts w:eastAsia="Noto Sans Symbols" w:cs="Noto Sans Symbols"/>
                      <w:lang w:eastAsia="en-US"/>
                    </w:rPr>
                    <w:t xml:space="preserve"> System show error message “Length of Username must be 6-50 characters”.</w:t>
                  </w:r>
                </w:p>
              </w:tc>
            </w:tr>
            <w:tr w:rsidR="0059770C" w14:paraId="4F75785F" w14:textId="77777777">
              <w:trPr>
                <w:trHeight w:val="1081"/>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7B55E440" w14:textId="77777777" w:rsidR="0059770C" w:rsidRDefault="0059770C">
                  <w:pPr>
                    <w:pStyle w:val="TableStyleWCS"/>
                    <w:spacing w:line="276" w:lineRule="auto"/>
                    <w:rPr>
                      <w:rFonts w:eastAsia="Times New Roman"/>
                      <w:lang w:eastAsia="en-US"/>
                    </w:rPr>
                  </w:pPr>
                  <w:r>
                    <w:rPr>
                      <w:rFonts w:eastAsia="Times New Roman"/>
                      <w:lang w:eastAsia="en-US"/>
                    </w:rPr>
                    <w:t>5.</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tcPr>
                <w:p w14:paraId="292253B4" w14:textId="77777777" w:rsidR="0059770C" w:rsidRDefault="0059770C">
                  <w:pPr>
                    <w:pStyle w:val="TableStyleWCS"/>
                    <w:spacing w:line="276" w:lineRule="auto"/>
                    <w:rPr>
                      <w:rFonts w:eastAsia="Times New Roman"/>
                      <w:lang w:eastAsia="en-US"/>
                    </w:rPr>
                  </w:pPr>
                  <w:r>
                    <w:rPr>
                      <w:rFonts w:eastAsia="Times New Roman"/>
                      <w:lang w:eastAsia="en-US"/>
                    </w:rPr>
                    <w:t>Length of Username is over 50 characters.</w:t>
                  </w:r>
                </w:p>
                <w:p w14:paraId="24F1DBF6" w14:textId="77777777" w:rsidR="0059770C" w:rsidRDefault="0059770C">
                  <w:pPr>
                    <w:pStyle w:val="TableStyleWCS"/>
                    <w:spacing w:line="276" w:lineRule="auto"/>
                    <w:rPr>
                      <w:rFonts w:eastAsia="Times New Roman"/>
                      <w:lang w:eastAsia="en-US"/>
                    </w:rPr>
                  </w:pPr>
                </w:p>
              </w:tc>
              <w:tc>
                <w:tcPr>
                  <w:tcW w:w="4707"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6D902F5A" w14:textId="77777777" w:rsidR="0059770C" w:rsidRDefault="0059770C">
                  <w:pPr>
                    <w:pStyle w:val="TableStyleWCS"/>
                    <w:spacing w:line="276" w:lineRule="auto"/>
                    <w:rPr>
                      <w:rFonts w:eastAsia="Noto Sans Symbols" w:cs="Noto Sans Symbols"/>
                      <w:lang w:eastAsia="en-US"/>
                    </w:rPr>
                  </w:pPr>
                  <w:r>
                    <w:rPr>
                      <w:rFonts w:eastAsia="Noto Sans Symbols" w:cs="Noto Sans Symbols"/>
                      <w:lang w:eastAsia="en-US"/>
                    </w:rPr>
                    <w:t>System show error message “Length of Username must be 6-50 characters”.</w:t>
                  </w:r>
                </w:p>
              </w:tc>
            </w:tr>
            <w:tr w:rsidR="0059770C" w14:paraId="2DF879D0" w14:textId="77777777">
              <w:trPr>
                <w:trHeight w:val="1081"/>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6897A4E8" w14:textId="77777777" w:rsidR="0059770C" w:rsidRDefault="0059770C">
                  <w:pPr>
                    <w:pStyle w:val="TableStyleWCS"/>
                    <w:spacing w:line="276" w:lineRule="auto"/>
                    <w:rPr>
                      <w:lang w:eastAsia="en-US"/>
                    </w:rPr>
                  </w:pPr>
                  <w:r>
                    <w:rPr>
                      <w:lang w:eastAsia="en-US"/>
                    </w:rPr>
                    <w:lastRenderedPageBreak/>
                    <w:t>6</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1C9E54AA" w14:textId="77777777" w:rsidR="0059770C" w:rsidRDefault="0059770C">
                  <w:pPr>
                    <w:pStyle w:val="TableStyleWCS"/>
                    <w:spacing w:line="276" w:lineRule="auto"/>
                    <w:rPr>
                      <w:rFonts w:eastAsia="Times New Roman"/>
                      <w:color w:val="000000"/>
                      <w:lang w:eastAsia="en-US"/>
                    </w:rPr>
                  </w:pPr>
                  <w:r>
                    <w:rPr>
                      <w:rFonts w:eastAsia="Times New Roman"/>
                      <w:color w:val="000000"/>
                      <w:lang w:eastAsia="en-US"/>
                    </w:rPr>
                    <w:t>Length of Password is under 8 characters</w:t>
                  </w:r>
                </w:p>
              </w:tc>
              <w:tc>
                <w:tcPr>
                  <w:tcW w:w="4707"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0122C552" w14:textId="77777777" w:rsidR="0059770C" w:rsidRDefault="0059770C">
                  <w:pPr>
                    <w:pStyle w:val="TableStyleWCS"/>
                    <w:spacing w:line="276" w:lineRule="auto"/>
                    <w:rPr>
                      <w:lang w:eastAsia="en-US"/>
                    </w:rPr>
                  </w:pPr>
                  <w:r>
                    <w:rPr>
                      <w:lang w:eastAsia="en-US"/>
                    </w:rPr>
                    <w:t>The system show error message “Length of Password must be 8 – 30 characters”.</w:t>
                  </w:r>
                </w:p>
              </w:tc>
            </w:tr>
            <w:tr w:rsidR="0059770C" w14:paraId="01B0A2BC" w14:textId="77777777">
              <w:trPr>
                <w:trHeight w:val="1081"/>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3065DBAF" w14:textId="77777777" w:rsidR="0059770C" w:rsidRDefault="0059770C">
                  <w:pPr>
                    <w:pStyle w:val="TableStyleWCS"/>
                    <w:spacing w:line="276" w:lineRule="auto"/>
                    <w:rPr>
                      <w:lang w:eastAsia="en-US"/>
                    </w:rPr>
                  </w:pPr>
                  <w:r>
                    <w:rPr>
                      <w:lang w:eastAsia="en-US"/>
                    </w:rPr>
                    <w:t>7</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4EA9939D" w14:textId="77777777" w:rsidR="0059770C" w:rsidRDefault="0059770C">
                  <w:pPr>
                    <w:pStyle w:val="TableStyleWCS"/>
                    <w:spacing w:line="276" w:lineRule="auto"/>
                    <w:rPr>
                      <w:rFonts w:eastAsia="Times New Roman"/>
                      <w:color w:val="000000"/>
                      <w:lang w:eastAsia="en-US"/>
                    </w:rPr>
                  </w:pPr>
                  <w:r>
                    <w:rPr>
                      <w:rFonts w:eastAsia="Times New Roman"/>
                      <w:color w:val="000000"/>
                      <w:lang w:eastAsia="en-US"/>
                    </w:rPr>
                    <w:t>Length of Password is over 30 characters</w:t>
                  </w:r>
                </w:p>
              </w:tc>
              <w:tc>
                <w:tcPr>
                  <w:tcW w:w="4707"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5A90D7B8" w14:textId="77777777" w:rsidR="0059770C" w:rsidRDefault="0059770C">
                  <w:pPr>
                    <w:pStyle w:val="TableStyleWCS"/>
                    <w:spacing w:line="276" w:lineRule="auto"/>
                    <w:rPr>
                      <w:lang w:eastAsia="en-US"/>
                    </w:rPr>
                  </w:pPr>
                  <w:r>
                    <w:rPr>
                      <w:lang w:eastAsia="en-US"/>
                    </w:rPr>
                    <w:t xml:space="preserve">The system show error message “Length of </w:t>
                  </w:r>
                  <w:r>
                    <w:rPr>
                      <w:rFonts w:eastAsia="Times New Roman"/>
                      <w:color w:val="000000"/>
                      <w:lang w:eastAsia="en-US"/>
                    </w:rPr>
                    <w:t xml:space="preserve">Password </w:t>
                  </w:r>
                  <w:r>
                    <w:rPr>
                      <w:lang w:eastAsia="en-US"/>
                    </w:rPr>
                    <w:t>must be 8 – 30 characters”.</w:t>
                  </w:r>
                </w:p>
              </w:tc>
            </w:tr>
            <w:tr w:rsidR="0059770C" w14:paraId="19AF89F2"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5FC78F" w14:textId="77777777" w:rsidR="0059770C" w:rsidRDefault="0059770C">
                  <w:pPr>
                    <w:pStyle w:val="TableStyleWCS"/>
                    <w:spacing w:line="276" w:lineRule="auto"/>
                    <w:rPr>
                      <w:lang w:eastAsia="en-US"/>
                    </w:rPr>
                  </w:pPr>
                  <w:r>
                    <w:rPr>
                      <w:lang w:eastAsia="en-US"/>
                    </w:rPr>
                    <w:t>8</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779ACF" w14:textId="77777777" w:rsidR="0059770C" w:rsidRDefault="0059770C">
                  <w:pPr>
                    <w:pStyle w:val="TableStyleWCS"/>
                    <w:spacing w:line="276" w:lineRule="auto"/>
                    <w:rPr>
                      <w:rFonts w:eastAsia="Times New Roman"/>
                      <w:color w:val="000000"/>
                      <w:lang w:eastAsia="en-US"/>
                    </w:rPr>
                  </w:pPr>
                  <w:r>
                    <w:rPr>
                      <w:rFonts w:eastAsia="Times New Roman"/>
                      <w:color w:val="000000"/>
                      <w:lang w:eastAsia="en-US"/>
                    </w:rPr>
                    <w:t>Password is included special character</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7ACA4B" w14:textId="77777777" w:rsidR="0059770C" w:rsidRDefault="0059770C">
                  <w:pPr>
                    <w:pStyle w:val="TableStyleWCS"/>
                    <w:spacing w:line="276" w:lineRule="auto"/>
                    <w:rPr>
                      <w:lang w:eastAsia="en-US"/>
                    </w:rPr>
                  </w:pPr>
                  <w:r>
                    <w:rPr>
                      <w:lang w:eastAsia="en-US"/>
                    </w:rPr>
                    <w:t>The system show error message “Password is included special characters”.</w:t>
                  </w:r>
                </w:p>
              </w:tc>
            </w:tr>
          </w:tbl>
          <w:p w14:paraId="7E4BD590" w14:textId="77777777" w:rsidR="0059770C" w:rsidRDefault="0059770C"/>
          <w:p w14:paraId="3E4CEE8C" w14:textId="77777777" w:rsidR="0059770C" w:rsidRDefault="0059770C">
            <w:r>
              <w:t>Relationships: N/A</w:t>
            </w:r>
          </w:p>
          <w:p w14:paraId="286846CE" w14:textId="77777777" w:rsidR="0059770C" w:rsidRDefault="0059770C">
            <w:r>
              <w:t>Business Rules:</w:t>
            </w:r>
          </w:p>
          <w:p w14:paraId="43710D6D" w14:textId="77777777" w:rsidR="0059770C" w:rsidRDefault="0059770C">
            <w:pPr>
              <w:spacing w:after="200" w:line="276" w:lineRule="auto"/>
              <w:rPr>
                <w:sz w:val="22"/>
                <w:szCs w:val="22"/>
                <w:lang w:eastAsia="en-US"/>
              </w:rPr>
            </w:pPr>
            <w:r>
              <w:t xml:space="preserve">       Admin must input all information.</w:t>
            </w:r>
          </w:p>
        </w:tc>
      </w:tr>
    </w:tbl>
    <w:p w14:paraId="04985715" w14:textId="2E823431" w:rsidR="00FA4D47" w:rsidRPr="00355794" w:rsidRDefault="00FA4D47" w:rsidP="00405A3A">
      <w:pPr>
        <w:pStyle w:val="Heading2"/>
      </w:pPr>
      <w:bookmarkStart w:id="62" w:name="_Toc77171513"/>
      <w:r>
        <w:lastRenderedPageBreak/>
        <w:t xml:space="preserve">&lt; Admin &gt; </w:t>
      </w:r>
      <w:r w:rsidR="00F93F1D">
        <w:t xml:space="preserve">Add </w:t>
      </w:r>
      <w:r w:rsidR="00DC1EF3">
        <w:t>deliveryman</w:t>
      </w:r>
      <w:bookmarkEnd w:id="62"/>
    </w:p>
    <w:p w14:paraId="63517C58" w14:textId="2DC1CDE1" w:rsidR="00FA4D47" w:rsidRPr="003A09D5" w:rsidRDefault="00473F16" w:rsidP="00473F16">
      <w:pPr>
        <w:jc w:val="center"/>
      </w:pPr>
      <w:r>
        <w:drawing>
          <wp:inline distT="0" distB="0" distL="0" distR="0" wp14:anchorId="7F03EE67" wp14:editId="54DDD210">
            <wp:extent cx="3341914" cy="1649186"/>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41914" cy="1649186"/>
                    </a:xfrm>
                    <a:prstGeom prst="rect">
                      <a:avLst/>
                    </a:prstGeom>
                  </pic:spPr>
                </pic:pic>
              </a:graphicData>
            </a:graphic>
          </wp:inline>
        </w:drawing>
      </w:r>
    </w:p>
    <w:p w14:paraId="481C3341" w14:textId="59EDEDA2" w:rsidR="00FA4D47" w:rsidRDefault="00FA4D47" w:rsidP="00FA4D47">
      <w:pPr>
        <w:jc w:val="center"/>
      </w:pPr>
      <w:r>
        <w:t>Figure 3.</w:t>
      </w:r>
      <w:r w:rsidR="00515355">
        <w:t>42</w:t>
      </w:r>
      <w:r>
        <w:t xml:space="preserve"> &lt; Admin &gt; </w:t>
      </w:r>
      <w:r w:rsidR="00635CDC">
        <w:t xml:space="preserve">Add </w:t>
      </w:r>
      <w:r w:rsidR="00DC1EF3">
        <w:t>deliveryman</w:t>
      </w:r>
    </w:p>
    <w:p w14:paraId="7CE7250B" w14:textId="77777777" w:rsidR="00FA4D47" w:rsidRDefault="00FA4D47" w:rsidP="00FA4D47"/>
    <w:p w14:paraId="23B08D5C" w14:textId="582760BB" w:rsidR="0059770C" w:rsidRDefault="00FA4D47" w:rsidP="00FA4D47">
      <w:r>
        <w:t>Use Case Specification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8" w:type="dxa"/>
          <w:left w:w="115" w:type="dxa"/>
          <w:bottom w:w="58" w:type="dxa"/>
          <w:right w:w="115" w:type="dxa"/>
        </w:tblCellMar>
        <w:tblLook w:val="01E0" w:firstRow="1" w:lastRow="1" w:firstColumn="1" w:lastColumn="1" w:noHBand="0" w:noVBand="0"/>
      </w:tblPr>
      <w:tblGrid>
        <w:gridCol w:w="2490"/>
        <w:gridCol w:w="2441"/>
        <w:gridCol w:w="1428"/>
        <w:gridCol w:w="743"/>
        <w:gridCol w:w="2088"/>
      </w:tblGrid>
      <w:tr w:rsidR="0059770C" w14:paraId="74E233B9" w14:textId="77777777" w:rsidTr="0059770C">
        <w:tc>
          <w:tcPr>
            <w:tcW w:w="5000" w:type="pct"/>
            <w:gridSpan w:val="5"/>
            <w:tcBorders>
              <w:top w:val="single" w:sz="4" w:space="0" w:color="000000"/>
              <w:left w:val="single" w:sz="4" w:space="0" w:color="000000"/>
              <w:bottom w:val="single" w:sz="4" w:space="0" w:color="000000"/>
              <w:right w:val="single" w:sz="4" w:space="0" w:color="000000"/>
            </w:tcBorders>
            <w:shd w:val="clear" w:color="auto" w:fill="F3F3F3"/>
          </w:tcPr>
          <w:p w14:paraId="472BC2EF" w14:textId="3A304489" w:rsidR="0059770C" w:rsidRDefault="00153778">
            <w:pPr>
              <w:spacing w:after="200" w:line="276" w:lineRule="auto"/>
              <w:rPr>
                <w:sz w:val="22"/>
                <w:szCs w:val="22"/>
                <w:lang w:eastAsia="en-US"/>
              </w:rPr>
            </w:pPr>
            <w:r>
              <w:t>USE CASE – sSs_UC_</w:t>
            </w:r>
            <w:r>
              <w:t>36</w:t>
            </w:r>
          </w:p>
        </w:tc>
      </w:tr>
      <w:tr w:rsidR="0059770C" w14:paraId="16C796CA" w14:textId="77777777" w:rsidTr="00D36FE6">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24E72570" w14:textId="77777777" w:rsidR="0059770C" w:rsidRDefault="0059770C">
            <w:pPr>
              <w:spacing w:after="200" w:line="276" w:lineRule="auto"/>
              <w:rPr>
                <w:sz w:val="22"/>
                <w:szCs w:val="22"/>
                <w:lang w:eastAsia="en-US"/>
              </w:rPr>
            </w:pPr>
            <w:r>
              <w:t>Use-case No.</w:t>
            </w:r>
          </w:p>
        </w:tc>
        <w:tc>
          <w:tcPr>
            <w:tcW w:w="1328" w:type="pct"/>
            <w:tcBorders>
              <w:top w:val="single" w:sz="4" w:space="0" w:color="000000"/>
              <w:left w:val="single" w:sz="4" w:space="0" w:color="000000"/>
              <w:bottom w:val="single" w:sz="4" w:space="0" w:color="000000"/>
              <w:right w:val="single" w:sz="4" w:space="0" w:color="000000"/>
            </w:tcBorders>
            <w:hideMark/>
          </w:tcPr>
          <w:p w14:paraId="5293FC73" w14:textId="1DDFBA8E" w:rsidR="0059770C" w:rsidRDefault="00153778">
            <w:pPr>
              <w:spacing w:after="200" w:line="276" w:lineRule="auto"/>
              <w:rPr>
                <w:sz w:val="22"/>
                <w:szCs w:val="22"/>
                <w:lang w:eastAsia="en-US"/>
              </w:rPr>
            </w:pPr>
            <w:r>
              <w:t>&lt;UC036</w:t>
            </w:r>
            <w:r w:rsidR="0059770C">
              <w:t>&gt;</w:t>
            </w:r>
          </w:p>
        </w:tc>
        <w:tc>
          <w:tcPr>
            <w:tcW w:w="1181" w:type="pct"/>
            <w:gridSpan w:val="2"/>
            <w:tcBorders>
              <w:top w:val="single" w:sz="4" w:space="0" w:color="000000"/>
              <w:left w:val="single" w:sz="4" w:space="0" w:color="000000"/>
              <w:bottom w:val="single" w:sz="4" w:space="0" w:color="000000"/>
              <w:right w:val="single" w:sz="4" w:space="0" w:color="000000"/>
            </w:tcBorders>
            <w:shd w:val="clear" w:color="auto" w:fill="F3F3F3"/>
            <w:hideMark/>
          </w:tcPr>
          <w:p w14:paraId="12489B8D" w14:textId="77777777" w:rsidR="0059770C" w:rsidRDefault="0059770C">
            <w:pPr>
              <w:spacing w:after="200" w:line="276" w:lineRule="auto"/>
              <w:rPr>
                <w:sz w:val="22"/>
                <w:szCs w:val="22"/>
                <w:lang w:eastAsia="en-US"/>
              </w:rPr>
            </w:pPr>
            <w:r>
              <w:t>Use-case Version</w:t>
            </w:r>
          </w:p>
        </w:tc>
        <w:tc>
          <w:tcPr>
            <w:tcW w:w="1136" w:type="pct"/>
            <w:tcBorders>
              <w:top w:val="single" w:sz="4" w:space="0" w:color="000000"/>
              <w:left w:val="single" w:sz="4" w:space="0" w:color="000000"/>
              <w:bottom w:val="single" w:sz="4" w:space="0" w:color="000000"/>
              <w:right w:val="single" w:sz="4" w:space="0" w:color="000000"/>
            </w:tcBorders>
            <w:hideMark/>
          </w:tcPr>
          <w:p w14:paraId="0684268D" w14:textId="77777777" w:rsidR="0059770C" w:rsidRDefault="0059770C">
            <w:pPr>
              <w:spacing w:after="200" w:line="276" w:lineRule="auto"/>
              <w:rPr>
                <w:sz w:val="22"/>
                <w:szCs w:val="22"/>
                <w:lang w:eastAsia="en-US"/>
              </w:rPr>
            </w:pPr>
            <w:r>
              <w:t>1.0</w:t>
            </w:r>
          </w:p>
        </w:tc>
      </w:tr>
      <w:tr w:rsidR="0059770C" w14:paraId="305270DC" w14:textId="77777777" w:rsidTr="00D36FE6">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01F07344" w14:textId="77777777" w:rsidR="0059770C" w:rsidRDefault="0059770C">
            <w:pPr>
              <w:spacing w:after="200" w:line="276" w:lineRule="auto"/>
              <w:rPr>
                <w:sz w:val="22"/>
                <w:szCs w:val="22"/>
                <w:lang w:eastAsia="en-US"/>
              </w:rPr>
            </w:pPr>
            <w:r>
              <w:lastRenderedPageBreak/>
              <w:t>Use-case Name</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0082ADCE" w14:textId="009CB600" w:rsidR="0059770C" w:rsidRDefault="0059770C">
            <w:pPr>
              <w:spacing w:after="200" w:line="276" w:lineRule="auto"/>
              <w:rPr>
                <w:sz w:val="22"/>
                <w:szCs w:val="22"/>
                <w:lang w:eastAsia="en-US"/>
              </w:rPr>
            </w:pPr>
            <w:r>
              <w:t xml:space="preserve">Add </w:t>
            </w:r>
            <w:r w:rsidR="00DC1EF3">
              <w:t>deliveryman</w:t>
            </w:r>
            <w:r>
              <w:t xml:space="preserve"> </w:t>
            </w:r>
          </w:p>
        </w:tc>
      </w:tr>
      <w:tr w:rsidR="0059770C" w14:paraId="0871D2E6" w14:textId="77777777" w:rsidTr="00D36FE6">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65C07B29" w14:textId="77777777" w:rsidR="0059770C" w:rsidRDefault="0059770C">
            <w:pPr>
              <w:spacing w:after="200" w:line="276" w:lineRule="auto"/>
              <w:rPr>
                <w:sz w:val="22"/>
                <w:szCs w:val="22"/>
                <w:lang w:eastAsia="en-US"/>
              </w:rPr>
            </w:pPr>
            <w:r>
              <w:t xml:space="preserve">Author </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2441B963" w14:textId="77777777" w:rsidR="0059770C" w:rsidRDefault="0059770C">
            <w:pPr>
              <w:spacing w:after="200" w:line="276" w:lineRule="auto"/>
              <w:rPr>
                <w:sz w:val="22"/>
                <w:szCs w:val="22"/>
                <w:lang w:eastAsia="en-US"/>
              </w:rPr>
            </w:pPr>
            <w:r>
              <w:t>Nguyen Le Anh Long</w:t>
            </w:r>
          </w:p>
        </w:tc>
      </w:tr>
      <w:tr w:rsidR="0059770C" w14:paraId="0D5F9914" w14:textId="77777777" w:rsidTr="00D36FE6">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11B4836B" w14:textId="77777777" w:rsidR="0059770C" w:rsidRDefault="0059770C">
            <w:pPr>
              <w:spacing w:after="200" w:line="276" w:lineRule="auto"/>
              <w:rPr>
                <w:sz w:val="22"/>
                <w:szCs w:val="22"/>
                <w:lang w:eastAsia="en-US"/>
              </w:rPr>
            </w:pPr>
            <w:r>
              <w:t>Date</w:t>
            </w:r>
          </w:p>
        </w:tc>
        <w:tc>
          <w:tcPr>
            <w:tcW w:w="1328" w:type="pct"/>
            <w:tcBorders>
              <w:top w:val="single" w:sz="4" w:space="0" w:color="000000"/>
              <w:left w:val="single" w:sz="4" w:space="0" w:color="000000"/>
              <w:bottom w:val="single" w:sz="4" w:space="0" w:color="000000"/>
              <w:right w:val="single" w:sz="4" w:space="0" w:color="000000"/>
            </w:tcBorders>
            <w:hideMark/>
          </w:tcPr>
          <w:p w14:paraId="55226CBF" w14:textId="77777777" w:rsidR="0059770C" w:rsidRDefault="0059770C">
            <w:pPr>
              <w:spacing w:after="200" w:line="276" w:lineRule="auto"/>
              <w:rPr>
                <w:sz w:val="22"/>
                <w:szCs w:val="22"/>
                <w:lang w:eastAsia="en-US"/>
              </w:rPr>
            </w:pPr>
            <w:r>
              <w:t>7/03/2021</w:t>
            </w:r>
          </w:p>
        </w:tc>
        <w:tc>
          <w:tcPr>
            <w:tcW w:w="777" w:type="pct"/>
            <w:tcBorders>
              <w:top w:val="single" w:sz="4" w:space="0" w:color="000000"/>
              <w:left w:val="single" w:sz="4" w:space="0" w:color="000000"/>
              <w:bottom w:val="single" w:sz="4" w:space="0" w:color="000000"/>
              <w:right w:val="single" w:sz="4" w:space="0" w:color="000000"/>
            </w:tcBorders>
            <w:shd w:val="clear" w:color="auto" w:fill="F3F3F3"/>
            <w:hideMark/>
          </w:tcPr>
          <w:p w14:paraId="24B2C32A" w14:textId="77777777" w:rsidR="0059770C" w:rsidRDefault="0059770C">
            <w:pPr>
              <w:spacing w:after="200" w:line="276" w:lineRule="auto"/>
              <w:rPr>
                <w:sz w:val="22"/>
                <w:szCs w:val="22"/>
                <w:lang w:eastAsia="en-US"/>
              </w:rPr>
            </w:pPr>
            <w:r>
              <w:t>Priority</w:t>
            </w:r>
          </w:p>
        </w:tc>
        <w:tc>
          <w:tcPr>
            <w:tcW w:w="1540" w:type="pct"/>
            <w:gridSpan w:val="2"/>
            <w:tcBorders>
              <w:top w:val="single" w:sz="4" w:space="0" w:color="000000"/>
              <w:left w:val="single" w:sz="4" w:space="0" w:color="000000"/>
              <w:bottom w:val="single" w:sz="4" w:space="0" w:color="000000"/>
              <w:right w:val="single" w:sz="4" w:space="0" w:color="000000"/>
            </w:tcBorders>
            <w:hideMark/>
          </w:tcPr>
          <w:p w14:paraId="78F5EBAF" w14:textId="77777777" w:rsidR="0059770C" w:rsidRDefault="0059770C">
            <w:pPr>
              <w:spacing w:after="200" w:line="276" w:lineRule="auto"/>
              <w:rPr>
                <w:sz w:val="22"/>
                <w:szCs w:val="22"/>
                <w:lang w:eastAsia="en-US"/>
              </w:rPr>
            </w:pPr>
            <w:r>
              <w:t>Normal</w:t>
            </w:r>
          </w:p>
        </w:tc>
      </w:tr>
      <w:tr w:rsidR="0059770C" w14:paraId="191A37EA" w14:textId="77777777" w:rsidTr="0059770C">
        <w:tc>
          <w:tcPr>
            <w:tcW w:w="5000" w:type="pct"/>
            <w:gridSpan w:val="5"/>
            <w:tcBorders>
              <w:top w:val="single" w:sz="4" w:space="0" w:color="000000"/>
              <w:left w:val="single" w:sz="4" w:space="0" w:color="000000"/>
              <w:bottom w:val="single" w:sz="4" w:space="0" w:color="000000"/>
              <w:right w:val="single" w:sz="4" w:space="0" w:color="000000"/>
            </w:tcBorders>
            <w:shd w:val="clear" w:color="auto" w:fill="FFFFFF"/>
          </w:tcPr>
          <w:p w14:paraId="27805B86" w14:textId="77777777" w:rsidR="0059770C" w:rsidRDefault="0059770C">
            <w:r>
              <w:t>Actor:</w:t>
            </w:r>
          </w:p>
          <w:p w14:paraId="0243F38F" w14:textId="77777777" w:rsidR="0059770C" w:rsidRDefault="0059770C">
            <w:r>
              <w:t xml:space="preserve">         Admin</w:t>
            </w:r>
          </w:p>
          <w:p w14:paraId="03E35A31" w14:textId="77777777" w:rsidR="0059770C" w:rsidRDefault="0059770C">
            <w:r>
              <w:t>Summary:</w:t>
            </w:r>
          </w:p>
          <w:p w14:paraId="4407C7D8" w14:textId="49E7B949" w:rsidR="0059770C" w:rsidRDefault="0059770C">
            <w:r>
              <w:t xml:space="preserve">         This use case allows Admin to Add </w:t>
            </w:r>
            <w:r w:rsidR="00DC1EF3">
              <w:t>deliveryman</w:t>
            </w:r>
            <w:r>
              <w:t xml:space="preserve"> .</w:t>
            </w:r>
          </w:p>
          <w:p w14:paraId="798A8338" w14:textId="77777777" w:rsidR="0059770C" w:rsidRDefault="0059770C">
            <w:r>
              <w:t>Goal:</w:t>
            </w:r>
          </w:p>
          <w:p w14:paraId="51D9037D" w14:textId="1BAF14AA" w:rsidR="0059770C" w:rsidRDefault="0059770C">
            <w:r>
              <w:tab/>
              <w:t xml:space="preserve">Admin can Add </w:t>
            </w:r>
            <w:r w:rsidR="00DC1EF3">
              <w:t>deliveryman</w:t>
            </w:r>
            <w:r>
              <w:t xml:space="preserve"> in the system.</w:t>
            </w:r>
          </w:p>
          <w:p w14:paraId="0D67ADE7" w14:textId="77777777" w:rsidR="0059770C" w:rsidRDefault="0059770C">
            <w:r>
              <w:t>Triggers</w:t>
            </w:r>
          </w:p>
          <w:p w14:paraId="5D872213" w14:textId="0FC27B1B" w:rsidR="0059770C" w:rsidRDefault="0059770C">
            <w:r>
              <w:t xml:space="preserve">        Admin click on button “Add </w:t>
            </w:r>
            <w:r w:rsidR="00DC1EF3">
              <w:t>deliveryman</w:t>
            </w:r>
            <w:r>
              <w:t xml:space="preserve"> ”.</w:t>
            </w:r>
            <w:r>
              <w:tab/>
            </w:r>
          </w:p>
          <w:p w14:paraId="243324B8" w14:textId="77777777" w:rsidR="0059770C" w:rsidRDefault="0059770C">
            <w:r>
              <w:t>Preconditions:</w:t>
            </w:r>
          </w:p>
          <w:p w14:paraId="59147D4F" w14:textId="77777777" w:rsidR="0059770C" w:rsidRDefault="0059770C">
            <w:r>
              <w:t xml:space="preserve">         Admin must be log in .</w:t>
            </w:r>
          </w:p>
          <w:p w14:paraId="02183112" w14:textId="77777777" w:rsidR="0059770C" w:rsidRDefault="0059770C">
            <w:r>
              <w:t>Post Conditions:</w:t>
            </w:r>
          </w:p>
          <w:p w14:paraId="751F2C32" w14:textId="279B2616" w:rsidR="0059770C" w:rsidRDefault="0059770C">
            <w:r>
              <w:t xml:space="preserve">         Success: Admin can Add </w:t>
            </w:r>
            <w:r w:rsidR="00DC1EF3">
              <w:t>deliveryman</w:t>
            </w:r>
            <w:r>
              <w:t xml:space="preserve"> in the system successfully.</w:t>
            </w:r>
          </w:p>
          <w:p w14:paraId="47EF5DE5" w14:textId="77777777" w:rsidR="0059770C" w:rsidRDefault="0059770C">
            <w:r>
              <w:t xml:space="preserve">         Fail: Show error messages.</w:t>
            </w:r>
          </w:p>
          <w:p w14:paraId="44F201F8" w14:textId="77777777" w:rsidR="0059770C" w:rsidRDefault="0059770C"/>
          <w:p w14:paraId="13425087" w14:textId="77777777" w:rsidR="0059770C" w:rsidRDefault="0059770C">
            <w:r>
              <w:t>Main Success Scenario:</w:t>
            </w:r>
          </w:p>
          <w:p w14:paraId="7217FED1" w14:textId="77777777" w:rsidR="0059770C" w:rsidRDefault="0059770C">
            <w:r>
              <w:t xml:space="preserve">         </w:t>
            </w:r>
          </w:p>
          <w:tbl>
            <w:tblPr>
              <w:tblW w:w="8555" w:type="dxa"/>
              <w:tblLook w:val="0400" w:firstRow="0" w:lastRow="0" w:firstColumn="0" w:lastColumn="0" w:noHBand="0" w:noVBand="1"/>
            </w:tblPr>
            <w:tblGrid>
              <w:gridCol w:w="949"/>
              <w:gridCol w:w="2773"/>
              <w:gridCol w:w="4833"/>
            </w:tblGrid>
            <w:tr w:rsidR="0059770C" w14:paraId="6F82CD89"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1D978579" w14:textId="77777777" w:rsidR="0059770C" w:rsidRDefault="0059770C">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58E83C03" w14:textId="77777777" w:rsidR="0059770C" w:rsidRDefault="0059770C">
                  <w:pPr>
                    <w:pStyle w:val="TableStyleWCS"/>
                    <w:spacing w:line="276" w:lineRule="auto"/>
                    <w:rPr>
                      <w:rFonts w:eastAsia="Times New Roman"/>
                      <w:lang w:eastAsia="en-US"/>
                    </w:rPr>
                  </w:pPr>
                  <w:r>
                    <w:rPr>
                      <w:lang w:eastAsia="en-US"/>
                    </w:rPr>
                    <w:t>Actor Action</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60531CC0" w14:textId="77777777" w:rsidR="0059770C" w:rsidRDefault="0059770C">
                  <w:pPr>
                    <w:pStyle w:val="TableStyleWCS"/>
                    <w:spacing w:line="276" w:lineRule="auto"/>
                    <w:rPr>
                      <w:rFonts w:eastAsia="Times New Roman"/>
                      <w:lang w:eastAsia="en-US"/>
                    </w:rPr>
                  </w:pPr>
                  <w:r>
                    <w:rPr>
                      <w:lang w:eastAsia="en-US"/>
                    </w:rPr>
                    <w:t>System Response</w:t>
                  </w:r>
                </w:p>
              </w:tc>
            </w:tr>
            <w:tr w:rsidR="0059770C" w14:paraId="5CBC25B8"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13EE2B" w14:textId="77777777" w:rsidR="0059770C" w:rsidRDefault="0059770C">
                  <w:pPr>
                    <w:pStyle w:val="TableStyleWCS"/>
                    <w:spacing w:line="276" w:lineRule="auto"/>
                    <w:rPr>
                      <w:rFonts w:eastAsia="Times New Roman"/>
                      <w:lang w:eastAsia="en-US"/>
                    </w:rPr>
                  </w:pPr>
                  <w:r>
                    <w:rPr>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A4A296" w14:textId="77777777" w:rsidR="0059770C" w:rsidRDefault="0059770C">
                  <w:pPr>
                    <w:pStyle w:val="TableStyleWCS"/>
                    <w:spacing w:line="276" w:lineRule="auto"/>
                    <w:rPr>
                      <w:lang w:eastAsia="en-US"/>
                    </w:rPr>
                  </w:pPr>
                  <w:r>
                    <w:rPr>
                      <w:lang w:eastAsia="en-US"/>
                    </w:rPr>
                    <w:t>Admin stay on the screen.</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FE52D2" w14:textId="77777777" w:rsidR="0059770C" w:rsidRDefault="0059770C">
                  <w:pPr>
                    <w:tabs>
                      <w:tab w:val="left" w:pos="960"/>
                    </w:tabs>
                    <w:spacing w:after="0" w:line="256" w:lineRule="auto"/>
                    <w:ind w:left="720"/>
                    <w:contextualSpacing/>
                    <w:rPr>
                      <w:rFonts w:eastAsia="Noto Sans Symbols" w:cs="Noto Sans Symbols"/>
                      <w:sz w:val="22"/>
                      <w:szCs w:val="22"/>
                      <w:lang w:eastAsia="en-US"/>
                    </w:rPr>
                  </w:pPr>
                </w:p>
              </w:tc>
            </w:tr>
            <w:tr w:rsidR="0059770C" w14:paraId="21A467E3"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8FFDF1B" w14:textId="77777777" w:rsidR="0059770C" w:rsidRDefault="0059770C">
                  <w:pPr>
                    <w:pStyle w:val="TableStyleWCS"/>
                    <w:spacing w:line="276" w:lineRule="auto"/>
                    <w:rPr>
                      <w:rFonts w:eastAsia="Times New Roman"/>
                      <w:lang w:eastAsia="en-US"/>
                    </w:rPr>
                  </w:pPr>
                  <w:r>
                    <w:rPr>
                      <w:lang w:eastAsia="en-US"/>
                    </w:rPr>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1EF1CA" w14:textId="531C476A" w:rsidR="0059770C" w:rsidRDefault="0059770C">
                  <w:pPr>
                    <w:pStyle w:val="TableStyleWCS"/>
                    <w:spacing w:line="276" w:lineRule="auto"/>
                    <w:rPr>
                      <w:lang w:eastAsia="en-US"/>
                    </w:rPr>
                  </w:pPr>
                  <w:r>
                    <w:rPr>
                      <w:lang w:eastAsia="en-US"/>
                    </w:rPr>
                    <w:t xml:space="preserve">Admin click on button “Add </w:t>
                  </w:r>
                  <w:r w:rsidR="00DC1EF3">
                    <w:rPr>
                      <w:lang w:eastAsia="en-US"/>
                    </w:rPr>
                    <w:t>deliveryman</w:t>
                  </w:r>
                  <w:r>
                    <w:rPr>
                      <w:lang w:eastAsia="en-US"/>
                    </w:rPr>
                    <w:t xml:space="preserve"> ”.</w:t>
                  </w:r>
                </w:p>
                <w:p w14:paraId="7D2EAA32" w14:textId="77777777" w:rsidR="0059770C" w:rsidRDefault="0059770C">
                  <w:pPr>
                    <w:pStyle w:val="TableStyleWCS"/>
                    <w:spacing w:line="276" w:lineRule="auto"/>
                    <w:rPr>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443BE0" w14:textId="77777777" w:rsidR="0059770C" w:rsidRDefault="0059770C">
                  <w:pPr>
                    <w:pStyle w:val="TableStyleWCS"/>
                    <w:spacing w:line="276" w:lineRule="auto"/>
                    <w:rPr>
                      <w:lang w:eastAsia="en-US"/>
                    </w:rPr>
                  </w:pPr>
                  <w:r>
                    <w:rPr>
                      <w:lang w:eastAsia="en-US"/>
                    </w:rPr>
                    <w:t>The system show a list in table :</w:t>
                  </w:r>
                </w:p>
                <w:p w14:paraId="0EB9AFA8" w14:textId="77777777" w:rsidR="0059770C" w:rsidRDefault="0059770C">
                  <w:pPr>
                    <w:pStyle w:val="TableStyleWCS"/>
                    <w:spacing w:line="276" w:lineRule="auto"/>
                    <w:rPr>
                      <w:lang w:eastAsia="en-US"/>
                    </w:rPr>
                  </w:pPr>
                  <w:r>
                    <w:rPr>
                      <w:lang w:eastAsia="en-US"/>
                    </w:rPr>
                    <w:t>+ Username: textbox, required.</w:t>
                  </w:r>
                </w:p>
                <w:p w14:paraId="04948B1E" w14:textId="77777777" w:rsidR="0059770C" w:rsidRDefault="0059770C">
                  <w:pPr>
                    <w:pStyle w:val="TableStyleWCS"/>
                    <w:spacing w:line="276" w:lineRule="auto"/>
                    <w:rPr>
                      <w:lang w:eastAsia="en-US"/>
                    </w:rPr>
                  </w:pPr>
                  <w:r>
                    <w:rPr>
                      <w:lang w:eastAsia="en-US"/>
                    </w:rPr>
                    <w:t>+ Password:password, required.</w:t>
                  </w:r>
                </w:p>
                <w:p w14:paraId="51A9A22A" w14:textId="77777777" w:rsidR="0059770C" w:rsidRDefault="0059770C">
                  <w:pPr>
                    <w:pStyle w:val="TableStyleWCS"/>
                    <w:spacing w:line="276" w:lineRule="auto"/>
                    <w:rPr>
                      <w:lang w:eastAsia="en-US"/>
                    </w:rPr>
                  </w:pPr>
                  <w:r>
                    <w:rPr>
                      <w:lang w:eastAsia="en-US"/>
                    </w:rPr>
                    <w:t>+Fullname:textbox, required.</w:t>
                  </w:r>
                </w:p>
                <w:p w14:paraId="73BEFBCC" w14:textId="77777777" w:rsidR="0059770C" w:rsidRDefault="0059770C">
                  <w:pPr>
                    <w:pStyle w:val="TableStyleWCS"/>
                    <w:spacing w:line="276" w:lineRule="auto"/>
                    <w:rPr>
                      <w:lang w:eastAsia="en-US"/>
                    </w:rPr>
                  </w:pPr>
                  <w:r>
                    <w:rPr>
                      <w:lang w:eastAsia="en-US"/>
                    </w:rPr>
                    <w:t>+Address:textbox, required.</w:t>
                  </w:r>
                </w:p>
                <w:p w14:paraId="00CEB973" w14:textId="77777777" w:rsidR="0059770C" w:rsidRDefault="0059770C">
                  <w:pPr>
                    <w:pStyle w:val="TableStyleWCS"/>
                    <w:spacing w:line="276" w:lineRule="auto"/>
                    <w:rPr>
                      <w:lang w:eastAsia="en-US"/>
                    </w:rPr>
                  </w:pPr>
                  <w:r>
                    <w:rPr>
                      <w:lang w:eastAsia="en-US"/>
                    </w:rPr>
                    <w:t>+Email:textbox, required.</w:t>
                  </w:r>
                </w:p>
                <w:p w14:paraId="15AD1977" w14:textId="77777777" w:rsidR="0059770C" w:rsidRDefault="0059770C">
                  <w:pPr>
                    <w:pStyle w:val="TableStyleWCS"/>
                    <w:spacing w:line="276" w:lineRule="auto"/>
                    <w:rPr>
                      <w:lang w:eastAsia="en-US"/>
                    </w:rPr>
                  </w:pPr>
                  <w:r>
                    <w:rPr>
                      <w:lang w:eastAsia="en-US"/>
                    </w:rPr>
                    <w:lastRenderedPageBreak/>
                    <w:t>+ Phone:textbox, required.</w:t>
                  </w:r>
                </w:p>
                <w:p w14:paraId="2CB6B5E9" w14:textId="77777777" w:rsidR="0059770C" w:rsidRDefault="0059770C">
                  <w:pPr>
                    <w:pStyle w:val="TableStyleWCS"/>
                    <w:spacing w:line="276" w:lineRule="auto"/>
                    <w:rPr>
                      <w:lang w:eastAsia="en-US"/>
                    </w:rPr>
                  </w:pPr>
                  <w:r>
                    <w:rPr>
                      <w:lang w:eastAsia="en-US"/>
                    </w:rPr>
                    <w:t>“Create ” button.</w:t>
                  </w:r>
                </w:p>
                <w:p w14:paraId="786D7C27" w14:textId="77777777" w:rsidR="0059770C" w:rsidRDefault="0059770C">
                  <w:pPr>
                    <w:pStyle w:val="TableStyleWCS"/>
                    <w:spacing w:line="276" w:lineRule="auto"/>
                    <w:rPr>
                      <w:lang w:eastAsia="en-US"/>
                    </w:rPr>
                  </w:pPr>
                  <w:r>
                    <w:rPr>
                      <w:lang w:eastAsia="en-US"/>
                    </w:rPr>
                    <w:t>Exception[1,2,3,4,5,6,7,8]</w:t>
                  </w:r>
                </w:p>
                <w:p w14:paraId="1B40D7D3" w14:textId="77777777" w:rsidR="0059770C" w:rsidRDefault="0059770C">
                  <w:pPr>
                    <w:pStyle w:val="TableStyleWCS"/>
                    <w:spacing w:line="276" w:lineRule="auto"/>
                    <w:rPr>
                      <w:lang w:eastAsia="en-US"/>
                    </w:rPr>
                  </w:pPr>
                  <w:r>
                    <w:rPr>
                      <w:lang w:eastAsia="en-US"/>
                    </w:rPr>
                    <w:t xml:space="preserve"> </w:t>
                  </w:r>
                </w:p>
              </w:tc>
            </w:tr>
            <w:tr w:rsidR="0059770C" w14:paraId="0430ED1C"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B3225B7" w14:textId="77777777" w:rsidR="0059770C" w:rsidRDefault="0059770C">
                  <w:pPr>
                    <w:pStyle w:val="TableStyleWCS"/>
                    <w:spacing w:line="276" w:lineRule="auto"/>
                    <w:rPr>
                      <w:lang w:eastAsia="en-US"/>
                    </w:rPr>
                  </w:pPr>
                  <w:r>
                    <w:rPr>
                      <w:lang w:eastAsia="en-US"/>
                    </w:rPr>
                    <w:lastRenderedPageBreak/>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DDA471" w14:textId="77777777" w:rsidR="0059770C" w:rsidRDefault="0059770C">
                  <w:pPr>
                    <w:pStyle w:val="TableStyleWCS"/>
                    <w:spacing w:line="276" w:lineRule="auto"/>
                    <w:rPr>
                      <w:lang w:eastAsia="en-US"/>
                    </w:rPr>
                  </w:pPr>
                  <w:r>
                    <w:rPr>
                      <w:lang w:eastAsia="en-US"/>
                    </w:rPr>
                    <w:t>Admin click on button “Create ”.</w:t>
                  </w:r>
                </w:p>
                <w:p w14:paraId="0AFA370E" w14:textId="77777777" w:rsidR="0059770C" w:rsidRDefault="0059770C">
                  <w:pPr>
                    <w:pStyle w:val="TableStyleWCS"/>
                    <w:spacing w:line="276" w:lineRule="auto"/>
                    <w:rPr>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C1EC9CF" w14:textId="51CF417D" w:rsidR="0059770C" w:rsidRDefault="0059770C">
                  <w:pPr>
                    <w:pStyle w:val="TableStyleWCS"/>
                    <w:spacing w:line="276" w:lineRule="auto"/>
                    <w:rPr>
                      <w:lang w:eastAsia="en-US"/>
                    </w:rPr>
                  </w:pPr>
                  <w:r>
                    <w:rPr>
                      <w:lang w:eastAsia="en-US"/>
                    </w:rPr>
                    <w:t xml:space="preserve">The system create new </w:t>
                  </w:r>
                  <w:r w:rsidR="00DC1EF3">
                    <w:rPr>
                      <w:lang w:eastAsia="en-US"/>
                    </w:rPr>
                    <w:t>deliveryman</w:t>
                  </w:r>
                  <w:r>
                    <w:rPr>
                      <w:lang w:eastAsia="en-US"/>
                    </w:rPr>
                    <w:t xml:space="preserve"> and show message “Add successfully”.</w:t>
                  </w:r>
                </w:p>
              </w:tc>
            </w:tr>
          </w:tbl>
          <w:p w14:paraId="6404F5A8" w14:textId="77777777" w:rsidR="0059770C" w:rsidRDefault="0059770C"/>
          <w:p w14:paraId="2D51077F" w14:textId="77777777" w:rsidR="0059770C" w:rsidRDefault="0059770C"/>
          <w:p w14:paraId="18996855" w14:textId="77777777" w:rsidR="0059770C" w:rsidRDefault="0059770C">
            <w:r>
              <w:t>Exceptions:</w:t>
            </w:r>
          </w:p>
          <w:tbl>
            <w:tblPr>
              <w:tblW w:w="8429" w:type="dxa"/>
              <w:tblLook w:val="0400" w:firstRow="0" w:lastRow="0" w:firstColumn="0" w:lastColumn="0" w:noHBand="0" w:noVBand="1"/>
            </w:tblPr>
            <w:tblGrid>
              <w:gridCol w:w="949"/>
              <w:gridCol w:w="2773"/>
              <w:gridCol w:w="4707"/>
            </w:tblGrid>
            <w:tr w:rsidR="0059770C" w14:paraId="61BAB3EC"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50444C82" w14:textId="77777777" w:rsidR="0059770C" w:rsidRDefault="0059770C">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673809F1" w14:textId="77777777" w:rsidR="0059770C" w:rsidRDefault="0059770C">
                  <w:pPr>
                    <w:pStyle w:val="TableStyleWCS"/>
                    <w:spacing w:line="276" w:lineRule="auto"/>
                    <w:rPr>
                      <w:rFonts w:eastAsia="Times New Roman"/>
                      <w:lang w:eastAsia="en-US"/>
                    </w:rPr>
                  </w:pPr>
                  <w:r>
                    <w:rPr>
                      <w:lang w:eastAsia="en-US"/>
                    </w:rPr>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6BE23FE9" w14:textId="77777777" w:rsidR="0059770C" w:rsidRDefault="0059770C">
                  <w:pPr>
                    <w:pStyle w:val="TableStyleWCS"/>
                    <w:spacing w:line="276" w:lineRule="auto"/>
                    <w:rPr>
                      <w:rFonts w:eastAsia="Times New Roman"/>
                      <w:lang w:eastAsia="en-US"/>
                    </w:rPr>
                  </w:pPr>
                  <w:r>
                    <w:rPr>
                      <w:lang w:eastAsia="en-US"/>
                    </w:rPr>
                    <w:t>System Response</w:t>
                  </w:r>
                </w:p>
              </w:tc>
            </w:tr>
            <w:tr w:rsidR="0059770C" w14:paraId="2031E664"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2953C53" w14:textId="77777777" w:rsidR="0059770C" w:rsidRDefault="0059770C">
                  <w:pPr>
                    <w:pStyle w:val="TableStyleWCS"/>
                    <w:spacing w:line="276" w:lineRule="auto"/>
                    <w:rPr>
                      <w:rFonts w:eastAsia="Times New Roman"/>
                      <w:lang w:eastAsia="en-US"/>
                    </w:rPr>
                  </w:pPr>
                  <w:r>
                    <w:rPr>
                      <w:rFonts w:eastAsia="Times New Roman"/>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3822F4" w14:textId="77777777" w:rsidR="0059770C" w:rsidRDefault="0059770C">
                  <w:pPr>
                    <w:pStyle w:val="TableStyleWCS"/>
                    <w:spacing w:line="276" w:lineRule="auto"/>
                    <w:rPr>
                      <w:rFonts w:eastAsia="Times New Roman"/>
                      <w:lang w:eastAsia="en-US"/>
                    </w:rPr>
                  </w:pPr>
                  <w:r>
                    <w:rPr>
                      <w:rFonts w:eastAsia="Times New Roman"/>
                      <w:lang w:eastAsia="en-US"/>
                    </w:rPr>
                    <w:t>Input field is empty.</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A1CC92" w14:textId="77777777" w:rsidR="0059770C" w:rsidRDefault="0059770C">
                  <w:pPr>
                    <w:pStyle w:val="TableStyleWCS"/>
                    <w:spacing w:line="276" w:lineRule="auto"/>
                    <w:rPr>
                      <w:rFonts w:eastAsia="Noto Sans Symbols" w:cs="Noto Sans Symbols"/>
                      <w:lang w:eastAsia="en-US"/>
                    </w:rPr>
                  </w:pPr>
                  <w:r>
                    <w:rPr>
                      <w:rFonts w:eastAsia="Noto Sans Symbols" w:cs="Noto Sans Symbols"/>
                      <w:lang w:eastAsia="en-US"/>
                    </w:rPr>
                    <w:t>System show error message” This field is not allow empty”.</w:t>
                  </w:r>
                </w:p>
              </w:tc>
            </w:tr>
            <w:tr w:rsidR="0059770C" w14:paraId="3DC0092D" w14:textId="77777777">
              <w:trPr>
                <w:trHeight w:val="1081"/>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35604CCA" w14:textId="77777777" w:rsidR="0059770C" w:rsidRDefault="0059770C">
                  <w:pPr>
                    <w:pStyle w:val="TableStyleWCS"/>
                    <w:spacing w:line="276" w:lineRule="auto"/>
                    <w:rPr>
                      <w:rFonts w:eastAsia="Times New Roman"/>
                      <w:lang w:eastAsia="en-US"/>
                    </w:rPr>
                  </w:pPr>
                  <w:r>
                    <w:rPr>
                      <w:rFonts w:eastAsia="Times New Roman"/>
                      <w:lang w:eastAsia="en-US"/>
                    </w:rPr>
                    <w:t>2.</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4A6EBFA4" w14:textId="77777777" w:rsidR="0059770C" w:rsidRDefault="0059770C">
                  <w:pPr>
                    <w:pStyle w:val="TableStyleWCS"/>
                    <w:spacing w:line="276" w:lineRule="auto"/>
                    <w:rPr>
                      <w:rFonts w:eastAsia="Times New Roman"/>
                      <w:lang w:eastAsia="en-US"/>
                    </w:rPr>
                  </w:pPr>
                  <w:r>
                    <w:rPr>
                      <w:rFonts w:eastAsia="Times New Roman"/>
                      <w:lang w:eastAsia="en-US"/>
                    </w:rPr>
                    <w:t>Internet is not available.</w:t>
                  </w:r>
                </w:p>
              </w:tc>
              <w:tc>
                <w:tcPr>
                  <w:tcW w:w="4707"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15BAE3C0" w14:textId="77777777" w:rsidR="0059770C" w:rsidRDefault="0059770C">
                  <w:pPr>
                    <w:pStyle w:val="TableStyleWCS"/>
                    <w:spacing w:line="276" w:lineRule="auto"/>
                    <w:rPr>
                      <w:rFonts w:eastAsia="Noto Sans Symbols" w:cs="Noto Sans Symbols"/>
                      <w:lang w:eastAsia="en-US"/>
                    </w:rPr>
                  </w:pPr>
                  <w:r>
                    <w:rPr>
                      <w:rFonts w:eastAsia="Noto Sans Symbols" w:cs="Noto Sans Symbols"/>
                      <w:lang w:eastAsia="en-US"/>
                    </w:rPr>
                    <w:t>System show error message”Internet was interrupted. Please try again.”</w:t>
                  </w:r>
                </w:p>
              </w:tc>
            </w:tr>
            <w:tr w:rsidR="0059770C" w14:paraId="2AE8FA8C" w14:textId="77777777">
              <w:trPr>
                <w:trHeight w:val="1081"/>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0B2CE7AE" w14:textId="77777777" w:rsidR="0059770C" w:rsidRDefault="0059770C">
                  <w:pPr>
                    <w:pStyle w:val="TableStyleWCS"/>
                    <w:spacing w:line="276" w:lineRule="auto"/>
                    <w:rPr>
                      <w:rFonts w:eastAsia="Times New Roman"/>
                      <w:lang w:eastAsia="en-US"/>
                    </w:rPr>
                  </w:pPr>
                  <w:r>
                    <w:rPr>
                      <w:rFonts w:eastAsia="Times New Roman"/>
                      <w:lang w:eastAsia="en-US"/>
                    </w:rPr>
                    <w:t>3.</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54C0BA01" w14:textId="77777777" w:rsidR="0059770C" w:rsidRDefault="0059770C">
                  <w:pPr>
                    <w:pStyle w:val="TableStyleWCS"/>
                    <w:spacing w:line="276" w:lineRule="auto"/>
                    <w:rPr>
                      <w:rFonts w:eastAsia="Times New Roman"/>
                      <w:lang w:eastAsia="en-US"/>
                    </w:rPr>
                  </w:pPr>
                  <w:r>
                    <w:rPr>
                      <w:rFonts w:eastAsia="Times New Roman"/>
                      <w:lang w:eastAsia="en-US"/>
                    </w:rPr>
                    <w:t>Phone number is wrong format.</w:t>
                  </w:r>
                </w:p>
              </w:tc>
              <w:tc>
                <w:tcPr>
                  <w:tcW w:w="4707"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00AC9042" w14:textId="77777777" w:rsidR="0059770C" w:rsidRDefault="0059770C">
                  <w:pPr>
                    <w:pStyle w:val="TableStyleWCS"/>
                    <w:spacing w:line="276" w:lineRule="auto"/>
                    <w:rPr>
                      <w:rFonts w:eastAsia="Noto Sans Symbols" w:cs="Noto Sans Symbols"/>
                      <w:lang w:eastAsia="en-US"/>
                    </w:rPr>
                  </w:pPr>
                  <w:r>
                    <w:rPr>
                      <w:rFonts w:eastAsia="Noto Sans Symbols" w:cs="Noto Sans Symbols"/>
                      <w:lang w:eastAsia="en-US"/>
                    </w:rPr>
                    <w:t>System show error message “Phone number format is +84XXXXXXXXXX or</w:t>
                  </w:r>
                </w:p>
                <w:p w14:paraId="7726E9EC" w14:textId="77777777" w:rsidR="0059770C" w:rsidRDefault="0059770C">
                  <w:pPr>
                    <w:pStyle w:val="TableStyleWCS"/>
                    <w:spacing w:line="276" w:lineRule="auto"/>
                    <w:rPr>
                      <w:rFonts w:eastAsia="Noto Sans Symbols" w:cs="Noto Sans Symbols"/>
                      <w:lang w:eastAsia="en-US"/>
                    </w:rPr>
                  </w:pPr>
                  <w:r>
                    <w:rPr>
                      <w:rFonts w:eastAsia="Noto Sans Symbols" w:cs="Noto Sans Symbols"/>
                      <w:lang w:eastAsia="en-US"/>
                    </w:rPr>
                    <w:t>0XXXXXXXXX”.</w:t>
                  </w:r>
                </w:p>
              </w:tc>
            </w:tr>
            <w:tr w:rsidR="0059770C" w14:paraId="57949ABC" w14:textId="77777777">
              <w:trPr>
                <w:trHeight w:val="1081"/>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46E09CF5" w14:textId="77777777" w:rsidR="0059770C" w:rsidRDefault="0059770C">
                  <w:pPr>
                    <w:pStyle w:val="TableStyleWCS"/>
                    <w:spacing w:line="276" w:lineRule="auto"/>
                    <w:rPr>
                      <w:rFonts w:eastAsia="Times New Roman"/>
                      <w:lang w:eastAsia="en-US"/>
                    </w:rPr>
                  </w:pPr>
                  <w:r>
                    <w:rPr>
                      <w:rFonts w:eastAsia="Times New Roman"/>
                      <w:lang w:eastAsia="en-US"/>
                    </w:rPr>
                    <w:t xml:space="preserve">4. </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31F24383" w14:textId="77777777" w:rsidR="0059770C" w:rsidRDefault="0059770C">
                  <w:pPr>
                    <w:pStyle w:val="TableStyleWCS"/>
                    <w:spacing w:line="276" w:lineRule="auto"/>
                    <w:rPr>
                      <w:rFonts w:eastAsia="Times New Roman"/>
                      <w:lang w:eastAsia="en-US"/>
                    </w:rPr>
                  </w:pPr>
                  <w:r>
                    <w:rPr>
                      <w:rFonts w:eastAsia="Times New Roman"/>
                      <w:lang w:eastAsia="en-US"/>
                    </w:rPr>
                    <w:t>Length of Username is under 6 characters.</w:t>
                  </w:r>
                </w:p>
              </w:tc>
              <w:tc>
                <w:tcPr>
                  <w:tcW w:w="4707"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3614D0A2" w14:textId="77777777" w:rsidR="0059770C" w:rsidRDefault="0059770C">
                  <w:pPr>
                    <w:pStyle w:val="TableStyleWCS"/>
                    <w:spacing w:line="276" w:lineRule="auto"/>
                    <w:rPr>
                      <w:rFonts w:eastAsia="Noto Sans Symbols" w:cs="Noto Sans Symbols"/>
                      <w:lang w:eastAsia="en-US"/>
                    </w:rPr>
                  </w:pPr>
                  <w:r>
                    <w:rPr>
                      <w:rFonts w:eastAsia="Noto Sans Symbols" w:cs="Noto Sans Symbols"/>
                      <w:lang w:eastAsia="en-US"/>
                    </w:rPr>
                    <w:t xml:space="preserve"> System show error message “Length of Username must be 6-50 characters”.</w:t>
                  </w:r>
                </w:p>
              </w:tc>
            </w:tr>
            <w:tr w:rsidR="0059770C" w14:paraId="500BD127" w14:textId="77777777">
              <w:trPr>
                <w:trHeight w:val="1081"/>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7B010DDD" w14:textId="77777777" w:rsidR="0059770C" w:rsidRDefault="0059770C">
                  <w:pPr>
                    <w:pStyle w:val="TableStyleWCS"/>
                    <w:spacing w:line="276" w:lineRule="auto"/>
                    <w:rPr>
                      <w:rFonts w:eastAsia="Times New Roman"/>
                      <w:lang w:eastAsia="en-US"/>
                    </w:rPr>
                  </w:pPr>
                  <w:r>
                    <w:rPr>
                      <w:rFonts w:eastAsia="Times New Roman"/>
                      <w:lang w:eastAsia="en-US"/>
                    </w:rPr>
                    <w:t>5.</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tcPr>
                <w:p w14:paraId="727DC2E1" w14:textId="77777777" w:rsidR="0059770C" w:rsidRDefault="0059770C">
                  <w:pPr>
                    <w:pStyle w:val="TableStyleWCS"/>
                    <w:spacing w:line="276" w:lineRule="auto"/>
                    <w:rPr>
                      <w:rFonts w:eastAsia="Times New Roman"/>
                      <w:lang w:eastAsia="en-US"/>
                    </w:rPr>
                  </w:pPr>
                  <w:r>
                    <w:rPr>
                      <w:rFonts w:eastAsia="Times New Roman"/>
                      <w:lang w:eastAsia="en-US"/>
                    </w:rPr>
                    <w:t>Length of Username is over 50 characters.</w:t>
                  </w:r>
                </w:p>
                <w:p w14:paraId="5DAA2BA5" w14:textId="77777777" w:rsidR="0059770C" w:rsidRDefault="0059770C">
                  <w:pPr>
                    <w:pStyle w:val="TableStyleWCS"/>
                    <w:spacing w:line="276" w:lineRule="auto"/>
                    <w:rPr>
                      <w:rFonts w:eastAsia="Times New Roman"/>
                      <w:lang w:eastAsia="en-US"/>
                    </w:rPr>
                  </w:pPr>
                </w:p>
              </w:tc>
              <w:tc>
                <w:tcPr>
                  <w:tcW w:w="4707"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64594729" w14:textId="77777777" w:rsidR="0059770C" w:rsidRDefault="0059770C">
                  <w:pPr>
                    <w:pStyle w:val="TableStyleWCS"/>
                    <w:spacing w:line="276" w:lineRule="auto"/>
                    <w:rPr>
                      <w:rFonts w:eastAsia="Noto Sans Symbols" w:cs="Noto Sans Symbols"/>
                      <w:lang w:eastAsia="en-US"/>
                    </w:rPr>
                  </w:pPr>
                  <w:r>
                    <w:rPr>
                      <w:rFonts w:eastAsia="Noto Sans Symbols" w:cs="Noto Sans Symbols"/>
                      <w:lang w:eastAsia="en-US"/>
                    </w:rPr>
                    <w:t>System show error message “Length of Username must be 6-50 characters”.</w:t>
                  </w:r>
                </w:p>
              </w:tc>
            </w:tr>
            <w:tr w:rsidR="0059770C" w14:paraId="7DD1EEB6" w14:textId="77777777">
              <w:trPr>
                <w:trHeight w:val="1081"/>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7063962A" w14:textId="77777777" w:rsidR="0059770C" w:rsidRDefault="0059770C">
                  <w:pPr>
                    <w:pStyle w:val="TableStyleWCS"/>
                    <w:spacing w:line="276" w:lineRule="auto"/>
                    <w:rPr>
                      <w:lang w:eastAsia="en-US"/>
                    </w:rPr>
                  </w:pPr>
                  <w:r>
                    <w:rPr>
                      <w:lang w:eastAsia="en-US"/>
                    </w:rPr>
                    <w:t>6</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3784B0A9" w14:textId="77777777" w:rsidR="0059770C" w:rsidRDefault="0059770C">
                  <w:pPr>
                    <w:pStyle w:val="TableStyleWCS"/>
                    <w:spacing w:line="276" w:lineRule="auto"/>
                    <w:rPr>
                      <w:rFonts w:eastAsia="Times New Roman"/>
                      <w:color w:val="000000"/>
                      <w:lang w:eastAsia="en-US"/>
                    </w:rPr>
                  </w:pPr>
                  <w:r>
                    <w:rPr>
                      <w:rFonts w:eastAsia="Times New Roman"/>
                      <w:color w:val="000000"/>
                      <w:lang w:eastAsia="en-US"/>
                    </w:rPr>
                    <w:t>Length of Password is under 8 characters</w:t>
                  </w:r>
                </w:p>
              </w:tc>
              <w:tc>
                <w:tcPr>
                  <w:tcW w:w="4707"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787A1058" w14:textId="77777777" w:rsidR="0059770C" w:rsidRDefault="0059770C">
                  <w:pPr>
                    <w:pStyle w:val="TableStyleWCS"/>
                    <w:spacing w:line="276" w:lineRule="auto"/>
                    <w:rPr>
                      <w:lang w:eastAsia="en-US"/>
                    </w:rPr>
                  </w:pPr>
                  <w:r>
                    <w:rPr>
                      <w:lang w:eastAsia="en-US"/>
                    </w:rPr>
                    <w:t>The system show error message “Length of Password must be 8 – 30 characters”.</w:t>
                  </w:r>
                </w:p>
              </w:tc>
            </w:tr>
            <w:tr w:rsidR="0059770C" w14:paraId="7ED60BCF" w14:textId="77777777">
              <w:trPr>
                <w:trHeight w:val="1081"/>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79BFA7F0" w14:textId="77777777" w:rsidR="0059770C" w:rsidRDefault="0059770C">
                  <w:pPr>
                    <w:pStyle w:val="TableStyleWCS"/>
                    <w:spacing w:line="276" w:lineRule="auto"/>
                    <w:rPr>
                      <w:lang w:eastAsia="en-US"/>
                    </w:rPr>
                  </w:pPr>
                  <w:r>
                    <w:rPr>
                      <w:lang w:eastAsia="en-US"/>
                    </w:rPr>
                    <w:lastRenderedPageBreak/>
                    <w:t>7</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489A8AB6" w14:textId="77777777" w:rsidR="0059770C" w:rsidRDefault="0059770C">
                  <w:pPr>
                    <w:pStyle w:val="TableStyleWCS"/>
                    <w:spacing w:line="276" w:lineRule="auto"/>
                    <w:rPr>
                      <w:rFonts w:eastAsia="Times New Roman"/>
                      <w:color w:val="000000"/>
                      <w:lang w:eastAsia="en-US"/>
                    </w:rPr>
                  </w:pPr>
                  <w:r>
                    <w:rPr>
                      <w:rFonts w:eastAsia="Times New Roman"/>
                      <w:color w:val="000000"/>
                      <w:lang w:eastAsia="en-US"/>
                    </w:rPr>
                    <w:t>Length of Password is over 30 characters</w:t>
                  </w:r>
                </w:p>
              </w:tc>
              <w:tc>
                <w:tcPr>
                  <w:tcW w:w="4707"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6BC850F1" w14:textId="77777777" w:rsidR="0059770C" w:rsidRDefault="0059770C">
                  <w:pPr>
                    <w:pStyle w:val="TableStyleWCS"/>
                    <w:spacing w:line="276" w:lineRule="auto"/>
                    <w:rPr>
                      <w:lang w:eastAsia="en-US"/>
                    </w:rPr>
                  </w:pPr>
                  <w:r>
                    <w:rPr>
                      <w:lang w:eastAsia="en-US"/>
                    </w:rPr>
                    <w:t xml:space="preserve">The system show error message “Length of </w:t>
                  </w:r>
                  <w:r>
                    <w:rPr>
                      <w:rFonts w:eastAsia="Times New Roman"/>
                      <w:color w:val="000000"/>
                      <w:lang w:eastAsia="en-US"/>
                    </w:rPr>
                    <w:t xml:space="preserve">Password </w:t>
                  </w:r>
                  <w:r>
                    <w:rPr>
                      <w:lang w:eastAsia="en-US"/>
                    </w:rPr>
                    <w:t>must be 8 – 30 characters”.</w:t>
                  </w:r>
                </w:p>
              </w:tc>
            </w:tr>
            <w:tr w:rsidR="0059770C" w14:paraId="447D2047"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48FF184" w14:textId="77777777" w:rsidR="0059770C" w:rsidRDefault="0059770C">
                  <w:pPr>
                    <w:pStyle w:val="TableStyleWCS"/>
                    <w:spacing w:line="276" w:lineRule="auto"/>
                    <w:rPr>
                      <w:lang w:eastAsia="en-US"/>
                    </w:rPr>
                  </w:pPr>
                  <w:r>
                    <w:rPr>
                      <w:lang w:eastAsia="en-US"/>
                    </w:rPr>
                    <w:t>8</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3155C1" w14:textId="77777777" w:rsidR="0059770C" w:rsidRDefault="0059770C">
                  <w:pPr>
                    <w:pStyle w:val="TableStyleWCS"/>
                    <w:spacing w:line="276" w:lineRule="auto"/>
                    <w:rPr>
                      <w:rFonts w:eastAsia="Times New Roman"/>
                      <w:color w:val="000000"/>
                      <w:lang w:eastAsia="en-US"/>
                    </w:rPr>
                  </w:pPr>
                  <w:r>
                    <w:rPr>
                      <w:rFonts w:eastAsia="Times New Roman"/>
                      <w:color w:val="000000"/>
                      <w:lang w:eastAsia="en-US"/>
                    </w:rPr>
                    <w:t>Password is included special character</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B3B03E" w14:textId="77777777" w:rsidR="0059770C" w:rsidRDefault="0059770C">
                  <w:pPr>
                    <w:pStyle w:val="TableStyleWCS"/>
                    <w:spacing w:line="276" w:lineRule="auto"/>
                    <w:rPr>
                      <w:lang w:eastAsia="en-US"/>
                    </w:rPr>
                  </w:pPr>
                  <w:r>
                    <w:rPr>
                      <w:lang w:eastAsia="en-US"/>
                    </w:rPr>
                    <w:t>The system show error message “Password is included special characters”.</w:t>
                  </w:r>
                </w:p>
              </w:tc>
            </w:tr>
          </w:tbl>
          <w:p w14:paraId="0F4C110C" w14:textId="77777777" w:rsidR="0059770C" w:rsidRDefault="0059770C"/>
          <w:p w14:paraId="7436B73F" w14:textId="77777777" w:rsidR="0059770C" w:rsidRDefault="0059770C">
            <w:r>
              <w:t>Relationships: N/A</w:t>
            </w:r>
          </w:p>
          <w:p w14:paraId="7220ED6F" w14:textId="77777777" w:rsidR="0059770C" w:rsidRDefault="0059770C">
            <w:r>
              <w:t>Business Rules:</w:t>
            </w:r>
          </w:p>
          <w:p w14:paraId="7441BDC6" w14:textId="77777777" w:rsidR="0059770C" w:rsidRDefault="0059770C">
            <w:pPr>
              <w:spacing w:after="200" w:line="276" w:lineRule="auto"/>
              <w:rPr>
                <w:sz w:val="22"/>
                <w:szCs w:val="22"/>
                <w:lang w:eastAsia="en-US"/>
              </w:rPr>
            </w:pPr>
            <w:r>
              <w:t xml:space="preserve">      Admin must input all information.</w:t>
            </w:r>
          </w:p>
        </w:tc>
      </w:tr>
    </w:tbl>
    <w:p w14:paraId="40A44176" w14:textId="57A02958" w:rsidR="008A17D4" w:rsidRPr="00355794" w:rsidRDefault="008A17D4" w:rsidP="00405A3A">
      <w:pPr>
        <w:pStyle w:val="Heading2"/>
      </w:pPr>
      <w:bookmarkStart w:id="63" w:name="_Toc77171514"/>
      <w:r>
        <w:lastRenderedPageBreak/>
        <w:t>&lt; Admin &gt; View list report</w:t>
      </w:r>
      <w:bookmarkEnd w:id="63"/>
    </w:p>
    <w:p w14:paraId="7870125F" w14:textId="7B6B1EA6" w:rsidR="008A17D4" w:rsidRPr="003A09D5" w:rsidRDefault="00A06A5E" w:rsidP="00A06A5E">
      <w:pPr>
        <w:jc w:val="center"/>
      </w:pPr>
      <w:r>
        <w:drawing>
          <wp:inline distT="0" distB="0" distL="0" distR="0" wp14:anchorId="5783B3A0" wp14:editId="728EDB90">
            <wp:extent cx="3396343" cy="1649186"/>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96343" cy="1649186"/>
                    </a:xfrm>
                    <a:prstGeom prst="rect">
                      <a:avLst/>
                    </a:prstGeom>
                  </pic:spPr>
                </pic:pic>
              </a:graphicData>
            </a:graphic>
          </wp:inline>
        </w:drawing>
      </w:r>
    </w:p>
    <w:p w14:paraId="7E7DC3CA" w14:textId="0055598C" w:rsidR="008A17D4" w:rsidRDefault="008A17D4" w:rsidP="008A17D4">
      <w:pPr>
        <w:jc w:val="center"/>
      </w:pPr>
      <w:r>
        <w:t>Figure 3.</w:t>
      </w:r>
      <w:r w:rsidR="00806207">
        <w:t>43</w:t>
      </w:r>
      <w:r>
        <w:t xml:space="preserve"> &lt; Admin &gt; View list report</w:t>
      </w:r>
    </w:p>
    <w:p w14:paraId="39CD1132" w14:textId="77777777" w:rsidR="008A17D4" w:rsidRDefault="008A17D4" w:rsidP="008A17D4"/>
    <w:p w14:paraId="1DFF7AAB" w14:textId="7068EBE3" w:rsidR="0059770C" w:rsidRDefault="008A17D4" w:rsidP="0059770C">
      <w:r>
        <w:t>Use Case Specification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8" w:type="dxa"/>
          <w:left w:w="115" w:type="dxa"/>
          <w:bottom w:w="58" w:type="dxa"/>
          <w:right w:w="115" w:type="dxa"/>
        </w:tblCellMar>
        <w:tblLook w:val="01E0" w:firstRow="1" w:lastRow="1" w:firstColumn="1" w:lastColumn="1" w:noHBand="0" w:noVBand="0"/>
      </w:tblPr>
      <w:tblGrid>
        <w:gridCol w:w="2490"/>
        <w:gridCol w:w="2441"/>
        <w:gridCol w:w="1428"/>
        <w:gridCol w:w="743"/>
        <w:gridCol w:w="2088"/>
      </w:tblGrid>
      <w:tr w:rsidR="0059770C" w14:paraId="5A947E89" w14:textId="77777777" w:rsidTr="0059770C">
        <w:tc>
          <w:tcPr>
            <w:tcW w:w="5000" w:type="pct"/>
            <w:gridSpan w:val="5"/>
            <w:tcBorders>
              <w:top w:val="single" w:sz="4" w:space="0" w:color="000000"/>
              <w:left w:val="single" w:sz="4" w:space="0" w:color="000000"/>
              <w:bottom w:val="single" w:sz="4" w:space="0" w:color="000000"/>
              <w:right w:val="single" w:sz="4" w:space="0" w:color="000000"/>
            </w:tcBorders>
            <w:shd w:val="clear" w:color="auto" w:fill="F3F3F3"/>
          </w:tcPr>
          <w:p w14:paraId="6D11AFDC" w14:textId="1D42C4AF" w:rsidR="0059770C" w:rsidRDefault="006746A4">
            <w:pPr>
              <w:spacing w:after="200" w:line="276" w:lineRule="auto"/>
              <w:rPr>
                <w:sz w:val="22"/>
                <w:szCs w:val="22"/>
                <w:lang w:eastAsia="en-US"/>
              </w:rPr>
            </w:pPr>
            <w:r>
              <w:t>USE CASE – sSs_UC_</w:t>
            </w:r>
            <w:r>
              <w:t>37</w:t>
            </w:r>
          </w:p>
        </w:tc>
      </w:tr>
      <w:tr w:rsidR="0059770C" w14:paraId="025130B8" w14:textId="77777777" w:rsidTr="008A17D4">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0DC7321A" w14:textId="77777777" w:rsidR="0059770C" w:rsidRDefault="0059770C">
            <w:pPr>
              <w:spacing w:after="200" w:line="276" w:lineRule="auto"/>
              <w:rPr>
                <w:sz w:val="22"/>
                <w:szCs w:val="22"/>
                <w:lang w:eastAsia="en-US"/>
              </w:rPr>
            </w:pPr>
            <w:r>
              <w:t>Use-case No.</w:t>
            </w:r>
          </w:p>
        </w:tc>
        <w:tc>
          <w:tcPr>
            <w:tcW w:w="1328" w:type="pct"/>
            <w:tcBorders>
              <w:top w:val="single" w:sz="4" w:space="0" w:color="000000"/>
              <w:left w:val="single" w:sz="4" w:space="0" w:color="000000"/>
              <w:bottom w:val="single" w:sz="4" w:space="0" w:color="000000"/>
              <w:right w:val="single" w:sz="4" w:space="0" w:color="000000"/>
            </w:tcBorders>
            <w:hideMark/>
          </w:tcPr>
          <w:p w14:paraId="2DD9CB3D" w14:textId="446BC8C0" w:rsidR="0059770C" w:rsidRDefault="0059770C" w:rsidP="006746A4">
            <w:pPr>
              <w:spacing w:after="200" w:line="276" w:lineRule="auto"/>
              <w:rPr>
                <w:sz w:val="22"/>
                <w:szCs w:val="22"/>
                <w:lang w:eastAsia="en-US"/>
              </w:rPr>
            </w:pPr>
            <w:r>
              <w:t>&lt;UC0</w:t>
            </w:r>
            <w:r w:rsidR="006746A4">
              <w:t>37</w:t>
            </w:r>
            <w:r>
              <w:t>&gt;</w:t>
            </w:r>
          </w:p>
        </w:tc>
        <w:tc>
          <w:tcPr>
            <w:tcW w:w="1181" w:type="pct"/>
            <w:gridSpan w:val="2"/>
            <w:tcBorders>
              <w:top w:val="single" w:sz="4" w:space="0" w:color="000000"/>
              <w:left w:val="single" w:sz="4" w:space="0" w:color="000000"/>
              <w:bottom w:val="single" w:sz="4" w:space="0" w:color="000000"/>
              <w:right w:val="single" w:sz="4" w:space="0" w:color="000000"/>
            </w:tcBorders>
            <w:shd w:val="clear" w:color="auto" w:fill="F3F3F3"/>
            <w:hideMark/>
          </w:tcPr>
          <w:p w14:paraId="1756BB0E" w14:textId="77777777" w:rsidR="0059770C" w:rsidRDefault="0059770C">
            <w:pPr>
              <w:spacing w:after="200" w:line="276" w:lineRule="auto"/>
              <w:rPr>
                <w:sz w:val="22"/>
                <w:szCs w:val="22"/>
                <w:lang w:eastAsia="en-US"/>
              </w:rPr>
            </w:pPr>
            <w:r>
              <w:t>Use-case Version</w:t>
            </w:r>
          </w:p>
        </w:tc>
        <w:tc>
          <w:tcPr>
            <w:tcW w:w="1136" w:type="pct"/>
            <w:tcBorders>
              <w:top w:val="single" w:sz="4" w:space="0" w:color="000000"/>
              <w:left w:val="single" w:sz="4" w:space="0" w:color="000000"/>
              <w:bottom w:val="single" w:sz="4" w:space="0" w:color="000000"/>
              <w:right w:val="single" w:sz="4" w:space="0" w:color="000000"/>
            </w:tcBorders>
            <w:hideMark/>
          </w:tcPr>
          <w:p w14:paraId="7552BE08" w14:textId="77777777" w:rsidR="0059770C" w:rsidRDefault="0059770C">
            <w:pPr>
              <w:spacing w:after="200" w:line="276" w:lineRule="auto"/>
              <w:rPr>
                <w:sz w:val="22"/>
                <w:szCs w:val="22"/>
                <w:lang w:eastAsia="en-US"/>
              </w:rPr>
            </w:pPr>
            <w:r>
              <w:t>1.0</w:t>
            </w:r>
          </w:p>
        </w:tc>
      </w:tr>
      <w:tr w:rsidR="0059770C" w14:paraId="3558A368" w14:textId="77777777" w:rsidTr="008A17D4">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7FC6C766" w14:textId="77777777" w:rsidR="0059770C" w:rsidRDefault="0059770C">
            <w:pPr>
              <w:spacing w:after="200" w:line="276" w:lineRule="auto"/>
              <w:rPr>
                <w:sz w:val="22"/>
                <w:szCs w:val="22"/>
                <w:lang w:eastAsia="en-US"/>
              </w:rPr>
            </w:pPr>
            <w:r>
              <w:t>Use-case Name</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07DC9BFB" w14:textId="77777777" w:rsidR="0059770C" w:rsidRDefault="0059770C">
            <w:pPr>
              <w:spacing w:after="200" w:line="276" w:lineRule="auto"/>
              <w:rPr>
                <w:sz w:val="22"/>
                <w:szCs w:val="22"/>
                <w:lang w:eastAsia="en-US"/>
              </w:rPr>
            </w:pPr>
            <w:r>
              <w:t>View list report</w:t>
            </w:r>
          </w:p>
        </w:tc>
      </w:tr>
      <w:tr w:rsidR="0059770C" w14:paraId="46D70C0A" w14:textId="77777777" w:rsidTr="008A17D4">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2481A19A" w14:textId="77777777" w:rsidR="0059770C" w:rsidRDefault="0059770C">
            <w:pPr>
              <w:spacing w:after="200" w:line="276" w:lineRule="auto"/>
              <w:rPr>
                <w:sz w:val="22"/>
                <w:szCs w:val="22"/>
                <w:lang w:eastAsia="en-US"/>
              </w:rPr>
            </w:pPr>
            <w:r>
              <w:lastRenderedPageBreak/>
              <w:t xml:space="preserve">Author </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1C215C1A" w14:textId="77777777" w:rsidR="0059770C" w:rsidRDefault="0059770C">
            <w:pPr>
              <w:spacing w:after="200" w:line="276" w:lineRule="auto"/>
              <w:rPr>
                <w:sz w:val="22"/>
                <w:szCs w:val="22"/>
                <w:lang w:eastAsia="en-US"/>
              </w:rPr>
            </w:pPr>
            <w:r>
              <w:t>Nguyen Le Anh Long</w:t>
            </w:r>
          </w:p>
        </w:tc>
      </w:tr>
      <w:tr w:rsidR="0059770C" w14:paraId="7C63A799" w14:textId="77777777" w:rsidTr="008A17D4">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42F5B71F" w14:textId="77777777" w:rsidR="0059770C" w:rsidRDefault="0059770C">
            <w:pPr>
              <w:spacing w:after="200" w:line="276" w:lineRule="auto"/>
              <w:rPr>
                <w:sz w:val="22"/>
                <w:szCs w:val="22"/>
                <w:lang w:eastAsia="en-US"/>
              </w:rPr>
            </w:pPr>
            <w:r>
              <w:t>Date</w:t>
            </w:r>
          </w:p>
        </w:tc>
        <w:tc>
          <w:tcPr>
            <w:tcW w:w="1328" w:type="pct"/>
            <w:tcBorders>
              <w:top w:val="single" w:sz="4" w:space="0" w:color="000000"/>
              <w:left w:val="single" w:sz="4" w:space="0" w:color="000000"/>
              <w:bottom w:val="single" w:sz="4" w:space="0" w:color="000000"/>
              <w:right w:val="single" w:sz="4" w:space="0" w:color="000000"/>
            </w:tcBorders>
            <w:hideMark/>
          </w:tcPr>
          <w:p w14:paraId="677EF1C8" w14:textId="77777777" w:rsidR="0059770C" w:rsidRDefault="0059770C">
            <w:pPr>
              <w:spacing w:after="200" w:line="276" w:lineRule="auto"/>
              <w:rPr>
                <w:sz w:val="22"/>
                <w:szCs w:val="22"/>
                <w:lang w:eastAsia="en-US"/>
              </w:rPr>
            </w:pPr>
            <w:r>
              <w:t>7/03/2021</w:t>
            </w:r>
          </w:p>
        </w:tc>
        <w:tc>
          <w:tcPr>
            <w:tcW w:w="777" w:type="pct"/>
            <w:tcBorders>
              <w:top w:val="single" w:sz="4" w:space="0" w:color="000000"/>
              <w:left w:val="single" w:sz="4" w:space="0" w:color="000000"/>
              <w:bottom w:val="single" w:sz="4" w:space="0" w:color="000000"/>
              <w:right w:val="single" w:sz="4" w:space="0" w:color="000000"/>
            </w:tcBorders>
            <w:shd w:val="clear" w:color="auto" w:fill="F3F3F3"/>
            <w:hideMark/>
          </w:tcPr>
          <w:p w14:paraId="0C0E777A" w14:textId="77777777" w:rsidR="0059770C" w:rsidRDefault="0059770C">
            <w:pPr>
              <w:spacing w:after="200" w:line="276" w:lineRule="auto"/>
              <w:rPr>
                <w:sz w:val="22"/>
                <w:szCs w:val="22"/>
                <w:lang w:eastAsia="en-US"/>
              </w:rPr>
            </w:pPr>
            <w:r>
              <w:t>Priority</w:t>
            </w:r>
          </w:p>
        </w:tc>
        <w:tc>
          <w:tcPr>
            <w:tcW w:w="1540" w:type="pct"/>
            <w:gridSpan w:val="2"/>
            <w:tcBorders>
              <w:top w:val="single" w:sz="4" w:space="0" w:color="000000"/>
              <w:left w:val="single" w:sz="4" w:space="0" w:color="000000"/>
              <w:bottom w:val="single" w:sz="4" w:space="0" w:color="000000"/>
              <w:right w:val="single" w:sz="4" w:space="0" w:color="000000"/>
            </w:tcBorders>
            <w:hideMark/>
          </w:tcPr>
          <w:p w14:paraId="220A336D" w14:textId="77777777" w:rsidR="0059770C" w:rsidRDefault="0059770C">
            <w:pPr>
              <w:spacing w:after="200" w:line="276" w:lineRule="auto"/>
              <w:rPr>
                <w:sz w:val="22"/>
                <w:szCs w:val="22"/>
                <w:lang w:eastAsia="en-US"/>
              </w:rPr>
            </w:pPr>
            <w:r>
              <w:t>Normal</w:t>
            </w:r>
          </w:p>
        </w:tc>
      </w:tr>
      <w:tr w:rsidR="0059770C" w14:paraId="5D5ACD4B" w14:textId="77777777" w:rsidTr="0059770C">
        <w:tc>
          <w:tcPr>
            <w:tcW w:w="5000" w:type="pct"/>
            <w:gridSpan w:val="5"/>
            <w:tcBorders>
              <w:top w:val="single" w:sz="4" w:space="0" w:color="000000"/>
              <w:left w:val="single" w:sz="4" w:space="0" w:color="000000"/>
              <w:bottom w:val="single" w:sz="4" w:space="0" w:color="000000"/>
              <w:right w:val="single" w:sz="4" w:space="0" w:color="000000"/>
            </w:tcBorders>
            <w:shd w:val="clear" w:color="auto" w:fill="FFFFFF"/>
          </w:tcPr>
          <w:p w14:paraId="162191F8" w14:textId="77777777" w:rsidR="0059770C" w:rsidRDefault="0059770C">
            <w:r>
              <w:t>Actor:</w:t>
            </w:r>
          </w:p>
          <w:p w14:paraId="20E99476" w14:textId="77777777" w:rsidR="0059770C" w:rsidRDefault="0059770C">
            <w:r>
              <w:t xml:space="preserve">         Admin</w:t>
            </w:r>
          </w:p>
          <w:p w14:paraId="3BF143A4" w14:textId="77777777" w:rsidR="0059770C" w:rsidRDefault="0059770C">
            <w:r>
              <w:t>Summary:</w:t>
            </w:r>
          </w:p>
          <w:p w14:paraId="31BCBD13" w14:textId="77777777" w:rsidR="0059770C" w:rsidRDefault="0059770C">
            <w:r>
              <w:t xml:space="preserve">         This use case allows Admin to view list report of vendor and moderator.</w:t>
            </w:r>
          </w:p>
          <w:p w14:paraId="30AE5B38" w14:textId="77777777" w:rsidR="0059770C" w:rsidRDefault="0059770C">
            <w:r>
              <w:t>Goal:</w:t>
            </w:r>
          </w:p>
          <w:p w14:paraId="2BEE3A9A" w14:textId="77777777" w:rsidR="0059770C" w:rsidRDefault="0059770C">
            <w:r>
              <w:tab/>
              <w:t>Admin can view list report of vendor and moderator in the system.</w:t>
            </w:r>
          </w:p>
          <w:p w14:paraId="6D4AF5D1" w14:textId="77777777" w:rsidR="0059770C" w:rsidRDefault="0059770C">
            <w:r>
              <w:t>Triggers</w:t>
            </w:r>
          </w:p>
          <w:p w14:paraId="6FC544E4" w14:textId="77777777" w:rsidR="0059770C" w:rsidRDefault="0059770C">
            <w:r>
              <w:t xml:space="preserve">        Admin click on button “View list report ”.</w:t>
            </w:r>
            <w:r>
              <w:tab/>
            </w:r>
          </w:p>
          <w:p w14:paraId="7DF0C34E" w14:textId="77777777" w:rsidR="0059770C" w:rsidRDefault="0059770C">
            <w:r>
              <w:t>Preconditions:</w:t>
            </w:r>
          </w:p>
          <w:p w14:paraId="18817782" w14:textId="77777777" w:rsidR="0059770C" w:rsidRDefault="0059770C">
            <w:r>
              <w:t xml:space="preserve">         Have at least one report in the system.</w:t>
            </w:r>
          </w:p>
          <w:p w14:paraId="39D2668E" w14:textId="77777777" w:rsidR="0059770C" w:rsidRDefault="0059770C">
            <w:r>
              <w:t>Post Conditions:</w:t>
            </w:r>
          </w:p>
          <w:p w14:paraId="57B5357E" w14:textId="77777777" w:rsidR="0059770C" w:rsidRDefault="0059770C">
            <w:r>
              <w:t xml:space="preserve">         Success: Admin view list report the system successfully.</w:t>
            </w:r>
          </w:p>
          <w:p w14:paraId="5DD20FCB" w14:textId="77777777" w:rsidR="0059770C" w:rsidRDefault="0059770C">
            <w:r>
              <w:t xml:space="preserve">         Fail: Show error messages.</w:t>
            </w:r>
          </w:p>
          <w:p w14:paraId="5EB4C399" w14:textId="77777777" w:rsidR="0059770C" w:rsidRDefault="0059770C">
            <w:r>
              <w:t>Main Success Scenario:</w:t>
            </w:r>
          </w:p>
          <w:p w14:paraId="57C0B127" w14:textId="77777777" w:rsidR="0059770C" w:rsidRDefault="0059770C">
            <w:r>
              <w:t xml:space="preserve">         </w:t>
            </w:r>
          </w:p>
          <w:tbl>
            <w:tblPr>
              <w:tblW w:w="8555" w:type="dxa"/>
              <w:tblLook w:val="0400" w:firstRow="0" w:lastRow="0" w:firstColumn="0" w:lastColumn="0" w:noHBand="0" w:noVBand="1"/>
            </w:tblPr>
            <w:tblGrid>
              <w:gridCol w:w="949"/>
              <w:gridCol w:w="2773"/>
              <w:gridCol w:w="4833"/>
            </w:tblGrid>
            <w:tr w:rsidR="0059770C" w14:paraId="60E56B44"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16590694" w14:textId="77777777" w:rsidR="0059770C" w:rsidRDefault="0059770C">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705E1455" w14:textId="77777777" w:rsidR="0059770C" w:rsidRDefault="0059770C">
                  <w:pPr>
                    <w:pStyle w:val="TableStyleWCS"/>
                    <w:spacing w:line="276" w:lineRule="auto"/>
                    <w:rPr>
                      <w:rFonts w:eastAsia="Times New Roman"/>
                      <w:lang w:eastAsia="en-US"/>
                    </w:rPr>
                  </w:pPr>
                  <w:r>
                    <w:rPr>
                      <w:lang w:eastAsia="en-US"/>
                    </w:rPr>
                    <w:t>Actor Action</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643F0666" w14:textId="77777777" w:rsidR="0059770C" w:rsidRDefault="0059770C">
                  <w:pPr>
                    <w:pStyle w:val="TableStyleWCS"/>
                    <w:spacing w:line="276" w:lineRule="auto"/>
                    <w:rPr>
                      <w:rFonts w:eastAsia="Times New Roman"/>
                      <w:lang w:eastAsia="en-US"/>
                    </w:rPr>
                  </w:pPr>
                  <w:r>
                    <w:rPr>
                      <w:lang w:eastAsia="en-US"/>
                    </w:rPr>
                    <w:t>System Response</w:t>
                  </w:r>
                </w:p>
              </w:tc>
            </w:tr>
            <w:tr w:rsidR="0059770C" w14:paraId="235F9E8B"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C510557" w14:textId="77777777" w:rsidR="0059770C" w:rsidRDefault="0059770C">
                  <w:pPr>
                    <w:pStyle w:val="TableStyleWCS"/>
                    <w:spacing w:line="276" w:lineRule="auto"/>
                    <w:rPr>
                      <w:rFonts w:eastAsia="Times New Roman"/>
                      <w:lang w:eastAsia="en-US"/>
                    </w:rPr>
                  </w:pPr>
                  <w:r>
                    <w:rPr>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46BB31" w14:textId="77777777" w:rsidR="0059770C" w:rsidRDefault="0059770C">
                  <w:pPr>
                    <w:pStyle w:val="TableStyleWCS"/>
                    <w:spacing w:line="276" w:lineRule="auto"/>
                    <w:rPr>
                      <w:lang w:eastAsia="en-US"/>
                    </w:rPr>
                  </w:pPr>
                  <w:r>
                    <w:rPr>
                      <w:lang w:eastAsia="en-US"/>
                    </w:rPr>
                    <w:t>Admin stay on the screen.</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87FF72" w14:textId="77777777" w:rsidR="0059770C" w:rsidRDefault="0059770C">
                  <w:pPr>
                    <w:tabs>
                      <w:tab w:val="left" w:pos="960"/>
                    </w:tabs>
                    <w:spacing w:after="0" w:line="256" w:lineRule="auto"/>
                    <w:ind w:left="720"/>
                    <w:contextualSpacing/>
                    <w:rPr>
                      <w:rFonts w:eastAsia="Noto Sans Symbols" w:cs="Noto Sans Symbols"/>
                      <w:sz w:val="22"/>
                      <w:szCs w:val="22"/>
                      <w:lang w:eastAsia="en-US"/>
                    </w:rPr>
                  </w:pPr>
                </w:p>
              </w:tc>
            </w:tr>
            <w:tr w:rsidR="0059770C" w14:paraId="1DF95462"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6520414" w14:textId="77777777" w:rsidR="0059770C" w:rsidRDefault="0059770C">
                  <w:pPr>
                    <w:pStyle w:val="TableStyleWCS"/>
                    <w:spacing w:line="276" w:lineRule="auto"/>
                    <w:rPr>
                      <w:rFonts w:eastAsia="Times New Roman"/>
                      <w:lang w:eastAsia="en-US"/>
                    </w:rPr>
                  </w:pPr>
                  <w:r>
                    <w:rPr>
                      <w:lang w:eastAsia="en-US"/>
                    </w:rPr>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7334FB" w14:textId="77777777" w:rsidR="0059770C" w:rsidRDefault="0059770C">
                  <w:pPr>
                    <w:pStyle w:val="TableStyleWCS"/>
                    <w:spacing w:line="276" w:lineRule="auto"/>
                    <w:rPr>
                      <w:lang w:eastAsia="en-US"/>
                    </w:rPr>
                  </w:pPr>
                  <w:r>
                    <w:rPr>
                      <w:lang w:eastAsia="en-US"/>
                    </w:rPr>
                    <w:t>Admin click on button “View list report”.</w:t>
                  </w:r>
                </w:p>
                <w:p w14:paraId="65C4401F" w14:textId="77777777" w:rsidR="0059770C" w:rsidRDefault="0059770C">
                  <w:pPr>
                    <w:pStyle w:val="TableStyleWCS"/>
                    <w:spacing w:line="276" w:lineRule="auto"/>
                    <w:rPr>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4DCD548" w14:textId="77777777" w:rsidR="0059770C" w:rsidRDefault="0059770C">
                  <w:pPr>
                    <w:pStyle w:val="TableStyleWCS"/>
                    <w:spacing w:line="276" w:lineRule="auto"/>
                    <w:rPr>
                      <w:lang w:eastAsia="en-US"/>
                    </w:rPr>
                  </w:pPr>
                  <w:r>
                    <w:rPr>
                      <w:lang w:eastAsia="en-US"/>
                    </w:rPr>
                    <w:t>The system show two button:</w:t>
                  </w:r>
                </w:p>
                <w:p w14:paraId="16EEF3D7" w14:textId="77777777" w:rsidR="0059770C" w:rsidRDefault="0059770C">
                  <w:pPr>
                    <w:pStyle w:val="TableStyleWCS"/>
                    <w:spacing w:line="276" w:lineRule="auto"/>
                    <w:rPr>
                      <w:lang w:eastAsia="en-US"/>
                    </w:rPr>
                  </w:pPr>
                  <w:r>
                    <w:rPr>
                      <w:lang w:eastAsia="en-US"/>
                    </w:rPr>
                    <w:t>+ “View list report of vendor” button.</w:t>
                  </w:r>
                </w:p>
                <w:p w14:paraId="680D39EC" w14:textId="77777777" w:rsidR="0059770C" w:rsidRDefault="0059770C">
                  <w:pPr>
                    <w:pStyle w:val="TableStyleWCS"/>
                    <w:spacing w:line="276" w:lineRule="auto"/>
                    <w:rPr>
                      <w:lang w:eastAsia="en-US"/>
                    </w:rPr>
                  </w:pPr>
                  <w:r>
                    <w:rPr>
                      <w:lang w:eastAsia="en-US"/>
                    </w:rPr>
                    <w:t>+ “View list  report of moderator” button.</w:t>
                  </w:r>
                </w:p>
                <w:p w14:paraId="5E740320" w14:textId="77777777" w:rsidR="0059770C" w:rsidRDefault="0059770C">
                  <w:pPr>
                    <w:pStyle w:val="TableStyleWCS"/>
                    <w:spacing w:line="276" w:lineRule="auto"/>
                    <w:rPr>
                      <w:lang w:eastAsia="en-US"/>
                    </w:rPr>
                  </w:pPr>
                  <w:r>
                    <w:rPr>
                      <w:lang w:eastAsia="en-US"/>
                    </w:rPr>
                    <w:t>Exception: [1]</w:t>
                  </w:r>
                </w:p>
                <w:p w14:paraId="23A8CE26" w14:textId="77777777" w:rsidR="0059770C" w:rsidRDefault="0059770C">
                  <w:pPr>
                    <w:pStyle w:val="TableStyleWCS"/>
                    <w:spacing w:line="276" w:lineRule="auto"/>
                    <w:rPr>
                      <w:lang w:eastAsia="en-US"/>
                    </w:rPr>
                  </w:pPr>
                  <w:r>
                    <w:rPr>
                      <w:lang w:eastAsia="en-US"/>
                    </w:rPr>
                    <w:t xml:space="preserve"> </w:t>
                  </w:r>
                </w:p>
              </w:tc>
            </w:tr>
          </w:tbl>
          <w:p w14:paraId="0126FF82" w14:textId="77777777" w:rsidR="0059770C" w:rsidRDefault="0059770C"/>
          <w:p w14:paraId="5024D1C7" w14:textId="77777777" w:rsidR="0059770C" w:rsidRDefault="0059770C"/>
          <w:p w14:paraId="2F9097F0" w14:textId="77777777" w:rsidR="0059770C" w:rsidRDefault="0059770C">
            <w:r>
              <w:t>Exception:</w:t>
            </w:r>
          </w:p>
          <w:tbl>
            <w:tblPr>
              <w:tblW w:w="8429" w:type="dxa"/>
              <w:tblLook w:val="0400" w:firstRow="0" w:lastRow="0" w:firstColumn="0" w:lastColumn="0" w:noHBand="0" w:noVBand="1"/>
            </w:tblPr>
            <w:tblGrid>
              <w:gridCol w:w="949"/>
              <w:gridCol w:w="2773"/>
              <w:gridCol w:w="4707"/>
            </w:tblGrid>
            <w:tr w:rsidR="0059770C" w14:paraId="16CC7AA7"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59218C8E" w14:textId="77777777" w:rsidR="0059770C" w:rsidRDefault="0059770C">
                  <w:pPr>
                    <w:pStyle w:val="TableStyleWCS"/>
                    <w:spacing w:line="276" w:lineRule="auto"/>
                    <w:rPr>
                      <w:rFonts w:eastAsia="Times New Roman"/>
                      <w:lang w:eastAsia="en-US"/>
                    </w:rPr>
                  </w:pPr>
                  <w:r>
                    <w:rPr>
                      <w:lang w:eastAsia="en-US"/>
                    </w:rPr>
                    <w:lastRenderedPageBreak/>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771A1087" w14:textId="77777777" w:rsidR="0059770C" w:rsidRDefault="0059770C">
                  <w:pPr>
                    <w:pStyle w:val="TableStyleWCS"/>
                    <w:spacing w:line="276" w:lineRule="auto"/>
                    <w:rPr>
                      <w:rFonts w:eastAsia="Times New Roman"/>
                      <w:lang w:eastAsia="en-US"/>
                    </w:rPr>
                  </w:pPr>
                  <w:r>
                    <w:rPr>
                      <w:lang w:eastAsia="en-US"/>
                    </w:rPr>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3DF90F4B" w14:textId="77777777" w:rsidR="0059770C" w:rsidRDefault="0059770C">
                  <w:pPr>
                    <w:pStyle w:val="TableStyleWCS"/>
                    <w:spacing w:line="276" w:lineRule="auto"/>
                    <w:rPr>
                      <w:rFonts w:eastAsia="Times New Roman"/>
                      <w:lang w:eastAsia="en-US"/>
                    </w:rPr>
                  </w:pPr>
                  <w:r>
                    <w:rPr>
                      <w:lang w:eastAsia="en-US"/>
                    </w:rPr>
                    <w:t>System Response</w:t>
                  </w:r>
                </w:p>
              </w:tc>
            </w:tr>
            <w:tr w:rsidR="0059770C" w14:paraId="5CCFDC63"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D8A1A4E" w14:textId="77777777" w:rsidR="0059770C" w:rsidRDefault="0059770C">
                  <w:pPr>
                    <w:pStyle w:val="TableStyleWCS"/>
                    <w:spacing w:line="276" w:lineRule="auto"/>
                    <w:rPr>
                      <w:rFonts w:eastAsia="Times New Roman"/>
                      <w:lang w:eastAsia="en-US"/>
                    </w:rPr>
                  </w:pPr>
                  <w:r>
                    <w:rPr>
                      <w:rFonts w:eastAsia="Times New Roman"/>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2000AB" w14:textId="77777777" w:rsidR="0059770C" w:rsidRDefault="0059770C">
                  <w:pPr>
                    <w:pStyle w:val="TableStyleWCS"/>
                    <w:spacing w:line="276" w:lineRule="auto"/>
                    <w:rPr>
                      <w:lang w:eastAsia="en-US"/>
                    </w:rPr>
                  </w:pPr>
                  <w:r>
                    <w:rPr>
                      <w:lang w:eastAsia="en-US"/>
                    </w:rPr>
                    <w:t>Admin click on button “View list report ”.</w:t>
                  </w:r>
                </w:p>
                <w:p w14:paraId="44C69443" w14:textId="77777777" w:rsidR="0059770C" w:rsidRDefault="0059770C">
                  <w:pPr>
                    <w:pStyle w:val="TableStyleWCS"/>
                    <w:spacing w:line="276" w:lineRule="auto"/>
                    <w:rPr>
                      <w:rFonts w:eastAsia="Times New Roman"/>
                      <w:lang w:eastAsia="en-US"/>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3296CC" w14:textId="77777777" w:rsidR="0059770C" w:rsidRDefault="0059770C">
                  <w:pPr>
                    <w:pStyle w:val="TableStyleWCS"/>
                    <w:spacing w:line="276" w:lineRule="auto"/>
                    <w:rPr>
                      <w:rFonts w:eastAsia="Noto Sans Symbols" w:cs="Noto Sans Symbols"/>
                      <w:lang w:eastAsia="en-US"/>
                    </w:rPr>
                  </w:pPr>
                  <w:r>
                    <w:rPr>
                      <w:rFonts w:eastAsia="Noto Sans Symbols" w:cs="Noto Sans Symbols"/>
                      <w:lang w:eastAsia="en-US"/>
                    </w:rPr>
                    <w:t xml:space="preserve">If don’t have any report . </w:t>
                  </w:r>
                  <w:r>
                    <w:rPr>
                      <w:lang w:eastAsia="en-US"/>
                    </w:rPr>
                    <w:t>The system show message: ”There aren't any report in the system”.</w:t>
                  </w:r>
                </w:p>
              </w:tc>
            </w:tr>
          </w:tbl>
          <w:p w14:paraId="2D46985C" w14:textId="77777777" w:rsidR="0059770C" w:rsidRDefault="0059770C"/>
          <w:p w14:paraId="084FC576" w14:textId="77777777" w:rsidR="0059770C" w:rsidRDefault="0059770C">
            <w:r>
              <w:t>Relationships: N/A</w:t>
            </w:r>
          </w:p>
          <w:p w14:paraId="7756F0A4" w14:textId="77777777" w:rsidR="0059770C" w:rsidRDefault="0059770C">
            <w:pPr>
              <w:spacing w:after="200" w:line="276" w:lineRule="auto"/>
              <w:rPr>
                <w:sz w:val="22"/>
                <w:szCs w:val="22"/>
                <w:lang w:eastAsia="en-US"/>
              </w:rPr>
            </w:pPr>
            <w:r>
              <w:t>Business Rules:</w:t>
            </w:r>
          </w:p>
        </w:tc>
      </w:tr>
    </w:tbl>
    <w:p w14:paraId="06D17B94" w14:textId="4B895D25" w:rsidR="00B4403F" w:rsidRPr="00355794" w:rsidRDefault="00B4403F" w:rsidP="00405A3A">
      <w:pPr>
        <w:pStyle w:val="Heading2"/>
      </w:pPr>
      <w:bookmarkStart w:id="64" w:name="_Toc77171515"/>
      <w:r>
        <w:lastRenderedPageBreak/>
        <w:t>&lt; Admin &gt; View list report of vendor</w:t>
      </w:r>
      <w:bookmarkEnd w:id="64"/>
    </w:p>
    <w:p w14:paraId="2D7E9E08" w14:textId="34D42D52" w:rsidR="00B4403F" w:rsidRPr="003A09D5" w:rsidRDefault="00D15AA8" w:rsidP="00D15AA8">
      <w:pPr>
        <w:jc w:val="center"/>
      </w:pPr>
      <w:r>
        <w:drawing>
          <wp:inline distT="0" distB="0" distL="0" distR="0" wp14:anchorId="4ADB846C" wp14:editId="5A0DC053">
            <wp:extent cx="5689600" cy="1664937"/>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89600" cy="1664937"/>
                    </a:xfrm>
                    <a:prstGeom prst="rect">
                      <a:avLst/>
                    </a:prstGeom>
                  </pic:spPr>
                </pic:pic>
              </a:graphicData>
            </a:graphic>
          </wp:inline>
        </w:drawing>
      </w:r>
    </w:p>
    <w:p w14:paraId="6D815466" w14:textId="251252B3" w:rsidR="00B4403F" w:rsidRDefault="00B4403F" w:rsidP="00B4403F">
      <w:pPr>
        <w:jc w:val="center"/>
      </w:pPr>
      <w:r>
        <w:t>Figure 3.</w:t>
      </w:r>
      <w:r w:rsidR="00806207">
        <w:t>44</w:t>
      </w:r>
      <w:r>
        <w:t xml:space="preserve"> &lt; Admin &gt; View list report of vendor</w:t>
      </w:r>
    </w:p>
    <w:p w14:paraId="158FAF70" w14:textId="77777777" w:rsidR="00B4403F" w:rsidRDefault="00B4403F" w:rsidP="00B4403F"/>
    <w:p w14:paraId="6034699D" w14:textId="0EC42447" w:rsidR="0059770C" w:rsidRDefault="00B4403F" w:rsidP="00B4403F">
      <w:r>
        <w:t>Use Case Specification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8" w:type="dxa"/>
          <w:left w:w="115" w:type="dxa"/>
          <w:bottom w:w="58" w:type="dxa"/>
          <w:right w:w="115" w:type="dxa"/>
        </w:tblCellMar>
        <w:tblLook w:val="01E0" w:firstRow="1" w:lastRow="1" w:firstColumn="1" w:lastColumn="1" w:noHBand="0" w:noVBand="0"/>
      </w:tblPr>
      <w:tblGrid>
        <w:gridCol w:w="2490"/>
        <w:gridCol w:w="2441"/>
        <w:gridCol w:w="1428"/>
        <w:gridCol w:w="743"/>
        <w:gridCol w:w="2088"/>
      </w:tblGrid>
      <w:tr w:rsidR="0059770C" w14:paraId="70000C28" w14:textId="77777777" w:rsidTr="0059770C">
        <w:tc>
          <w:tcPr>
            <w:tcW w:w="5000" w:type="pct"/>
            <w:gridSpan w:val="5"/>
            <w:tcBorders>
              <w:top w:val="single" w:sz="4" w:space="0" w:color="000000"/>
              <w:left w:val="single" w:sz="4" w:space="0" w:color="000000"/>
              <w:bottom w:val="single" w:sz="4" w:space="0" w:color="000000"/>
              <w:right w:val="single" w:sz="4" w:space="0" w:color="000000"/>
            </w:tcBorders>
            <w:shd w:val="clear" w:color="auto" w:fill="F3F3F3"/>
          </w:tcPr>
          <w:p w14:paraId="55C48A72" w14:textId="2F5B91F9" w:rsidR="0059770C" w:rsidRDefault="002878E4">
            <w:pPr>
              <w:spacing w:after="200" w:line="276" w:lineRule="auto"/>
              <w:rPr>
                <w:sz w:val="22"/>
                <w:szCs w:val="22"/>
                <w:lang w:eastAsia="en-US"/>
              </w:rPr>
            </w:pPr>
            <w:r>
              <w:t>USE CASE – sSs_UC_</w:t>
            </w:r>
            <w:r>
              <w:t>38</w:t>
            </w:r>
          </w:p>
        </w:tc>
      </w:tr>
      <w:tr w:rsidR="0059770C" w14:paraId="20B48506" w14:textId="77777777" w:rsidTr="00C0210E">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4CDF4514" w14:textId="77777777" w:rsidR="0059770C" w:rsidRDefault="0059770C">
            <w:pPr>
              <w:spacing w:after="200" w:line="276" w:lineRule="auto"/>
              <w:rPr>
                <w:sz w:val="22"/>
                <w:szCs w:val="22"/>
                <w:lang w:eastAsia="en-US"/>
              </w:rPr>
            </w:pPr>
            <w:r>
              <w:t>Use-case No.</w:t>
            </w:r>
          </w:p>
        </w:tc>
        <w:tc>
          <w:tcPr>
            <w:tcW w:w="1328" w:type="pct"/>
            <w:tcBorders>
              <w:top w:val="single" w:sz="4" w:space="0" w:color="000000"/>
              <w:left w:val="single" w:sz="4" w:space="0" w:color="000000"/>
              <w:bottom w:val="single" w:sz="4" w:space="0" w:color="000000"/>
              <w:right w:val="single" w:sz="4" w:space="0" w:color="000000"/>
            </w:tcBorders>
            <w:hideMark/>
          </w:tcPr>
          <w:p w14:paraId="2C69F57F" w14:textId="62DEDA0D" w:rsidR="0059770C" w:rsidRDefault="0059770C" w:rsidP="002878E4">
            <w:pPr>
              <w:spacing w:after="200" w:line="276" w:lineRule="auto"/>
              <w:rPr>
                <w:sz w:val="22"/>
                <w:szCs w:val="22"/>
                <w:lang w:eastAsia="en-US"/>
              </w:rPr>
            </w:pPr>
            <w:r>
              <w:t>&lt;UC0</w:t>
            </w:r>
            <w:r w:rsidR="002878E4">
              <w:t>38</w:t>
            </w:r>
            <w:r>
              <w:t>&gt;</w:t>
            </w:r>
          </w:p>
        </w:tc>
        <w:tc>
          <w:tcPr>
            <w:tcW w:w="1181" w:type="pct"/>
            <w:gridSpan w:val="2"/>
            <w:tcBorders>
              <w:top w:val="single" w:sz="4" w:space="0" w:color="000000"/>
              <w:left w:val="single" w:sz="4" w:space="0" w:color="000000"/>
              <w:bottom w:val="single" w:sz="4" w:space="0" w:color="000000"/>
              <w:right w:val="single" w:sz="4" w:space="0" w:color="000000"/>
            </w:tcBorders>
            <w:shd w:val="clear" w:color="auto" w:fill="F3F3F3"/>
            <w:hideMark/>
          </w:tcPr>
          <w:p w14:paraId="77FBCBD2" w14:textId="77777777" w:rsidR="0059770C" w:rsidRDefault="0059770C">
            <w:pPr>
              <w:spacing w:after="200" w:line="276" w:lineRule="auto"/>
              <w:rPr>
                <w:sz w:val="22"/>
                <w:szCs w:val="22"/>
                <w:lang w:eastAsia="en-US"/>
              </w:rPr>
            </w:pPr>
            <w:r>
              <w:t>Use-case Version</w:t>
            </w:r>
          </w:p>
        </w:tc>
        <w:tc>
          <w:tcPr>
            <w:tcW w:w="1136" w:type="pct"/>
            <w:tcBorders>
              <w:top w:val="single" w:sz="4" w:space="0" w:color="000000"/>
              <w:left w:val="single" w:sz="4" w:space="0" w:color="000000"/>
              <w:bottom w:val="single" w:sz="4" w:space="0" w:color="000000"/>
              <w:right w:val="single" w:sz="4" w:space="0" w:color="000000"/>
            </w:tcBorders>
            <w:hideMark/>
          </w:tcPr>
          <w:p w14:paraId="11C72A75" w14:textId="77777777" w:rsidR="0059770C" w:rsidRDefault="0059770C">
            <w:pPr>
              <w:spacing w:after="200" w:line="276" w:lineRule="auto"/>
              <w:rPr>
                <w:sz w:val="22"/>
                <w:szCs w:val="22"/>
                <w:lang w:eastAsia="en-US"/>
              </w:rPr>
            </w:pPr>
            <w:r>
              <w:t>1.0</w:t>
            </w:r>
          </w:p>
        </w:tc>
      </w:tr>
      <w:tr w:rsidR="0059770C" w14:paraId="4C063C90" w14:textId="77777777" w:rsidTr="00C0210E">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48600BB3" w14:textId="77777777" w:rsidR="0059770C" w:rsidRDefault="0059770C">
            <w:pPr>
              <w:spacing w:after="200" w:line="276" w:lineRule="auto"/>
              <w:rPr>
                <w:sz w:val="22"/>
                <w:szCs w:val="22"/>
                <w:lang w:eastAsia="en-US"/>
              </w:rPr>
            </w:pPr>
            <w:r>
              <w:t>Use-case Name</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27ADA7AC" w14:textId="77777777" w:rsidR="0059770C" w:rsidRDefault="0059770C">
            <w:pPr>
              <w:spacing w:after="200" w:line="276" w:lineRule="auto"/>
              <w:rPr>
                <w:sz w:val="22"/>
                <w:szCs w:val="22"/>
                <w:lang w:eastAsia="en-US"/>
              </w:rPr>
            </w:pPr>
            <w:r>
              <w:t>View list report of vendor</w:t>
            </w:r>
          </w:p>
        </w:tc>
      </w:tr>
      <w:tr w:rsidR="0059770C" w14:paraId="2CD4D447" w14:textId="77777777" w:rsidTr="00C0210E">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264E3A4E" w14:textId="77777777" w:rsidR="0059770C" w:rsidRDefault="0059770C">
            <w:pPr>
              <w:spacing w:after="200" w:line="276" w:lineRule="auto"/>
              <w:rPr>
                <w:sz w:val="22"/>
                <w:szCs w:val="22"/>
                <w:lang w:eastAsia="en-US"/>
              </w:rPr>
            </w:pPr>
            <w:r>
              <w:t xml:space="preserve">Author </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221F7B95" w14:textId="77777777" w:rsidR="0059770C" w:rsidRDefault="0059770C">
            <w:pPr>
              <w:spacing w:after="200" w:line="276" w:lineRule="auto"/>
              <w:rPr>
                <w:sz w:val="22"/>
                <w:szCs w:val="22"/>
                <w:lang w:eastAsia="en-US"/>
              </w:rPr>
            </w:pPr>
            <w:r>
              <w:t>Nguyen Le Anh Long</w:t>
            </w:r>
          </w:p>
        </w:tc>
      </w:tr>
      <w:tr w:rsidR="0059770C" w14:paraId="79359F36" w14:textId="77777777" w:rsidTr="00C0210E">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7BE076C4" w14:textId="77777777" w:rsidR="0059770C" w:rsidRDefault="0059770C">
            <w:pPr>
              <w:spacing w:after="200" w:line="276" w:lineRule="auto"/>
              <w:rPr>
                <w:sz w:val="22"/>
                <w:szCs w:val="22"/>
                <w:lang w:eastAsia="en-US"/>
              </w:rPr>
            </w:pPr>
            <w:r>
              <w:t>Date</w:t>
            </w:r>
          </w:p>
        </w:tc>
        <w:tc>
          <w:tcPr>
            <w:tcW w:w="1328" w:type="pct"/>
            <w:tcBorders>
              <w:top w:val="single" w:sz="4" w:space="0" w:color="000000"/>
              <w:left w:val="single" w:sz="4" w:space="0" w:color="000000"/>
              <w:bottom w:val="single" w:sz="4" w:space="0" w:color="000000"/>
              <w:right w:val="single" w:sz="4" w:space="0" w:color="000000"/>
            </w:tcBorders>
            <w:hideMark/>
          </w:tcPr>
          <w:p w14:paraId="6D392846" w14:textId="77777777" w:rsidR="0059770C" w:rsidRDefault="0059770C">
            <w:pPr>
              <w:spacing w:after="200" w:line="276" w:lineRule="auto"/>
              <w:rPr>
                <w:sz w:val="22"/>
                <w:szCs w:val="22"/>
                <w:lang w:eastAsia="en-US"/>
              </w:rPr>
            </w:pPr>
            <w:r>
              <w:t>7/03/2021</w:t>
            </w:r>
          </w:p>
        </w:tc>
        <w:tc>
          <w:tcPr>
            <w:tcW w:w="777" w:type="pct"/>
            <w:tcBorders>
              <w:top w:val="single" w:sz="4" w:space="0" w:color="000000"/>
              <w:left w:val="single" w:sz="4" w:space="0" w:color="000000"/>
              <w:bottom w:val="single" w:sz="4" w:space="0" w:color="000000"/>
              <w:right w:val="single" w:sz="4" w:space="0" w:color="000000"/>
            </w:tcBorders>
            <w:shd w:val="clear" w:color="auto" w:fill="F3F3F3"/>
            <w:hideMark/>
          </w:tcPr>
          <w:p w14:paraId="44CAF4FF" w14:textId="77777777" w:rsidR="0059770C" w:rsidRDefault="0059770C">
            <w:pPr>
              <w:spacing w:after="200" w:line="276" w:lineRule="auto"/>
              <w:rPr>
                <w:sz w:val="22"/>
                <w:szCs w:val="22"/>
                <w:lang w:eastAsia="en-US"/>
              </w:rPr>
            </w:pPr>
            <w:r>
              <w:t>Priority</w:t>
            </w:r>
          </w:p>
        </w:tc>
        <w:tc>
          <w:tcPr>
            <w:tcW w:w="1540" w:type="pct"/>
            <w:gridSpan w:val="2"/>
            <w:tcBorders>
              <w:top w:val="single" w:sz="4" w:space="0" w:color="000000"/>
              <w:left w:val="single" w:sz="4" w:space="0" w:color="000000"/>
              <w:bottom w:val="single" w:sz="4" w:space="0" w:color="000000"/>
              <w:right w:val="single" w:sz="4" w:space="0" w:color="000000"/>
            </w:tcBorders>
            <w:hideMark/>
          </w:tcPr>
          <w:p w14:paraId="3925C64F" w14:textId="77777777" w:rsidR="0059770C" w:rsidRDefault="0059770C">
            <w:pPr>
              <w:spacing w:after="200" w:line="276" w:lineRule="auto"/>
              <w:rPr>
                <w:sz w:val="22"/>
                <w:szCs w:val="22"/>
                <w:lang w:eastAsia="en-US"/>
              </w:rPr>
            </w:pPr>
            <w:r>
              <w:t>Normal</w:t>
            </w:r>
          </w:p>
        </w:tc>
      </w:tr>
      <w:tr w:rsidR="0059770C" w14:paraId="7FD6590C" w14:textId="77777777" w:rsidTr="0059770C">
        <w:tc>
          <w:tcPr>
            <w:tcW w:w="5000" w:type="pct"/>
            <w:gridSpan w:val="5"/>
            <w:tcBorders>
              <w:top w:val="single" w:sz="4" w:space="0" w:color="000000"/>
              <w:left w:val="single" w:sz="4" w:space="0" w:color="000000"/>
              <w:bottom w:val="single" w:sz="4" w:space="0" w:color="000000"/>
              <w:right w:val="single" w:sz="4" w:space="0" w:color="000000"/>
            </w:tcBorders>
            <w:shd w:val="clear" w:color="auto" w:fill="FFFFFF"/>
          </w:tcPr>
          <w:p w14:paraId="1929C4A5" w14:textId="77777777" w:rsidR="0059770C" w:rsidRDefault="0059770C">
            <w:r>
              <w:lastRenderedPageBreak/>
              <w:t>Actor:</w:t>
            </w:r>
          </w:p>
          <w:p w14:paraId="7269A250" w14:textId="77777777" w:rsidR="0059770C" w:rsidRDefault="0059770C">
            <w:r>
              <w:t xml:space="preserve">         Admin</w:t>
            </w:r>
          </w:p>
          <w:p w14:paraId="5984D5FD" w14:textId="77777777" w:rsidR="0059770C" w:rsidRDefault="0059770C">
            <w:r>
              <w:t>Summary:</w:t>
            </w:r>
          </w:p>
          <w:p w14:paraId="58123FB9" w14:textId="77777777" w:rsidR="0059770C" w:rsidRDefault="0059770C">
            <w:r>
              <w:t xml:space="preserve">         This use case allows Admin to view list  report of vendor.</w:t>
            </w:r>
          </w:p>
          <w:p w14:paraId="4F237CDD" w14:textId="77777777" w:rsidR="0059770C" w:rsidRDefault="0059770C">
            <w:r>
              <w:t>Goal:</w:t>
            </w:r>
          </w:p>
          <w:p w14:paraId="1F7A1044" w14:textId="77777777" w:rsidR="0059770C" w:rsidRDefault="0059770C">
            <w:r>
              <w:tab/>
              <w:t>Admin can view list  report of vendor in the system.</w:t>
            </w:r>
          </w:p>
          <w:p w14:paraId="28CEBC59" w14:textId="77777777" w:rsidR="0059770C" w:rsidRDefault="0059770C">
            <w:r>
              <w:t>Triggers</w:t>
            </w:r>
          </w:p>
          <w:p w14:paraId="1E1C6C4A" w14:textId="77777777" w:rsidR="0059770C" w:rsidRDefault="0059770C">
            <w:r>
              <w:t xml:space="preserve">        Admin click on button “View list  report of vendor ”.</w:t>
            </w:r>
            <w:r>
              <w:tab/>
            </w:r>
          </w:p>
          <w:p w14:paraId="43731113" w14:textId="77777777" w:rsidR="0059770C" w:rsidRDefault="0059770C">
            <w:r>
              <w:t>Preconditions:</w:t>
            </w:r>
          </w:p>
          <w:p w14:paraId="3062D69A" w14:textId="77777777" w:rsidR="0059770C" w:rsidRDefault="0059770C">
            <w:r>
              <w:t xml:space="preserve">         Admin must click on button “View list report” before .</w:t>
            </w:r>
          </w:p>
          <w:p w14:paraId="5ACF9D79" w14:textId="77777777" w:rsidR="0059770C" w:rsidRDefault="0059770C">
            <w:r>
              <w:t xml:space="preserve">       Have at least one report of vendor in the system.</w:t>
            </w:r>
          </w:p>
          <w:p w14:paraId="69D90864" w14:textId="77777777" w:rsidR="0059770C" w:rsidRDefault="0059770C">
            <w:r>
              <w:t>Post Conditions:</w:t>
            </w:r>
          </w:p>
          <w:p w14:paraId="4623D193" w14:textId="77777777" w:rsidR="0059770C" w:rsidRDefault="0059770C">
            <w:r>
              <w:t xml:space="preserve">      Success: Admin view list report of vendor in the system successfully.</w:t>
            </w:r>
          </w:p>
          <w:p w14:paraId="672BC7CC" w14:textId="77777777" w:rsidR="0059770C" w:rsidRDefault="0059770C">
            <w:r>
              <w:t xml:space="preserve">      Fail: Show error messages.</w:t>
            </w:r>
          </w:p>
          <w:p w14:paraId="159CBD52" w14:textId="77777777" w:rsidR="0059770C" w:rsidRDefault="0059770C">
            <w:r>
              <w:t xml:space="preserve">        </w:t>
            </w:r>
          </w:p>
          <w:p w14:paraId="3917AEF5" w14:textId="77777777" w:rsidR="0059770C" w:rsidRDefault="0059770C">
            <w:r>
              <w:t>Main Success Scenario:</w:t>
            </w:r>
          </w:p>
          <w:p w14:paraId="5C9FC15F" w14:textId="77777777" w:rsidR="0059770C" w:rsidRDefault="0059770C">
            <w:r>
              <w:t xml:space="preserve">         </w:t>
            </w:r>
          </w:p>
          <w:tbl>
            <w:tblPr>
              <w:tblW w:w="8555" w:type="dxa"/>
              <w:tblLook w:val="0400" w:firstRow="0" w:lastRow="0" w:firstColumn="0" w:lastColumn="0" w:noHBand="0" w:noVBand="1"/>
            </w:tblPr>
            <w:tblGrid>
              <w:gridCol w:w="949"/>
              <w:gridCol w:w="2773"/>
              <w:gridCol w:w="4833"/>
            </w:tblGrid>
            <w:tr w:rsidR="0059770C" w14:paraId="2AE9231B"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77CA4794" w14:textId="77777777" w:rsidR="0059770C" w:rsidRDefault="0059770C">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2628F273" w14:textId="77777777" w:rsidR="0059770C" w:rsidRDefault="0059770C">
                  <w:pPr>
                    <w:pStyle w:val="TableStyleWCS"/>
                    <w:spacing w:line="276" w:lineRule="auto"/>
                    <w:rPr>
                      <w:rFonts w:eastAsia="Times New Roman"/>
                      <w:lang w:eastAsia="en-US"/>
                    </w:rPr>
                  </w:pPr>
                  <w:r>
                    <w:rPr>
                      <w:lang w:eastAsia="en-US"/>
                    </w:rPr>
                    <w:t>Actor Action</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0BE9FF05" w14:textId="77777777" w:rsidR="0059770C" w:rsidRDefault="0059770C">
                  <w:pPr>
                    <w:pStyle w:val="TableStyleWCS"/>
                    <w:spacing w:line="276" w:lineRule="auto"/>
                    <w:rPr>
                      <w:rFonts w:eastAsia="Times New Roman"/>
                      <w:lang w:eastAsia="en-US"/>
                    </w:rPr>
                  </w:pPr>
                  <w:r>
                    <w:rPr>
                      <w:lang w:eastAsia="en-US"/>
                    </w:rPr>
                    <w:t>System Response</w:t>
                  </w:r>
                </w:p>
              </w:tc>
            </w:tr>
            <w:tr w:rsidR="0059770C" w14:paraId="345D107D"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F496CE" w14:textId="77777777" w:rsidR="0059770C" w:rsidRDefault="0059770C">
                  <w:pPr>
                    <w:pStyle w:val="TableStyleWCS"/>
                    <w:spacing w:line="276" w:lineRule="auto"/>
                    <w:rPr>
                      <w:rFonts w:eastAsia="Times New Roman"/>
                      <w:lang w:eastAsia="en-US"/>
                    </w:rPr>
                  </w:pPr>
                  <w:r>
                    <w:rPr>
                      <w:rFonts w:eastAsia="Times New Roman"/>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4A2810" w14:textId="77777777" w:rsidR="0059770C" w:rsidRDefault="0059770C">
                  <w:pPr>
                    <w:pStyle w:val="TableStyleWCS"/>
                    <w:spacing w:line="276" w:lineRule="auto"/>
                    <w:rPr>
                      <w:lang w:eastAsia="en-US"/>
                    </w:rPr>
                  </w:pPr>
                  <w:r>
                    <w:rPr>
                      <w:lang w:eastAsia="en-US"/>
                    </w:rPr>
                    <w:t>Admin click on button “View list  report of vendor”.</w:t>
                  </w:r>
                </w:p>
                <w:p w14:paraId="5DEFD5BD" w14:textId="77777777" w:rsidR="0059770C" w:rsidRDefault="0059770C">
                  <w:pPr>
                    <w:pStyle w:val="TableStyleWCS"/>
                    <w:spacing w:line="276" w:lineRule="auto"/>
                    <w:rPr>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E78B07" w14:textId="77777777" w:rsidR="0059770C" w:rsidRDefault="0059770C">
                  <w:pPr>
                    <w:pStyle w:val="TableStyleWCS"/>
                    <w:spacing w:line="276" w:lineRule="auto"/>
                    <w:rPr>
                      <w:lang w:eastAsia="en-US"/>
                    </w:rPr>
                  </w:pPr>
                  <w:r>
                    <w:rPr>
                      <w:lang w:eastAsia="en-US"/>
                    </w:rPr>
                    <w:t>The system show list reports in DataGridView:</w:t>
                  </w:r>
                </w:p>
                <w:p w14:paraId="51CD5D70" w14:textId="77777777" w:rsidR="0059770C" w:rsidRDefault="0059770C">
                  <w:pPr>
                    <w:pStyle w:val="TableStyleWCS"/>
                    <w:spacing w:line="276" w:lineRule="auto"/>
                    <w:rPr>
                      <w:lang w:eastAsia="en-US"/>
                    </w:rPr>
                  </w:pPr>
                  <w:r>
                    <w:rPr>
                      <w:lang w:eastAsia="en-US"/>
                    </w:rPr>
                    <w:t>+reportID :</w:t>
                  </w:r>
                </w:p>
                <w:p w14:paraId="4E867FFB" w14:textId="77777777" w:rsidR="0059770C" w:rsidRDefault="0059770C">
                  <w:pPr>
                    <w:pStyle w:val="TableStyleWCS"/>
                    <w:spacing w:line="276" w:lineRule="auto"/>
                    <w:rPr>
                      <w:lang w:eastAsia="en-US"/>
                    </w:rPr>
                  </w:pPr>
                  <w:r>
                    <w:rPr>
                      <w:lang w:eastAsia="en-US"/>
                    </w:rPr>
                    <w:t xml:space="preserve">+ vendorID: </w:t>
                  </w:r>
                </w:p>
                <w:p w14:paraId="18E8A869" w14:textId="77777777" w:rsidR="0059770C" w:rsidRDefault="0059770C">
                  <w:pPr>
                    <w:pStyle w:val="TableStyleWCS"/>
                    <w:spacing w:line="276" w:lineRule="auto"/>
                    <w:rPr>
                      <w:lang w:eastAsia="en-US"/>
                    </w:rPr>
                  </w:pPr>
                  <w:r>
                    <w:rPr>
                      <w:lang w:eastAsia="en-US"/>
                    </w:rPr>
                    <w:t>+ dateReport:</w:t>
                  </w:r>
                </w:p>
                <w:p w14:paraId="30919106" w14:textId="77777777" w:rsidR="0059770C" w:rsidRDefault="0059770C">
                  <w:pPr>
                    <w:pStyle w:val="TableStyleWCS"/>
                    <w:spacing w:line="276" w:lineRule="auto"/>
                    <w:rPr>
                      <w:lang w:eastAsia="en-US"/>
                    </w:rPr>
                  </w:pPr>
                </w:p>
                <w:p w14:paraId="5B755497" w14:textId="77777777" w:rsidR="0059770C" w:rsidRDefault="0059770C">
                  <w:pPr>
                    <w:pStyle w:val="TableStyleWCS"/>
                    <w:spacing w:line="276" w:lineRule="auto"/>
                    <w:rPr>
                      <w:lang w:eastAsia="en-US"/>
                    </w:rPr>
                  </w:pPr>
                  <w:r>
                    <w:rPr>
                      <w:lang w:eastAsia="en-US"/>
                    </w:rPr>
                    <w:t>“Reason Detail ” button</w:t>
                  </w:r>
                </w:p>
                <w:p w14:paraId="3F3B14A6" w14:textId="77777777" w:rsidR="0059770C" w:rsidRDefault="0059770C">
                  <w:pPr>
                    <w:pStyle w:val="TableStyleWCS"/>
                    <w:spacing w:line="276" w:lineRule="auto"/>
                    <w:rPr>
                      <w:lang w:eastAsia="en-US"/>
                    </w:rPr>
                  </w:pPr>
                  <w:r>
                    <w:rPr>
                      <w:lang w:eastAsia="en-US"/>
                    </w:rPr>
                    <w:t>“List Feedback” button</w:t>
                  </w:r>
                </w:p>
                <w:p w14:paraId="5893FE71" w14:textId="77777777" w:rsidR="0059770C" w:rsidRDefault="0059770C">
                  <w:pPr>
                    <w:pStyle w:val="TableStyleWCS"/>
                    <w:spacing w:line="276" w:lineRule="auto"/>
                    <w:rPr>
                      <w:lang w:eastAsia="en-US"/>
                    </w:rPr>
                  </w:pPr>
                  <w:r>
                    <w:rPr>
                      <w:lang w:eastAsia="en-US"/>
                    </w:rPr>
                    <w:t>Exception[1]</w:t>
                  </w:r>
                </w:p>
                <w:p w14:paraId="40952299" w14:textId="77777777" w:rsidR="0059770C" w:rsidRDefault="0059770C">
                  <w:pPr>
                    <w:pStyle w:val="TableStyleWCS"/>
                    <w:spacing w:line="276" w:lineRule="auto"/>
                    <w:rPr>
                      <w:lang w:eastAsia="en-US"/>
                    </w:rPr>
                  </w:pPr>
                </w:p>
              </w:tc>
            </w:tr>
            <w:tr w:rsidR="0059770C" w14:paraId="27AE8505" w14:textId="77777777">
              <w:trPr>
                <w:trHeight w:val="762"/>
              </w:trPr>
              <w:tc>
                <w:tcPr>
                  <w:tcW w:w="949"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714E5B22" w14:textId="77777777" w:rsidR="0059770C" w:rsidRDefault="0059770C">
                  <w:pPr>
                    <w:pStyle w:val="TableStyleWCS"/>
                    <w:spacing w:line="276" w:lineRule="auto"/>
                    <w:rPr>
                      <w:lang w:eastAsia="en-US"/>
                    </w:rPr>
                  </w:pPr>
                  <w:r>
                    <w:rPr>
                      <w:lang w:eastAsia="en-US"/>
                    </w:rPr>
                    <w:t>2</w:t>
                  </w:r>
                </w:p>
              </w:tc>
              <w:tc>
                <w:tcPr>
                  <w:tcW w:w="277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tcPr>
                <w:p w14:paraId="660B0B61" w14:textId="77777777" w:rsidR="0059770C" w:rsidRDefault="0059770C">
                  <w:pPr>
                    <w:pStyle w:val="TableStyleWCS"/>
                    <w:spacing w:line="276" w:lineRule="auto"/>
                    <w:rPr>
                      <w:lang w:eastAsia="en-US"/>
                    </w:rPr>
                  </w:pPr>
                  <w:r>
                    <w:rPr>
                      <w:lang w:eastAsia="en-US"/>
                    </w:rPr>
                    <w:t>Admin click on button “Reason Detail”.</w:t>
                  </w:r>
                </w:p>
                <w:p w14:paraId="50C074F5" w14:textId="77777777" w:rsidR="0059770C" w:rsidRDefault="0059770C">
                  <w:pPr>
                    <w:pStyle w:val="TableStyleWCS"/>
                    <w:spacing w:line="276" w:lineRule="auto"/>
                    <w:rPr>
                      <w:lang w:eastAsia="en-US"/>
                    </w:rPr>
                  </w:pPr>
                </w:p>
                <w:p w14:paraId="0253CA5A" w14:textId="77777777" w:rsidR="0059770C" w:rsidRDefault="0059770C">
                  <w:pPr>
                    <w:pStyle w:val="TableStyleWCS"/>
                    <w:spacing w:line="276" w:lineRule="auto"/>
                    <w:rPr>
                      <w:lang w:eastAsia="en-US"/>
                    </w:rPr>
                  </w:pPr>
                </w:p>
              </w:tc>
              <w:tc>
                <w:tcPr>
                  <w:tcW w:w="4833" w:type="dxa"/>
                  <w:tcBorders>
                    <w:top w:val="single" w:sz="8" w:space="0" w:color="000000" w:themeColor="text1"/>
                    <w:left w:val="single" w:sz="8" w:space="0" w:color="000000" w:themeColor="text1"/>
                    <w:bottom w:val="nil"/>
                    <w:right w:val="single" w:sz="8" w:space="0" w:color="000000" w:themeColor="text1"/>
                  </w:tcBorders>
                  <w:tcMar>
                    <w:top w:w="100" w:type="dxa"/>
                    <w:left w:w="100" w:type="dxa"/>
                    <w:bottom w:w="100" w:type="dxa"/>
                    <w:right w:w="100" w:type="dxa"/>
                  </w:tcMar>
                  <w:hideMark/>
                </w:tcPr>
                <w:p w14:paraId="63868F06" w14:textId="77777777" w:rsidR="0059770C" w:rsidRDefault="0059770C">
                  <w:pPr>
                    <w:pStyle w:val="TableStyleWCS"/>
                    <w:spacing w:line="276" w:lineRule="auto"/>
                    <w:rPr>
                      <w:lang w:eastAsia="en-US"/>
                    </w:rPr>
                  </w:pPr>
                  <w:r>
                    <w:rPr>
                      <w:lang w:eastAsia="en-US"/>
                    </w:rPr>
                    <w:t>+ The system show content of the report.</w:t>
                  </w:r>
                </w:p>
                <w:p w14:paraId="3C29B917" w14:textId="77777777" w:rsidR="0059770C" w:rsidRDefault="0059770C">
                  <w:pPr>
                    <w:pStyle w:val="TableStyleWCS"/>
                    <w:spacing w:line="276" w:lineRule="auto"/>
                    <w:rPr>
                      <w:lang w:eastAsia="en-US"/>
                    </w:rPr>
                  </w:pPr>
                  <w:r>
                    <w:rPr>
                      <w:lang w:eastAsia="en-US"/>
                    </w:rPr>
                    <w:t>+ The system show “Finish” button.</w:t>
                  </w:r>
                </w:p>
              </w:tc>
            </w:tr>
            <w:tr w:rsidR="0059770C" w14:paraId="50F84DD2"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31C63D" w14:textId="77777777" w:rsidR="0059770C" w:rsidRDefault="0059770C">
                  <w:pPr>
                    <w:pStyle w:val="TableStyleWCS"/>
                    <w:spacing w:line="276" w:lineRule="auto"/>
                    <w:rPr>
                      <w:lang w:eastAsia="en-US"/>
                    </w:rPr>
                  </w:pPr>
                  <w:r>
                    <w:rPr>
                      <w:lang w:eastAsia="en-US"/>
                    </w:rPr>
                    <w:lastRenderedPageBreak/>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8EFF8F" w14:textId="77777777" w:rsidR="0059770C" w:rsidRDefault="0059770C">
                  <w:pPr>
                    <w:pStyle w:val="TableStyleWCS"/>
                    <w:spacing w:line="276" w:lineRule="auto"/>
                    <w:rPr>
                      <w:lang w:eastAsia="en-US"/>
                    </w:rPr>
                  </w:pPr>
                  <w:r>
                    <w:rPr>
                      <w:lang w:eastAsia="en-US"/>
                    </w:rPr>
                    <w:t>Admin click on button “Finish” after view.</w:t>
                  </w:r>
                </w:p>
                <w:p w14:paraId="6DEECBEA" w14:textId="77777777" w:rsidR="0059770C" w:rsidRDefault="0059770C">
                  <w:pPr>
                    <w:pStyle w:val="TableStyleWCS"/>
                    <w:spacing w:line="276" w:lineRule="auto"/>
                    <w:rPr>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D11CE55" w14:textId="77777777" w:rsidR="0059770C" w:rsidRDefault="0059770C">
                  <w:pPr>
                    <w:pStyle w:val="TableStyleWCS"/>
                    <w:spacing w:line="276" w:lineRule="auto"/>
                    <w:rPr>
                      <w:lang w:eastAsia="en-US"/>
                    </w:rPr>
                  </w:pPr>
                  <w:r>
                    <w:rPr>
                      <w:lang w:eastAsia="en-US"/>
                    </w:rPr>
                    <w:t>The system back to view list report of vendor</w:t>
                  </w:r>
                </w:p>
                <w:p w14:paraId="2F259CAC" w14:textId="77777777" w:rsidR="0059770C" w:rsidRDefault="0059770C">
                  <w:pPr>
                    <w:pStyle w:val="TableStyleWCS"/>
                    <w:spacing w:line="276" w:lineRule="auto"/>
                    <w:rPr>
                      <w:b/>
                      <w:lang w:eastAsia="en-US"/>
                    </w:rPr>
                  </w:pPr>
                  <w:r>
                    <w:rPr>
                      <w:lang w:eastAsia="en-US"/>
                    </w:rPr>
                    <w:t xml:space="preserve">screen. </w:t>
                  </w:r>
                </w:p>
              </w:tc>
            </w:tr>
          </w:tbl>
          <w:p w14:paraId="60CE5B3C" w14:textId="77777777" w:rsidR="0059770C" w:rsidRDefault="0059770C"/>
          <w:p w14:paraId="678F06DA" w14:textId="77777777" w:rsidR="0059770C" w:rsidRDefault="0059770C"/>
          <w:p w14:paraId="7506D546" w14:textId="77777777" w:rsidR="0059770C" w:rsidRDefault="0059770C">
            <w:r>
              <w:t>Exception:</w:t>
            </w:r>
          </w:p>
          <w:tbl>
            <w:tblPr>
              <w:tblW w:w="8429" w:type="dxa"/>
              <w:tblLook w:val="0400" w:firstRow="0" w:lastRow="0" w:firstColumn="0" w:lastColumn="0" w:noHBand="0" w:noVBand="1"/>
            </w:tblPr>
            <w:tblGrid>
              <w:gridCol w:w="949"/>
              <w:gridCol w:w="2773"/>
              <w:gridCol w:w="4707"/>
            </w:tblGrid>
            <w:tr w:rsidR="0059770C" w14:paraId="5DDBF991"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2230D6D7" w14:textId="77777777" w:rsidR="0059770C" w:rsidRDefault="0059770C">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46AECC0C" w14:textId="77777777" w:rsidR="0059770C" w:rsidRDefault="0059770C">
                  <w:pPr>
                    <w:pStyle w:val="TableStyleWCS"/>
                    <w:spacing w:line="276" w:lineRule="auto"/>
                    <w:rPr>
                      <w:rFonts w:eastAsia="Times New Roman"/>
                      <w:lang w:eastAsia="en-US"/>
                    </w:rPr>
                  </w:pPr>
                  <w:r>
                    <w:rPr>
                      <w:lang w:eastAsia="en-US"/>
                    </w:rPr>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3AD6CF50" w14:textId="77777777" w:rsidR="0059770C" w:rsidRDefault="0059770C">
                  <w:pPr>
                    <w:pStyle w:val="TableStyleWCS"/>
                    <w:spacing w:line="276" w:lineRule="auto"/>
                    <w:rPr>
                      <w:rFonts w:eastAsia="Times New Roman"/>
                      <w:lang w:eastAsia="en-US"/>
                    </w:rPr>
                  </w:pPr>
                  <w:r>
                    <w:rPr>
                      <w:lang w:eastAsia="en-US"/>
                    </w:rPr>
                    <w:t>System Response</w:t>
                  </w:r>
                </w:p>
              </w:tc>
            </w:tr>
            <w:tr w:rsidR="0059770C" w14:paraId="14498A00"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B0210C8" w14:textId="77777777" w:rsidR="0059770C" w:rsidRDefault="0059770C">
                  <w:pPr>
                    <w:pStyle w:val="TableStyleWCS"/>
                    <w:spacing w:line="276" w:lineRule="auto"/>
                    <w:rPr>
                      <w:rFonts w:eastAsia="Times New Roman"/>
                      <w:lang w:eastAsia="en-US"/>
                    </w:rPr>
                  </w:pPr>
                  <w:r>
                    <w:rPr>
                      <w:rFonts w:eastAsia="Times New Roman"/>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4AB214" w14:textId="77777777" w:rsidR="0059770C" w:rsidRDefault="0059770C">
                  <w:pPr>
                    <w:pStyle w:val="TableStyleWCS"/>
                    <w:spacing w:line="276" w:lineRule="auto"/>
                    <w:rPr>
                      <w:lang w:eastAsia="en-US"/>
                    </w:rPr>
                  </w:pPr>
                  <w:r>
                    <w:rPr>
                      <w:lang w:eastAsia="en-US"/>
                    </w:rPr>
                    <w:t>Admin click on button “View list  report of vendor”.</w:t>
                  </w:r>
                </w:p>
                <w:p w14:paraId="419E98E9" w14:textId="77777777" w:rsidR="0059770C" w:rsidRDefault="0059770C">
                  <w:pPr>
                    <w:pStyle w:val="TableStyleWCS"/>
                    <w:spacing w:line="276" w:lineRule="auto"/>
                    <w:rPr>
                      <w:rFonts w:eastAsia="Times New Roman"/>
                      <w:lang w:eastAsia="en-US"/>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5CEEFE" w14:textId="77777777" w:rsidR="0059770C" w:rsidRDefault="0059770C">
                  <w:pPr>
                    <w:pStyle w:val="TableStyleWCS"/>
                    <w:spacing w:line="276" w:lineRule="auto"/>
                    <w:rPr>
                      <w:rFonts w:eastAsia="Noto Sans Symbols" w:cs="Noto Sans Symbols"/>
                      <w:lang w:eastAsia="en-US"/>
                    </w:rPr>
                  </w:pPr>
                  <w:r>
                    <w:rPr>
                      <w:rFonts w:eastAsia="Noto Sans Symbols" w:cs="Noto Sans Symbols"/>
                      <w:lang w:eastAsia="en-US"/>
                    </w:rPr>
                    <w:t xml:space="preserve">If don’t have any report . </w:t>
                  </w:r>
                  <w:r>
                    <w:rPr>
                      <w:lang w:eastAsia="en-US"/>
                    </w:rPr>
                    <w:t>The system show message: ”There aren't any report in the system”.</w:t>
                  </w:r>
                </w:p>
              </w:tc>
            </w:tr>
          </w:tbl>
          <w:p w14:paraId="643FE210" w14:textId="77777777" w:rsidR="0059770C" w:rsidRDefault="0059770C"/>
          <w:p w14:paraId="01D06545" w14:textId="77777777" w:rsidR="0059770C" w:rsidRDefault="0059770C">
            <w:r>
              <w:t>Relationships: N/A</w:t>
            </w:r>
          </w:p>
          <w:p w14:paraId="32C9B94C" w14:textId="77777777" w:rsidR="0059770C" w:rsidRDefault="0059770C">
            <w:pPr>
              <w:spacing w:after="200" w:line="276" w:lineRule="auto"/>
              <w:rPr>
                <w:sz w:val="22"/>
                <w:szCs w:val="22"/>
                <w:lang w:eastAsia="en-US"/>
              </w:rPr>
            </w:pPr>
            <w:r>
              <w:t>Business Rules:</w:t>
            </w:r>
          </w:p>
        </w:tc>
      </w:tr>
    </w:tbl>
    <w:p w14:paraId="3ECE4D72" w14:textId="17B6A85C" w:rsidR="002675D7" w:rsidRPr="00355794" w:rsidRDefault="002675D7" w:rsidP="00405A3A">
      <w:pPr>
        <w:pStyle w:val="Heading2"/>
      </w:pPr>
      <w:bookmarkStart w:id="65" w:name="_Toc77171516"/>
      <w:r>
        <w:lastRenderedPageBreak/>
        <w:t>&lt; Admin &gt; Delete feedback</w:t>
      </w:r>
      <w:bookmarkEnd w:id="65"/>
    </w:p>
    <w:p w14:paraId="0B7DE88E" w14:textId="5501082E" w:rsidR="002675D7" w:rsidRPr="003A09D5" w:rsidRDefault="007E22BA" w:rsidP="007E22BA">
      <w:pPr>
        <w:jc w:val="center"/>
      </w:pPr>
      <w:r>
        <w:drawing>
          <wp:inline distT="0" distB="0" distL="0" distR="0" wp14:anchorId="23A3A414" wp14:editId="35D6F180">
            <wp:extent cx="5689600" cy="1320279"/>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89600" cy="1320279"/>
                    </a:xfrm>
                    <a:prstGeom prst="rect">
                      <a:avLst/>
                    </a:prstGeom>
                  </pic:spPr>
                </pic:pic>
              </a:graphicData>
            </a:graphic>
          </wp:inline>
        </w:drawing>
      </w:r>
    </w:p>
    <w:p w14:paraId="784F56C4" w14:textId="77BA2D74" w:rsidR="002675D7" w:rsidRDefault="002675D7" w:rsidP="002675D7">
      <w:pPr>
        <w:jc w:val="center"/>
      </w:pPr>
      <w:r>
        <w:t>Figure 3.</w:t>
      </w:r>
      <w:r w:rsidR="0027136D">
        <w:t>4</w:t>
      </w:r>
      <w:r>
        <w:t>5 &lt; Admin &gt; Delete feedback</w:t>
      </w:r>
    </w:p>
    <w:p w14:paraId="16C08C79" w14:textId="77777777" w:rsidR="002675D7" w:rsidRDefault="002675D7" w:rsidP="002675D7"/>
    <w:p w14:paraId="143ACC61" w14:textId="00B610EC" w:rsidR="0059770C" w:rsidRDefault="002675D7" w:rsidP="002675D7">
      <w:r>
        <w:t>Use Case Specification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8" w:type="dxa"/>
          <w:left w:w="115" w:type="dxa"/>
          <w:bottom w:w="58" w:type="dxa"/>
          <w:right w:w="115" w:type="dxa"/>
        </w:tblCellMar>
        <w:tblLook w:val="01E0" w:firstRow="1" w:lastRow="1" w:firstColumn="1" w:lastColumn="1" w:noHBand="0" w:noVBand="0"/>
      </w:tblPr>
      <w:tblGrid>
        <w:gridCol w:w="2490"/>
        <w:gridCol w:w="2441"/>
        <w:gridCol w:w="1428"/>
        <w:gridCol w:w="743"/>
        <w:gridCol w:w="2088"/>
      </w:tblGrid>
      <w:tr w:rsidR="0059770C" w14:paraId="7E95AC52" w14:textId="77777777" w:rsidTr="0059770C">
        <w:tc>
          <w:tcPr>
            <w:tcW w:w="5000" w:type="pct"/>
            <w:gridSpan w:val="5"/>
            <w:tcBorders>
              <w:top w:val="single" w:sz="4" w:space="0" w:color="000000"/>
              <w:left w:val="single" w:sz="4" w:space="0" w:color="000000"/>
              <w:bottom w:val="single" w:sz="4" w:space="0" w:color="000000"/>
              <w:right w:val="single" w:sz="4" w:space="0" w:color="000000"/>
            </w:tcBorders>
            <w:shd w:val="clear" w:color="auto" w:fill="F3F3F3"/>
          </w:tcPr>
          <w:p w14:paraId="2EBF5E69" w14:textId="492ADAEF" w:rsidR="0059770C" w:rsidRDefault="004C1ED7">
            <w:pPr>
              <w:spacing w:after="200" w:line="276" w:lineRule="auto"/>
              <w:rPr>
                <w:sz w:val="22"/>
                <w:szCs w:val="22"/>
                <w:lang w:eastAsia="en-US"/>
              </w:rPr>
            </w:pPr>
            <w:r>
              <w:t>USE CASE – sSs_UC_</w:t>
            </w:r>
            <w:r>
              <w:t>39</w:t>
            </w:r>
          </w:p>
        </w:tc>
      </w:tr>
      <w:tr w:rsidR="0059770C" w14:paraId="2D1FBE0F" w14:textId="77777777" w:rsidTr="002675D7">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4F00BF3F" w14:textId="77777777" w:rsidR="0059770C" w:rsidRDefault="0059770C">
            <w:pPr>
              <w:spacing w:after="200" w:line="276" w:lineRule="auto"/>
              <w:rPr>
                <w:sz w:val="22"/>
                <w:szCs w:val="22"/>
                <w:lang w:eastAsia="en-US"/>
              </w:rPr>
            </w:pPr>
            <w:r>
              <w:t>Use-case No.</w:t>
            </w:r>
          </w:p>
        </w:tc>
        <w:tc>
          <w:tcPr>
            <w:tcW w:w="1328" w:type="pct"/>
            <w:tcBorders>
              <w:top w:val="single" w:sz="4" w:space="0" w:color="000000"/>
              <w:left w:val="single" w:sz="4" w:space="0" w:color="000000"/>
              <w:bottom w:val="single" w:sz="4" w:space="0" w:color="000000"/>
              <w:right w:val="single" w:sz="4" w:space="0" w:color="000000"/>
            </w:tcBorders>
            <w:hideMark/>
          </w:tcPr>
          <w:p w14:paraId="6AB5BEA8" w14:textId="01C2E663" w:rsidR="0059770C" w:rsidRDefault="005A539E">
            <w:pPr>
              <w:spacing w:after="200" w:line="276" w:lineRule="auto"/>
              <w:rPr>
                <w:sz w:val="22"/>
                <w:szCs w:val="22"/>
                <w:lang w:eastAsia="en-US"/>
              </w:rPr>
            </w:pPr>
            <w:r>
              <w:t>&lt;UC03</w:t>
            </w:r>
            <w:r w:rsidR="00461FFB">
              <w:t>9</w:t>
            </w:r>
            <w:r w:rsidR="0059770C">
              <w:t>&gt;</w:t>
            </w:r>
          </w:p>
        </w:tc>
        <w:tc>
          <w:tcPr>
            <w:tcW w:w="1181" w:type="pct"/>
            <w:gridSpan w:val="2"/>
            <w:tcBorders>
              <w:top w:val="single" w:sz="4" w:space="0" w:color="000000"/>
              <w:left w:val="single" w:sz="4" w:space="0" w:color="000000"/>
              <w:bottom w:val="single" w:sz="4" w:space="0" w:color="000000"/>
              <w:right w:val="single" w:sz="4" w:space="0" w:color="000000"/>
            </w:tcBorders>
            <w:shd w:val="clear" w:color="auto" w:fill="F3F3F3"/>
            <w:hideMark/>
          </w:tcPr>
          <w:p w14:paraId="59602D03" w14:textId="77777777" w:rsidR="0059770C" w:rsidRDefault="0059770C">
            <w:pPr>
              <w:spacing w:after="200" w:line="276" w:lineRule="auto"/>
              <w:rPr>
                <w:sz w:val="22"/>
                <w:szCs w:val="22"/>
                <w:lang w:eastAsia="en-US"/>
              </w:rPr>
            </w:pPr>
            <w:r>
              <w:t>Use-case Version</w:t>
            </w:r>
          </w:p>
        </w:tc>
        <w:tc>
          <w:tcPr>
            <w:tcW w:w="1136" w:type="pct"/>
            <w:tcBorders>
              <w:top w:val="single" w:sz="4" w:space="0" w:color="000000"/>
              <w:left w:val="single" w:sz="4" w:space="0" w:color="000000"/>
              <w:bottom w:val="single" w:sz="4" w:space="0" w:color="000000"/>
              <w:right w:val="single" w:sz="4" w:space="0" w:color="000000"/>
            </w:tcBorders>
            <w:hideMark/>
          </w:tcPr>
          <w:p w14:paraId="59ABC134" w14:textId="77777777" w:rsidR="0059770C" w:rsidRDefault="0059770C">
            <w:pPr>
              <w:spacing w:after="200" w:line="276" w:lineRule="auto"/>
              <w:rPr>
                <w:sz w:val="22"/>
                <w:szCs w:val="22"/>
                <w:lang w:eastAsia="en-US"/>
              </w:rPr>
            </w:pPr>
            <w:r>
              <w:t>1.0</w:t>
            </w:r>
          </w:p>
        </w:tc>
      </w:tr>
      <w:tr w:rsidR="0059770C" w14:paraId="56ABC251" w14:textId="77777777" w:rsidTr="002675D7">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35CB1AF1" w14:textId="77777777" w:rsidR="0059770C" w:rsidRDefault="0059770C">
            <w:pPr>
              <w:spacing w:after="200" w:line="276" w:lineRule="auto"/>
              <w:rPr>
                <w:sz w:val="22"/>
                <w:szCs w:val="22"/>
                <w:lang w:eastAsia="en-US"/>
              </w:rPr>
            </w:pPr>
            <w:r>
              <w:lastRenderedPageBreak/>
              <w:t>Use-case Name</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4BD5730E" w14:textId="77777777" w:rsidR="0059770C" w:rsidRDefault="0059770C">
            <w:pPr>
              <w:spacing w:after="200" w:line="276" w:lineRule="auto"/>
              <w:rPr>
                <w:sz w:val="22"/>
                <w:szCs w:val="22"/>
                <w:lang w:eastAsia="en-US"/>
              </w:rPr>
            </w:pPr>
            <w:r>
              <w:t>Delete feedback</w:t>
            </w:r>
          </w:p>
        </w:tc>
      </w:tr>
      <w:tr w:rsidR="0059770C" w14:paraId="7C831BEF" w14:textId="77777777" w:rsidTr="002675D7">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164A7C4A" w14:textId="77777777" w:rsidR="0059770C" w:rsidRDefault="0059770C">
            <w:pPr>
              <w:spacing w:after="200" w:line="276" w:lineRule="auto"/>
              <w:rPr>
                <w:sz w:val="22"/>
                <w:szCs w:val="22"/>
                <w:lang w:eastAsia="en-US"/>
              </w:rPr>
            </w:pPr>
            <w:r>
              <w:t xml:space="preserve">Author </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428ED4B6" w14:textId="77777777" w:rsidR="0059770C" w:rsidRDefault="0059770C">
            <w:pPr>
              <w:spacing w:after="200" w:line="276" w:lineRule="auto"/>
              <w:rPr>
                <w:sz w:val="22"/>
                <w:szCs w:val="22"/>
                <w:lang w:eastAsia="en-US"/>
              </w:rPr>
            </w:pPr>
            <w:r>
              <w:t>Nguyen Le Anh Long</w:t>
            </w:r>
          </w:p>
        </w:tc>
      </w:tr>
      <w:tr w:rsidR="0059770C" w14:paraId="574643DA" w14:textId="77777777" w:rsidTr="002675D7">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4CD3AD83" w14:textId="77777777" w:rsidR="0059770C" w:rsidRDefault="0059770C">
            <w:pPr>
              <w:spacing w:after="200" w:line="276" w:lineRule="auto"/>
              <w:rPr>
                <w:sz w:val="22"/>
                <w:szCs w:val="22"/>
                <w:lang w:eastAsia="en-US"/>
              </w:rPr>
            </w:pPr>
            <w:r>
              <w:t>Date</w:t>
            </w:r>
          </w:p>
        </w:tc>
        <w:tc>
          <w:tcPr>
            <w:tcW w:w="1328" w:type="pct"/>
            <w:tcBorders>
              <w:top w:val="single" w:sz="4" w:space="0" w:color="000000"/>
              <w:left w:val="single" w:sz="4" w:space="0" w:color="000000"/>
              <w:bottom w:val="single" w:sz="4" w:space="0" w:color="000000"/>
              <w:right w:val="single" w:sz="4" w:space="0" w:color="000000"/>
            </w:tcBorders>
            <w:hideMark/>
          </w:tcPr>
          <w:p w14:paraId="6FB46702" w14:textId="77777777" w:rsidR="0059770C" w:rsidRDefault="0059770C">
            <w:pPr>
              <w:spacing w:after="200" w:line="276" w:lineRule="auto"/>
              <w:rPr>
                <w:sz w:val="22"/>
                <w:szCs w:val="22"/>
                <w:lang w:eastAsia="en-US"/>
              </w:rPr>
            </w:pPr>
            <w:r>
              <w:t>7/03/2021</w:t>
            </w:r>
          </w:p>
        </w:tc>
        <w:tc>
          <w:tcPr>
            <w:tcW w:w="777" w:type="pct"/>
            <w:tcBorders>
              <w:top w:val="single" w:sz="4" w:space="0" w:color="000000"/>
              <w:left w:val="single" w:sz="4" w:space="0" w:color="000000"/>
              <w:bottom w:val="single" w:sz="4" w:space="0" w:color="000000"/>
              <w:right w:val="single" w:sz="4" w:space="0" w:color="000000"/>
            </w:tcBorders>
            <w:shd w:val="clear" w:color="auto" w:fill="F3F3F3"/>
            <w:hideMark/>
          </w:tcPr>
          <w:p w14:paraId="76E0B18F" w14:textId="77777777" w:rsidR="0059770C" w:rsidRDefault="0059770C">
            <w:pPr>
              <w:spacing w:after="200" w:line="276" w:lineRule="auto"/>
              <w:rPr>
                <w:sz w:val="22"/>
                <w:szCs w:val="22"/>
                <w:lang w:eastAsia="en-US"/>
              </w:rPr>
            </w:pPr>
            <w:r>
              <w:t>Priority</w:t>
            </w:r>
          </w:p>
        </w:tc>
        <w:tc>
          <w:tcPr>
            <w:tcW w:w="1540" w:type="pct"/>
            <w:gridSpan w:val="2"/>
            <w:tcBorders>
              <w:top w:val="single" w:sz="4" w:space="0" w:color="000000"/>
              <w:left w:val="single" w:sz="4" w:space="0" w:color="000000"/>
              <w:bottom w:val="single" w:sz="4" w:space="0" w:color="000000"/>
              <w:right w:val="single" w:sz="4" w:space="0" w:color="000000"/>
            </w:tcBorders>
            <w:hideMark/>
          </w:tcPr>
          <w:p w14:paraId="2508A247" w14:textId="77777777" w:rsidR="0059770C" w:rsidRDefault="0059770C">
            <w:pPr>
              <w:spacing w:after="200" w:line="276" w:lineRule="auto"/>
              <w:rPr>
                <w:sz w:val="22"/>
                <w:szCs w:val="22"/>
                <w:lang w:eastAsia="en-US"/>
              </w:rPr>
            </w:pPr>
            <w:r>
              <w:t>Normal</w:t>
            </w:r>
          </w:p>
        </w:tc>
      </w:tr>
      <w:tr w:rsidR="0059770C" w14:paraId="173A29A8" w14:textId="77777777" w:rsidTr="0059770C">
        <w:tc>
          <w:tcPr>
            <w:tcW w:w="5000" w:type="pct"/>
            <w:gridSpan w:val="5"/>
            <w:tcBorders>
              <w:top w:val="single" w:sz="4" w:space="0" w:color="000000"/>
              <w:left w:val="single" w:sz="4" w:space="0" w:color="000000"/>
              <w:bottom w:val="single" w:sz="4" w:space="0" w:color="000000"/>
              <w:right w:val="single" w:sz="4" w:space="0" w:color="000000"/>
            </w:tcBorders>
            <w:shd w:val="clear" w:color="auto" w:fill="FFFFFF"/>
          </w:tcPr>
          <w:p w14:paraId="3DA5D5AA" w14:textId="77777777" w:rsidR="0059770C" w:rsidRDefault="0059770C">
            <w:r>
              <w:t>Actor:</w:t>
            </w:r>
          </w:p>
          <w:p w14:paraId="1E02C1F0" w14:textId="77777777" w:rsidR="0059770C" w:rsidRDefault="0059770C">
            <w:r>
              <w:t xml:space="preserve">         Admin</w:t>
            </w:r>
          </w:p>
          <w:p w14:paraId="6AD6CC3B" w14:textId="77777777" w:rsidR="0059770C" w:rsidRDefault="0059770C">
            <w:r>
              <w:t>Summary:</w:t>
            </w:r>
          </w:p>
          <w:p w14:paraId="4D65EE8A" w14:textId="77777777" w:rsidR="0059770C" w:rsidRDefault="0059770C">
            <w:r>
              <w:t xml:space="preserve">         This use case allows Admin delete feedback of customer.</w:t>
            </w:r>
          </w:p>
          <w:p w14:paraId="5A7D0EC1" w14:textId="77777777" w:rsidR="0059770C" w:rsidRDefault="0059770C">
            <w:r>
              <w:t>Goal:</w:t>
            </w:r>
          </w:p>
          <w:p w14:paraId="0AABEE2A" w14:textId="77777777" w:rsidR="0059770C" w:rsidRDefault="0059770C">
            <w:r>
              <w:t xml:space="preserve">         Admin can delete feedback of customer in the system.</w:t>
            </w:r>
          </w:p>
          <w:p w14:paraId="00DC71E4" w14:textId="77777777" w:rsidR="0059770C" w:rsidRDefault="0059770C">
            <w:r>
              <w:t>Triggers:</w:t>
            </w:r>
          </w:p>
          <w:p w14:paraId="2409E6E3" w14:textId="77777777" w:rsidR="0059770C" w:rsidRDefault="0059770C">
            <w:r>
              <w:t xml:space="preserve">        Admin click on button “Delete feedback”.</w:t>
            </w:r>
            <w:r>
              <w:tab/>
            </w:r>
          </w:p>
          <w:p w14:paraId="2AEB48A4" w14:textId="77777777" w:rsidR="0059770C" w:rsidRDefault="0059770C">
            <w:r>
              <w:t>Preconditions:</w:t>
            </w:r>
          </w:p>
          <w:p w14:paraId="1F4E8712" w14:textId="77777777" w:rsidR="0059770C" w:rsidRDefault="0059770C">
            <w:r>
              <w:t xml:space="preserve">        Admin stay in  view list report of vendor screen.</w:t>
            </w:r>
          </w:p>
          <w:p w14:paraId="22A08450" w14:textId="77777777" w:rsidR="0059770C" w:rsidRDefault="0059770C">
            <w:r>
              <w:t xml:space="preserve">        Have at least one feedback of customer in vendor report.</w:t>
            </w:r>
          </w:p>
          <w:p w14:paraId="0300A6D4" w14:textId="77777777" w:rsidR="0059770C" w:rsidRDefault="0059770C">
            <w:r>
              <w:t>Post Conditions:</w:t>
            </w:r>
          </w:p>
          <w:p w14:paraId="4B0CBFDC" w14:textId="77777777" w:rsidR="0059770C" w:rsidRDefault="0059770C">
            <w:r>
              <w:t xml:space="preserve">       Success: Admin delete feedback of customer in the system successfully.</w:t>
            </w:r>
          </w:p>
          <w:p w14:paraId="43293CE5" w14:textId="77777777" w:rsidR="0059770C" w:rsidRDefault="0059770C">
            <w:r>
              <w:t xml:space="preserve">      Fail: Show error messages.</w:t>
            </w:r>
          </w:p>
          <w:p w14:paraId="2011E773" w14:textId="77777777" w:rsidR="0059770C" w:rsidRDefault="0059770C"/>
          <w:p w14:paraId="69E8DA7A" w14:textId="77777777" w:rsidR="0059770C" w:rsidRDefault="0059770C"/>
          <w:p w14:paraId="251260E6" w14:textId="77777777" w:rsidR="0059770C" w:rsidRDefault="0059770C">
            <w:r>
              <w:t>Main Success Scenario:</w:t>
            </w:r>
          </w:p>
          <w:p w14:paraId="4D1C2495" w14:textId="77777777" w:rsidR="0059770C" w:rsidRDefault="0059770C">
            <w:r>
              <w:t xml:space="preserve">         </w:t>
            </w:r>
          </w:p>
          <w:tbl>
            <w:tblPr>
              <w:tblW w:w="8555" w:type="dxa"/>
              <w:tblLook w:val="0400" w:firstRow="0" w:lastRow="0" w:firstColumn="0" w:lastColumn="0" w:noHBand="0" w:noVBand="1"/>
            </w:tblPr>
            <w:tblGrid>
              <w:gridCol w:w="949"/>
              <w:gridCol w:w="2773"/>
              <w:gridCol w:w="4833"/>
            </w:tblGrid>
            <w:tr w:rsidR="0059770C" w14:paraId="55E8690E"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4BB4377A" w14:textId="77777777" w:rsidR="0059770C" w:rsidRDefault="0059770C">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5BC12ADF" w14:textId="77777777" w:rsidR="0059770C" w:rsidRDefault="0059770C">
                  <w:pPr>
                    <w:pStyle w:val="TableStyleWCS"/>
                    <w:spacing w:line="276" w:lineRule="auto"/>
                    <w:rPr>
                      <w:rFonts w:eastAsia="Times New Roman"/>
                      <w:lang w:eastAsia="en-US"/>
                    </w:rPr>
                  </w:pPr>
                  <w:r>
                    <w:rPr>
                      <w:lang w:eastAsia="en-US"/>
                    </w:rPr>
                    <w:t>Actor Action</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1C9687E7" w14:textId="77777777" w:rsidR="0059770C" w:rsidRDefault="0059770C">
                  <w:pPr>
                    <w:pStyle w:val="TableStyleWCS"/>
                    <w:spacing w:line="276" w:lineRule="auto"/>
                    <w:rPr>
                      <w:rFonts w:eastAsia="Times New Roman"/>
                      <w:lang w:eastAsia="en-US"/>
                    </w:rPr>
                  </w:pPr>
                  <w:r>
                    <w:rPr>
                      <w:lang w:eastAsia="en-US"/>
                    </w:rPr>
                    <w:t>System Response</w:t>
                  </w:r>
                </w:p>
              </w:tc>
            </w:tr>
            <w:tr w:rsidR="0059770C" w14:paraId="413A402E"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32A82" w14:textId="77777777" w:rsidR="0059770C" w:rsidRDefault="0059770C">
                  <w:pPr>
                    <w:pStyle w:val="TableStyleWCS"/>
                    <w:spacing w:line="276" w:lineRule="auto"/>
                    <w:rPr>
                      <w:rFonts w:eastAsia="Times New Roman"/>
                      <w:lang w:eastAsia="en-US"/>
                    </w:rPr>
                  </w:pPr>
                  <w:r>
                    <w:rPr>
                      <w:rFonts w:eastAsia="Times New Roman"/>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5290B3" w14:textId="77777777" w:rsidR="0059770C" w:rsidRDefault="0059770C">
                  <w:pPr>
                    <w:pStyle w:val="TableStyleWCS"/>
                    <w:spacing w:line="276" w:lineRule="auto"/>
                    <w:rPr>
                      <w:lang w:eastAsia="en-US"/>
                    </w:rPr>
                  </w:pPr>
                  <w:r>
                    <w:rPr>
                      <w:lang w:eastAsia="en-US"/>
                    </w:rPr>
                    <w:t>Admin click on button “List Feedback”.</w:t>
                  </w:r>
                </w:p>
                <w:p w14:paraId="1C85E3D8" w14:textId="77777777" w:rsidR="0059770C" w:rsidRDefault="0059770C">
                  <w:pPr>
                    <w:pStyle w:val="TableStyleWCS"/>
                    <w:spacing w:line="276" w:lineRule="auto"/>
                    <w:rPr>
                      <w:lang w:eastAsia="en-US"/>
                    </w:rPr>
                  </w:pPr>
                </w:p>
                <w:p w14:paraId="57828D84" w14:textId="77777777" w:rsidR="0059770C" w:rsidRDefault="0059770C">
                  <w:pPr>
                    <w:pStyle w:val="TableStyleWCS"/>
                    <w:spacing w:line="276" w:lineRule="auto"/>
                    <w:rPr>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7BD5B2" w14:textId="77777777" w:rsidR="0059770C" w:rsidRDefault="0059770C">
                  <w:pPr>
                    <w:pStyle w:val="TableStyleWCS"/>
                    <w:spacing w:line="276" w:lineRule="auto"/>
                    <w:rPr>
                      <w:lang w:eastAsia="en-US"/>
                    </w:rPr>
                  </w:pPr>
                  <w:r>
                    <w:rPr>
                      <w:lang w:eastAsia="en-US"/>
                    </w:rPr>
                    <w:t>The system show list feedback in DataGridView:</w:t>
                  </w:r>
                </w:p>
                <w:p w14:paraId="17C1F837" w14:textId="77777777" w:rsidR="0059770C" w:rsidRDefault="0059770C">
                  <w:pPr>
                    <w:spacing w:line="254" w:lineRule="auto"/>
                    <w:rPr>
                      <w:lang w:eastAsia="en-US"/>
                    </w:rPr>
                  </w:pPr>
                  <w:r>
                    <w:t xml:space="preserve"> + CustomerName:</w:t>
                  </w:r>
                </w:p>
                <w:p w14:paraId="075C14B3" w14:textId="77777777" w:rsidR="0059770C" w:rsidRDefault="0059770C">
                  <w:pPr>
                    <w:spacing w:line="254" w:lineRule="auto"/>
                  </w:pPr>
                  <w:r>
                    <w:t xml:space="preserve"> +ContentFeedback:</w:t>
                  </w:r>
                </w:p>
                <w:p w14:paraId="7292CBC6" w14:textId="77777777" w:rsidR="0059770C" w:rsidRDefault="0059770C">
                  <w:pPr>
                    <w:spacing w:line="254" w:lineRule="auto"/>
                  </w:pPr>
                  <w:r>
                    <w:t xml:space="preserve"> +dateFeedback:</w:t>
                  </w:r>
                </w:p>
                <w:p w14:paraId="04A06657" w14:textId="77777777" w:rsidR="0059770C" w:rsidRDefault="0059770C">
                  <w:pPr>
                    <w:pStyle w:val="TableStyleWCS"/>
                    <w:spacing w:line="276" w:lineRule="auto"/>
                    <w:rPr>
                      <w:lang w:eastAsia="en-US"/>
                    </w:rPr>
                  </w:pPr>
                  <w:r>
                    <w:rPr>
                      <w:lang w:eastAsia="en-US"/>
                    </w:rPr>
                    <w:t>”Delete Feedback” button</w:t>
                  </w:r>
                </w:p>
                <w:p w14:paraId="1882D161" w14:textId="77777777" w:rsidR="0059770C" w:rsidRDefault="0059770C">
                  <w:pPr>
                    <w:pStyle w:val="TableStyleWCS"/>
                    <w:spacing w:line="276" w:lineRule="auto"/>
                    <w:rPr>
                      <w:lang w:eastAsia="en-US"/>
                    </w:rPr>
                  </w:pPr>
                  <w:r>
                    <w:rPr>
                      <w:lang w:eastAsia="en-US"/>
                    </w:rPr>
                    <w:lastRenderedPageBreak/>
                    <w:t>Exception[1]</w:t>
                  </w:r>
                </w:p>
                <w:p w14:paraId="6DA72B6F" w14:textId="77777777" w:rsidR="0059770C" w:rsidRDefault="0059770C">
                  <w:pPr>
                    <w:pStyle w:val="TableStyleWCS"/>
                    <w:spacing w:line="276" w:lineRule="auto"/>
                    <w:rPr>
                      <w:lang w:eastAsia="en-US"/>
                    </w:rPr>
                  </w:pPr>
                </w:p>
              </w:tc>
            </w:tr>
            <w:tr w:rsidR="0059770C" w14:paraId="799E4A78"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BCEC1D" w14:textId="77777777" w:rsidR="0059770C" w:rsidRDefault="0059770C">
                  <w:pPr>
                    <w:pStyle w:val="TableStyleWCS"/>
                    <w:spacing w:line="276" w:lineRule="auto"/>
                    <w:rPr>
                      <w:lang w:eastAsia="en-US"/>
                    </w:rPr>
                  </w:pPr>
                  <w:r>
                    <w:rPr>
                      <w:lang w:eastAsia="en-US"/>
                    </w:rPr>
                    <w:lastRenderedPageBreak/>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BB18B5" w14:textId="77777777" w:rsidR="0059770C" w:rsidRDefault="0059770C">
                  <w:pPr>
                    <w:pStyle w:val="TableStyleWCS"/>
                    <w:spacing w:line="276" w:lineRule="auto"/>
                    <w:rPr>
                      <w:lang w:eastAsia="en-US"/>
                    </w:rPr>
                  </w:pPr>
                  <w:r>
                    <w:rPr>
                      <w:lang w:eastAsia="en-US"/>
                    </w:rPr>
                    <w:t>Admin click on button “Delete Feedback”.</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8AFC17B" w14:textId="77777777" w:rsidR="0059770C" w:rsidRDefault="0059770C">
                  <w:pPr>
                    <w:pStyle w:val="TableStyleWCS"/>
                    <w:spacing w:line="276" w:lineRule="auto"/>
                    <w:rPr>
                      <w:lang w:eastAsia="en-US"/>
                    </w:rPr>
                  </w:pPr>
                  <w:r>
                    <w:rPr>
                      <w:lang w:eastAsia="en-US"/>
                    </w:rPr>
                    <w:t>The system delete the feedback and show message ”Delete successfully”.</w:t>
                  </w:r>
                </w:p>
              </w:tc>
            </w:tr>
          </w:tbl>
          <w:p w14:paraId="489BE60A" w14:textId="77777777" w:rsidR="0059770C" w:rsidRDefault="0059770C"/>
          <w:p w14:paraId="1FD4DEA2" w14:textId="77777777" w:rsidR="0059770C" w:rsidRDefault="0059770C"/>
          <w:p w14:paraId="446DADE4" w14:textId="77777777" w:rsidR="0059770C" w:rsidRDefault="0059770C">
            <w:r>
              <w:t>Exception:</w:t>
            </w:r>
          </w:p>
          <w:tbl>
            <w:tblPr>
              <w:tblW w:w="8429" w:type="dxa"/>
              <w:tblLook w:val="0400" w:firstRow="0" w:lastRow="0" w:firstColumn="0" w:lastColumn="0" w:noHBand="0" w:noVBand="1"/>
            </w:tblPr>
            <w:tblGrid>
              <w:gridCol w:w="949"/>
              <w:gridCol w:w="2773"/>
              <w:gridCol w:w="4707"/>
            </w:tblGrid>
            <w:tr w:rsidR="0059770C" w14:paraId="5D8E4510"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3EB4D0C8" w14:textId="77777777" w:rsidR="0059770C" w:rsidRDefault="0059770C">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39BA510A" w14:textId="77777777" w:rsidR="0059770C" w:rsidRDefault="0059770C">
                  <w:pPr>
                    <w:pStyle w:val="TableStyleWCS"/>
                    <w:spacing w:line="276" w:lineRule="auto"/>
                    <w:rPr>
                      <w:rFonts w:eastAsia="Times New Roman"/>
                      <w:lang w:eastAsia="en-US"/>
                    </w:rPr>
                  </w:pPr>
                  <w:r>
                    <w:rPr>
                      <w:lang w:eastAsia="en-US"/>
                    </w:rPr>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3BC3B1F1" w14:textId="77777777" w:rsidR="0059770C" w:rsidRDefault="0059770C">
                  <w:pPr>
                    <w:pStyle w:val="TableStyleWCS"/>
                    <w:spacing w:line="276" w:lineRule="auto"/>
                    <w:rPr>
                      <w:rFonts w:eastAsia="Times New Roman"/>
                      <w:lang w:eastAsia="en-US"/>
                    </w:rPr>
                  </w:pPr>
                  <w:r>
                    <w:rPr>
                      <w:lang w:eastAsia="en-US"/>
                    </w:rPr>
                    <w:t>System Response</w:t>
                  </w:r>
                </w:p>
              </w:tc>
            </w:tr>
            <w:tr w:rsidR="0059770C" w14:paraId="5FDB0FBD"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FC60D6" w14:textId="77777777" w:rsidR="0059770C" w:rsidRDefault="0059770C">
                  <w:pPr>
                    <w:pStyle w:val="TableStyleWCS"/>
                    <w:spacing w:line="276" w:lineRule="auto"/>
                    <w:rPr>
                      <w:rFonts w:eastAsia="Times New Roman"/>
                      <w:lang w:eastAsia="en-US"/>
                    </w:rPr>
                  </w:pPr>
                  <w:r>
                    <w:rPr>
                      <w:rFonts w:eastAsia="Times New Roman"/>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1BCC68" w14:textId="77777777" w:rsidR="0059770C" w:rsidRDefault="0059770C">
                  <w:pPr>
                    <w:pStyle w:val="TableStyleWCS"/>
                    <w:spacing w:line="276" w:lineRule="auto"/>
                    <w:rPr>
                      <w:lang w:eastAsia="en-US"/>
                    </w:rPr>
                  </w:pPr>
                  <w:r>
                    <w:rPr>
                      <w:lang w:eastAsia="en-US"/>
                    </w:rPr>
                    <w:t>Admin click on button “List Feedback”.</w:t>
                  </w:r>
                </w:p>
                <w:p w14:paraId="7B7D8360" w14:textId="77777777" w:rsidR="0059770C" w:rsidRDefault="0059770C">
                  <w:pPr>
                    <w:pStyle w:val="TableStyleWCS"/>
                    <w:spacing w:line="276" w:lineRule="auto"/>
                    <w:rPr>
                      <w:rFonts w:eastAsia="Times New Roman"/>
                      <w:lang w:eastAsia="en-US"/>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925F2A9" w14:textId="77777777" w:rsidR="0059770C" w:rsidRDefault="0059770C">
                  <w:pPr>
                    <w:pStyle w:val="TableStyleWCS"/>
                    <w:spacing w:line="276" w:lineRule="auto"/>
                    <w:rPr>
                      <w:rFonts w:eastAsia="Noto Sans Symbols" w:cs="Noto Sans Symbols"/>
                      <w:lang w:eastAsia="en-US"/>
                    </w:rPr>
                  </w:pPr>
                  <w:r>
                    <w:rPr>
                      <w:rFonts w:eastAsia="Noto Sans Symbols" w:cs="Noto Sans Symbols"/>
                      <w:lang w:eastAsia="en-US"/>
                    </w:rPr>
                    <w:t xml:space="preserve">If don’t have any feedback . </w:t>
                  </w:r>
                  <w:r>
                    <w:rPr>
                      <w:lang w:eastAsia="en-US"/>
                    </w:rPr>
                    <w:t>The system show message: ”There aren't any feedback in the system”.</w:t>
                  </w:r>
                </w:p>
              </w:tc>
            </w:tr>
          </w:tbl>
          <w:p w14:paraId="71F7B766" w14:textId="77777777" w:rsidR="0059770C" w:rsidRDefault="0059770C"/>
          <w:p w14:paraId="4743B9EB" w14:textId="77777777" w:rsidR="0059770C" w:rsidRDefault="0059770C">
            <w:r>
              <w:t>Relationships: N/A</w:t>
            </w:r>
          </w:p>
          <w:p w14:paraId="0C403B93" w14:textId="77777777" w:rsidR="0059770C" w:rsidRDefault="0059770C">
            <w:pPr>
              <w:spacing w:after="200" w:line="276" w:lineRule="auto"/>
              <w:rPr>
                <w:sz w:val="22"/>
                <w:szCs w:val="22"/>
                <w:lang w:eastAsia="en-US"/>
              </w:rPr>
            </w:pPr>
            <w:r>
              <w:t>Business Rules:</w:t>
            </w:r>
          </w:p>
        </w:tc>
      </w:tr>
    </w:tbl>
    <w:p w14:paraId="11ABE18E" w14:textId="568C5829" w:rsidR="00981C6B" w:rsidRPr="00355794" w:rsidRDefault="00981C6B" w:rsidP="00405A3A">
      <w:pPr>
        <w:pStyle w:val="Heading2"/>
      </w:pPr>
      <w:bookmarkStart w:id="66" w:name="_Toc77171517"/>
      <w:r>
        <w:lastRenderedPageBreak/>
        <w:t>&lt; Admin &gt; View list of moderator</w:t>
      </w:r>
      <w:bookmarkEnd w:id="66"/>
    </w:p>
    <w:p w14:paraId="09F8CB52" w14:textId="4B8DC466" w:rsidR="00981C6B" w:rsidRPr="003A09D5" w:rsidRDefault="00680B32" w:rsidP="00557FCA">
      <w:pPr>
        <w:jc w:val="center"/>
      </w:pPr>
      <w:r>
        <w:drawing>
          <wp:inline distT="0" distB="0" distL="0" distR="0" wp14:anchorId="18B45878" wp14:editId="512A100B">
            <wp:extent cx="5689600" cy="1659926"/>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89600" cy="1659926"/>
                    </a:xfrm>
                    <a:prstGeom prst="rect">
                      <a:avLst/>
                    </a:prstGeom>
                  </pic:spPr>
                </pic:pic>
              </a:graphicData>
            </a:graphic>
          </wp:inline>
        </w:drawing>
      </w:r>
    </w:p>
    <w:p w14:paraId="289CCE40" w14:textId="7BA0988B" w:rsidR="00981C6B" w:rsidRDefault="00981C6B" w:rsidP="00981C6B">
      <w:pPr>
        <w:jc w:val="center"/>
      </w:pPr>
      <w:r>
        <w:t>Figure 3.</w:t>
      </w:r>
      <w:r w:rsidR="0027136D">
        <w:t xml:space="preserve">46 </w:t>
      </w:r>
      <w:r>
        <w:t>&lt; Admin &gt; View list of moderator</w:t>
      </w:r>
    </w:p>
    <w:p w14:paraId="22A12F57" w14:textId="77777777" w:rsidR="00981C6B" w:rsidRDefault="00981C6B" w:rsidP="00981C6B"/>
    <w:p w14:paraId="4CF30518" w14:textId="7318B956" w:rsidR="0059770C" w:rsidRDefault="00981C6B" w:rsidP="00981C6B">
      <w:r>
        <w:t>Use Case Specification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8" w:type="dxa"/>
          <w:left w:w="115" w:type="dxa"/>
          <w:bottom w:w="58" w:type="dxa"/>
          <w:right w:w="115" w:type="dxa"/>
        </w:tblCellMar>
        <w:tblLook w:val="01E0" w:firstRow="1" w:lastRow="1" w:firstColumn="1" w:lastColumn="1" w:noHBand="0" w:noVBand="0"/>
      </w:tblPr>
      <w:tblGrid>
        <w:gridCol w:w="2490"/>
        <w:gridCol w:w="2441"/>
        <w:gridCol w:w="1428"/>
        <w:gridCol w:w="743"/>
        <w:gridCol w:w="2088"/>
      </w:tblGrid>
      <w:tr w:rsidR="0059770C" w14:paraId="7139FA1C" w14:textId="77777777" w:rsidTr="0059770C">
        <w:tc>
          <w:tcPr>
            <w:tcW w:w="5000" w:type="pct"/>
            <w:gridSpan w:val="5"/>
            <w:tcBorders>
              <w:top w:val="single" w:sz="4" w:space="0" w:color="000000"/>
              <w:left w:val="single" w:sz="4" w:space="0" w:color="000000"/>
              <w:bottom w:val="single" w:sz="4" w:space="0" w:color="000000"/>
              <w:right w:val="single" w:sz="4" w:space="0" w:color="000000"/>
            </w:tcBorders>
            <w:shd w:val="clear" w:color="auto" w:fill="F3F3F3"/>
          </w:tcPr>
          <w:p w14:paraId="22174189" w14:textId="54D9617C" w:rsidR="0059770C" w:rsidRDefault="00FA2479">
            <w:pPr>
              <w:spacing w:after="200" w:line="276" w:lineRule="auto"/>
              <w:rPr>
                <w:sz w:val="22"/>
                <w:szCs w:val="22"/>
                <w:lang w:eastAsia="en-US"/>
              </w:rPr>
            </w:pPr>
            <w:r>
              <w:t>USE CASE – sSs_UC_</w:t>
            </w:r>
            <w:r>
              <w:t>40</w:t>
            </w:r>
          </w:p>
        </w:tc>
      </w:tr>
      <w:tr w:rsidR="0059770C" w14:paraId="7FB02D71" w14:textId="77777777" w:rsidTr="002675D7">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583D001A" w14:textId="77777777" w:rsidR="0059770C" w:rsidRDefault="0059770C">
            <w:pPr>
              <w:spacing w:after="200" w:line="276" w:lineRule="auto"/>
              <w:rPr>
                <w:sz w:val="22"/>
                <w:szCs w:val="22"/>
                <w:lang w:eastAsia="en-US"/>
              </w:rPr>
            </w:pPr>
            <w:r>
              <w:lastRenderedPageBreak/>
              <w:t>Use-case No.</w:t>
            </w:r>
          </w:p>
        </w:tc>
        <w:tc>
          <w:tcPr>
            <w:tcW w:w="1328" w:type="pct"/>
            <w:tcBorders>
              <w:top w:val="single" w:sz="4" w:space="0" w:color="000000"/>
              <w:left w:val="single" w:sz="4" w:space="0" w:color="000000"/>
              <w:bottom w:val="single" w:sz="4" w:space="0" w:color="000000"/>
              <w:right w:val="single" w:sz="4" w:space="0" w:color="000000"/>
            </w:tcBorders>
            <w:hideMark/>
          </w:tcPr>
          <w:p w14:paraId="3739D012" w14:textId="69D9261D" w:rsidR="0059770C" w:rsidRDefault="00221346">
            <w:pPr>
              <w:spacing w:after="200" w:line="276" w:lineRule="auto"/>
              <w:rPr>
                <w:sz w:val="22"/>
                <w:szCs w:val="22"/>
                <w:lang w:eastAsia="en-US"/>
              </w:rPr>
            </w:pPr>
            <w:r>
              <w:t>&lt;UC040</w:t>
            </w:r>
            <w:r w:rsidR="0059770C">
              <w:t>&gt;</w:t>
            </w:r>
          </w:p>
        </w:tc>
        <w:tc>
          <w:tcPr>
            <w:tcW w:w="1181" w:type="pct"/>
            <w:gridSpan w:val="2"/>
            <w:tcBorders>
              <w:top w:val="single" w:sz="4" w:space="0" w:color="000000"/>
              <w:left w:val="single" w:sz="4" w:space="0" w:color="000000"/>
              <w:bottom w:val="single" w:sz="4" w:space="0" w:color="000000"/>
              <w:right w:val="single" w:sz="4" w:space="0" w:color="000000"/>
            </w:tcBorders>
            <w:shd w:val="clear" w:color="auto" w:fill="F3F3F3"/>
            <w:hideMark/>
          </w:tcPr>
          <w:p w14:paraId="3FF00839" w14:textId="77777777" w:rsidR="0059770C" w:rsidRDefault="0059770C">
            <w:pPr>
              <w:spacing w:after="200" w:line="276" w:lineRule="auto"/>
              <w:rPr>
                <w:sz w:val="22"/>
                <w:szCs w:val="22"/>
                <w:lang w:eastAsia="en-US"/>
              </w:rPr>
            </w:pPr>
            <w:r>
              <w:t>Use-case Version</w:t>
            </w:r>
          </w:p>
        </w:tc>
        <w:tc>
          <w:tcPr>
            <w:tcW w:w="1136" w:type="pct"/>
            <w:tcBorders>
              <w:top w:val="single" w:sz="4" w:space="0" w:color="000000"/>
              <w:left w:val="single" w:sz="4" w:space="0" w:color="000000"/>
              <w:bottom w:val="single" w:sz="4" w:space="0" w:color="000000"/>
              <w:right w:val="single" w:sz="4" w:space="0" w:color="000000"/>
            </w:tcBorders>
            <w:hideMark/>
          </w:tcPr>
          <w:p w14:paraId="767849B2" w14:textId="77777777" w:rsidR="0059770C" w:rsidRDefault="0059770C">
            <w:pPr>
              <w:spacing w:after="200" w:line="276" w:lineRule="auto"/>
              <w:rPr>
                <w:sz w:val="22"/>
                <w:szCs w:val="22"/>
                <w:lang w:eastAsia="en-US"/>
              </w:rPr>
            </w:pPr>
            <w:r>
              <w:t>1.0</w:t>
            </w:r>
          </w:p>
        </w:tc>
      </w:tr>
      <w:tr w:rsidR="0059770C" w14:paraId="3AFA08D8" w14:textId="77777777" w:rsidTr="002675D7">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24CC4AF4" w14:textId="77777777" w:rsidR="0059770C" w:rsidRDefault="0059770C">
            <w:pPr>
              <w:spacing w:after="200" w:line="276" w:lineRule="auto"/>
              <w:rPr>
                <w:sz w:val="22"/>
                <w:szCs w:val="22"/>
                <w:lang w:eastAsia="en-US"/>
              </w:rPr>
            </w:pPr>
            <w:r>
              <w:t>Use-case Name</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4C6432B4" w14:textId="77777777" w:rsidR="0059770C" w:rsidRDefault="0059770C">
            <w:pPr>
              <w:spacing w:after="200" w:line="276" w:lineRule="auto"/>
              <w:rPr>
                <w:sz w:val="22"/>
                <w:szCs w:val="22"/>
                <w:lang w:eastAsia="en-US"/>
              </w:rPr>
            </w:pPr>
            <w:r>
              <w:t>View list report of moderator</w:t>
            </w:r>
          </w:p>
        </w:tc>
      </w:tr>
      <w:tr w:rsidR="0059770C" w14:paraId="45BAD52E" w14:textId="77777777" w:rsidTr="002675D7">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25321E10" w14:textId="77777777" w:rsidR="0059770C" w:rsidRDefault="0059770C">
            <w:pPr>
              <w:spacing w:after="200" w:line="276" w:lineRule="auto"/>
              <w:rPr>
                <w:sz w:val="22"/>
                <w:szCs w:val="22"/>
                <w:lang w:eastAsia="en-US"/>
              </w:rPr>
            </w:pPr>
            <w:r>
              <w:t xml:space="preserve">Author </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0EB80C41" w14:textId="77777777" w:rsidR="0059770C" w:rsidRDefault="0059770C">
            <w:pPr>
              <w:spacing w:after="200" w:line="276" w:lineRule="auto"/>
              <w:rPr>
                <w:sz w:val="22"/>
                <w:szCs w:val="22"/>
                <w:lang w:eastAsia="en-US"/>
              </w:rPr>
            </w:pPr>
            <w:r>
              <w:t>Nguyen Le Anh Long</w:t>
            </w:r>
          </w:p>
        </w:tc>
      </w:tr>
      <w:tr w:rsidR="0059770C" w14:paraId="61AEF131" w14:textId="77777777" w:rsidTr="002675D7">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2B912F10" w14:textId="77777777" w:rsidR="0059770C" w:rsidRDefault="0059770C">
            <w:pPr>
              <w:spacing w:after="200" w:line="276" w:lineRule="auto"/>
              <w:rPr>
                <w:sz w:val="22"/>
                <w:szCs w:val="22"/>
                <w:lang w:eastAsia="en-US"/>
              </w:rPr>
            </w:pPr>
            <w:r>
              <w:t>Date</w:t>
            </w:r>
          </w:p>
        </w:tc>
        <w:tc>
          <w:tcPr>
            <w:tcW w:w="1328" w:type="pct"/>
            <w:tcBorders>
              <w:top w:val="single" w:sz="4" w:space="0" w:color="000000"/>
              <w:left w:val="single" w:sz="4" w:space="0" w:color="000000"/>
              <w:bottom w:val="single" w:sz="4" w:space="0" w:color="000000"/>
              <w:right w:val="single" w:sz="4" w:space="0" w:color="000000"/>
            </w:tcBorders>
            <w:hideMark/>
          </w:tcPr>
          <w:p w14:paraId="7BC73B1F" w14:textId="77777777" w:rsidR="0059770C" w:rsidRDefault="0059770C">
            <w:pPr>
              <w:spacing w:after="200" w:line="276" w:lineRule="auto"/>
              <w:rPr>
                <w:sz w:val="22"/>
                <w:szCs w:val="22"/>
                <w:lang w:eastAsia="en-US"/>
              </w:rPr>
            </w:pPr>
            <w:r>
              <w:t>7/03/2021</w:t>
            </w:r>
          </w:p>
        </w:tc>
        <w:tc>
          <w:tcPr>
            <w:tcW w:w="777" w:type="pct"/>
            <w:tcBorders>
              <w:top w:val="single" w:sz="4" w:space="0" w:color="000000"/>
              <w:left w:val="single" w:sz="4" w:space="0" w:color="000000"/>
              <w:bottom w:val="single" w:sz="4" w:space="0" w:color="000000"/>
              <w:right w:val="single" w:sz="4" w:space="0" w:color="000000"/>
            </w:tcBorders>
            <w:shd w:val="clear" w:color="auto" w:fill="F3F3F3"/>
            <w:hideMark/>
          </w:tcPr>
          <w:p w14:paraId="25340AF3" w14:textId="77777777" w:rsidR="0059770C" w:rsidRDefault="0059770C">
            <w:pPr>
              <w:spacing w:after="200" w:line="276" w:lineRule="auto"/>
              <w:rPr>
                <w:sz w:val="22"/>
                <w:szCs w:val="22"/>
                <w:lang w:eastAsia="en-US"/>
              </w:rPr>
            </w:pPr>
            <w:r>
              <w:t>Priority</w:t>
            </w:r>
          </w:p>
        </w:tc>
        <w:tc>
          <w:tcPr>
            <w:tcW w:w="1540" w:type="pct"/>
            <w:gridSpan w:val="2"/>
            <w:tcBorders>
              <w:top w:val="single" w:sz="4" w:space="0" w:color="000000"/>
              <w:left w:val="single" w:sz="4" w:space="0" w:color="000000"/>
              <w:bottom w:val="single" w:sz="4" w:space="0" w:color="000000"/>
              <w:right w:val="single" w:sz="4" w:space="0" w:color="000000"/>
            </w:tcBorders>
            <w:hideMark/>
          </w:tcPr>
          <w:p w14:paraId="5894DB53" w14:textId="77777777" w:rsidR="0059770C" w:rsidRDefault="0059770C">
            <w:pPr>
              <w:spacing w:after="200" w:line="276" w:lineRule="auto"/>
              <w:rPr>
                <w:sz w:val="22"/>
                <w:szCs w:val="22"/>
                <w:lang w:eastAsia="en-US"/>
              </w:rPr>
            </w:pPr>
            <w:r>
              <w:t>Normal</w:t>
            </w:r>
          </w:p>
        </w:tc>
      </w:tr>
      <w:tr w:rsidR="0059770C" w14:paraId="1732783D" w14:textId="77777777" w:rsidTr="0059770C">
        <w:tc>
          <w:tcPr>
            <w:tcW w:w="5000" w:type="pct"/>
            <w:gridSpan w:val="5"/>
            <w:tcBorders>
              <w:top w:val="single" w:sz="4" w:space="0" w:color="000000"/>
              <w:left w:val="single" w:sz="4" w:space="0" w:color="000000"/>
              <w:bottom w:val="single" w:sz="4" w:space="0" w:color="000000"/>
              <w:right w:val="single" w:sz="4" w:space="0" w:color="000000"/>
            </w:tcBorders>
            <w:shd w:val="clear" w:color="auto" w:fill="FFFFFF"/>
          </w:tcPr>
          <w:p w14:paraId="0F67D02D" w14:textId="77777777" w:rsidR="0059770C" w:rsidRDefault="0059770C">
            <w:r>
              <w:t>Actor:</w:t>
            </w:r>
          </w:p>
          <w:p w14:paraId="1CAA0CFD" w14:textId="77777777" w:rsidR="0059770C" w:rsidRDefault="0059770C">
            <w:r>
              <w:t xml:space="preserve">         Admin</w:t>
            </w:r>
          </w:p>
          <w:p w14:paraId="42C11A0E" w14:textId="77777777" w:rsidR="0059770C" w:rsidRDefault="0059770C">
            <w:r>
              <w:t>Summary:</w:t>
            </w:r>
          </w:p>
          <w:p w14:paraId="05116441" w14:textId="77777777" w:rsidR="0059770C" w:rsidRDefault="0059770C">
            <w:r>
              <w:t xml:space="preserve">         This use case allows Admin to view list  report of moderator.</w:t>
            </w:r>
          </w:p>
          <w:p w14:paraId="073FCAF0" w14:textId="77777777" w:rsidR="0059770C" w:rsidRDefault="0059770C">
            <w:r>
              <w:t>Goal:</w:t>
            </w:r>
          </w:p>
          <w:p w14:paraId="35590AF1" w14:textId="77777777" w:rsidR="0059770C" w:rsidRDefault="0059770C">
            <w:r>
              <w:tab/>
              <w:t>Admin can view list  report of moderator in the system.</w:t>
            </w:r>
          </w:p>
          <w:p w14:paraId="34058A68" w14:textId="77777777" w:rsidR="0059770C" w:rsidRDefault="0059770C">
            <w:r>
              <w:t>Triggers</w:t>
            </w:r>
          </w:p>
          <w:p w14:paraId="539B7CDD" w14:textId="77777777" w:rsidR="0059770C" w:rsidRDefault="0059770C">
            <w:r>
              <w:t xml:space="preserve">        Admin click on button “View list  report of moderator”.</w:t>
            </w:r>
            <w:r>
              <w:tab/>
            </w:r>
          </w:p>
          <w:p w14:paraId="0F121643" w14:textId="77777777" w:rsidR="0059770C" w:rsidRDefault="0059770C">
            <w:r>
              <w:t>Preconditions:</w:t>
            </w:r>
          </w:p>
          <w:p w14:paraId="43ECB200" w14:textId="77777777" w:rsidR="0059770C" w:rsidRDefault="0059770C">
            <w:r>
              <w:t xml:space="preserve">         Admin must click on button “View list report” before .</w:t>
            </w:r>
          </w:p>
          <w:p w14:paraId="6A758389" w14:textId="77777777" w:rsidR="0059770C" w:rsidRDefault="0059770C">
            <w:r>
              <w:t xml:space="preserve">         Have at least one report of moderator in the system.</w:t>
            </w:r>
          </w:p>
          <w:p w14:paraId="3944214C" w14:textId="77777777" w:rsidR="0059770C" w:rsidRDefault="0059770C">
            <w:r>
              <w:t>Post Conditions:</w:t>
            </w:r>
          </w:p>
          <w:p w14:paraId="05BE2420" w14:textId="77777777" w:rsidR="0059770C" w:rsidRDefault="0059770C">
            <w:r>
              <w:t xml:space="preserve">       Success: Admin view list  report of moderator in the system successfully.</w:t>
            </w:r>
          </w:p>
          <w:p w14:paraId="6A7C85FC" w14:textId="77777777" w:rsidR="0059770C" w:rsidRDefault="0059770C">
            <w:r>
              <w:t xml:space="preserve">      Fail: Show error messages.</w:t>
            </w:r>
          </w:p>
          <w:p w14:paraId="462D14C0" w14:textId="77777777" w:rsidR="0059770C" w:rsidRDefault="0059770C"/>
          <w:p w14:paraId="4A81DB6C" w14:textId="77777777" w:rsidR="0059770C" w:rsidRDefault="0059770C">
            <w:r>
              <w:t xml:space="preserve">          </w:t>
            </w:r>
          </w:p>
          <w:p w14:paraId="72CB979F" w14:textId="77777777" w:rsidR="0059770C" w:rsidRDefault="0059770C">
            <w:r>
              <w:t>Main Success Scenario:</w:t>
            </w:r>
          </w:p>
          <w:p w14:paraId="0784A35B" w14:textId="77777777" w:rsidR="0059770C" w:rsidRDefault="0059770C">
            <w:r>
              <w:t xml:space="preserve">         </w:t>
            </w:r>
          </w:p>
          <w:tbl>
            <w:tblPr>
              <w:tblW w:w="8555" w:type="dxa"/>
              <w:tblLook w:val="0400" w:firstRow="0" w:lastRow="0" w:firstColumn="0" w:lastColumn="0" w:noHBand="0" w:noVBand="1"/>
            </w:tblPr>
            <w:tblGrid>
              <w:gridCol w:w="949"/>
              <w:gridCol w:w="2773"/>
              <w:gridCol w:w="4833"/>
            </w:tblGrid>
            <w:tr w:rsidR="0059770C" w14:paraId="250A2128"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067B7F74" w14:textId="77777777" w:rsidR="0059770C" w:rsidRDefault="0059770C">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4AD52AC1" w14:textId="77777777" w:rsidR="0059770C" w:rsidRDefault="0059770C">
                  <w:pPr>
                    <w:pStyle w:val="TableStyleWCS"/>
                    <w:spacing w:line="276" w:lineRule="auto"/>
                    <w:rPr>
                      <w:rFonts w:eastAsia="Times New Roman"/>
                      <w:lang w:eastAsia="en-US"/>
                    </w:rPr>
                  </w:pPr>
                  <w:r>
                    <w:rPr>
                      <w:lang w:eastAsia="en-US"/>
                    </w:rPr>
                    <w:t>Actor Action</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6ED60EFE" w14:textId="77777777" w:rsidR="0059770C" w:rsidRDefault="0059770C">
                  <w:pPr>
                    <w:pStyle w:val="TableStyleWCS"/>
                    <w:spacing w:line="276" w:lineRule="auto"/>
                    <w:rPr>
                      <w:rFonts w:eastAsia="Times New Roman"/>
                      <w:lang w:eastAsia="en-US"/>
                    </w:rPr>
                  </w:pPr>
                  <w:r>
                    <w:rPr>
                      <w:lang w:eastAsia="en-US"/>
                    </w:rPr>
                    <w:t>System Response</w:t>
                  </w:r>
                </w:p>
              </w:tc>
            </w:tr>
            <w:tr w:rsidR="0059770C" w14:paraId="13636225"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A6D12D" w14:textId="77777777" w:rsidR="0059770C" w:rsidRDefault="0059770C">
                  <w:pPr>
                    <w:pStyle w:val="TableStyleWCS"/>
                    <w:spacing w:line="276" w:lineRule="auto"/>
                    <w:rPr>
                      <w:rFonts w:eastAsia="Times New Roman"/>
                      <w:lang w:eastAsia="en-US"/>
                    </w:rPr>
                  </w:pPr>
                  <w:r>
                    <w:rPr>
                      <w:rFonts w:eastAsia="Times New Roman"/>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B3766C" w14:textId="77777777" w:rsidR="0059770C" w:rsidRDefault="0059770C">
                  <w:pPr>
                    <w:pStyle w:val="TableStyleWCS"/>
                    <w:spacing w:line="276" w:lineRule="auto"/>
                    <w:rPr>
                      <w:lang w:eastAsia="en-US"/>
                    </w:rPr>
                  </w:pPr>
                  <w:r>
                    <w:rPr>
                      <w:lang w:eastAsia="en-US"/>
                    </w:rPr>
                    <w:t>Admin click on button “View list  report of moderator ”.</w:t>
                  </w:r>
                </w:p>
                <w:p w14:paraId="01D30D97" w14:textId="77777777" w:rsidR="0059770C" w:rsidRDefault="0059770C">
                  <w:pPr>
                    <w:pStyle w:val="TableStyleWCS"/>
                    <w:spacing w:line="276" w:lineRule="auto"/>
                    <w:rPr>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BD131A" w14:textId="77777777" w:rsidR="0059770C" w:rsidRDefault="0059770C">
                  <w:pPr>
                    <w:pStyle w:val="TableStyleWCS"/>
                    <w:spacing w:line="276" w:lineRule="auto"/>
                    <w:rPr>
                      <w:lang w:eastAsia="en-US"/>
                    </w:rPr>
                  </w:pPr>
                  <w:r>
                    <w:rPr>
                      <w:lang w:eastAsia="en-US"/>
                    </w:rPr>
                    <w:t>The system show list reports in DataGridView:</w:t>
                  </w:r>
                </w:p>
                <w:p w14:paraId="28929D99" w14:textId="77777777" w:rsidR="0059770C" w:rsidRDefault="0059770C">
                  <w:pPr>
                    <w:pStyle w:val="TableStyleWCS"/>
                    <w:spacing w:line="276" w:lineRule="auto"/>
                    <w:rPr>
                      <w:lang w:eastAsia="en-US"/>
                    </w:rPr>
                  </w:pPr>
                  <w:r>
                    <w:rPr>
                      <w:lang w:eastAsia="en-US"/>
                    </w:rPr>
                    <w:t xml:space="preserve">- orderID: </w:t>
                  </w:r>
                </w:p>
                <w:p w14:paraId="1BB4B633" w14:textId="77777777" w:rsidR="0059770C" w:rsidRDefault="0059770C">
                  <w:pPr>
                    <w:pStyle w:val="TableStyleWCS"/>
                    <w:spacing w:line="276" w:lineRule="auto"/>
                    <w:rPr>
                      <w:lang w:eastAsia="en-US"/>
                    </w:rPr>
                  </w:pPr>
                  <w:r>
                    <w:rPr>
                      <w:lang w:eastAsia="en-US"/>
                    </w:rPr>
                    <w:t>- image:</w:t>
                  </w:r>
                </w:p>
                <w:p w14:paraId="7EBE7E2B" w14:textId="77777777" w:rsidR="0059770C" w:rsidRDefault="0059770C">
                  <w:pPr>
                    <w:pStyle w:val="TableStyleWCS"/>
                    <w:spacing w:line="276" w:lineRule="auto"/>
                    <w:rPr>
                      <w:lang w:eastAsia="en-US"/>
                    </w:rPr>
                  </w:pPr>
                  <w:r>
                    <w:rPr>
                      <w:lang w:eastAsia="en-US"/>
                    </w:rPr>
                    <w:lastRenderedPageBreak/>
                    <w:t>- dateOrder:</w:t>
                  </w:r>
                </w:p>
                <w:p w14:paraId="6CFB27F0" w14:textId="77777777" w:rsidR="0059770C" w:rsidRDefault="0059770C">
                  <w:pPr>
                    <w:pStyle w:val="TableStyleWCS"/>
                    <w:spacing w:line="276" w:lineRule="auto"/>
                    <w:rPr>
                      <w:lang w:eastAsia="en-US"/>
                    </w:rPr>
                  </w:pPr>
                  <w:r>
                    <w:rPr>
                      <w:lang w:eastAsia="en-US"/>
                    </w:rPr>
                    <w:t>- statusName:</w:t>
                  </w:r>
                </w:p>
                <w:p w14:paraId="7A3806D0" w14:textId="77777777" w:rsidR="0059770C" w:rsidRDefault="0059770C">
                  <w:pPr>
                    <w:pStyle w:val="TableStyleWCS"/>
                    <w:spacing w:line="276" w:lineRule="auto"/>
                    <w:rPr>
                      <w:lang w:eastAsia="en-US"/>
                    </w:rPr>
                  </w:pPr>
                  <w:r>
                    <w:rPr>
                      <w:lang w:eastAsia="en-US"/>
                    </w:rPr>
                    <w:t>- vendorName:</w:t>
                  </w:r>
                </w:p>
                <w:p w14:paraId="526A57AB" w14:textId="77777777" w:rsidR="0059770C" w:rsidRDefault="0059770C">
                  <w:pPr>
                    <w:pStyle w:val="TableStyleWCS"/>
                    <w:spacing w:line="276" w:lineRule="auto"/>
                    <w:rPr>
                      <w:lang w:eastAsia="en-US"/>
                    </w:rPr>
                  </w:pPr>
                  <w:r>
                    <w:rPr>
                      <w:lang w:eastAsia="en-US"/>
                    </w:rPr>
                    <w:t>- customerName:</w:t>
                  </w:r>
                </w:p>
                <w:p w14:paraId="54B20992" w14:textId="77777777" w:rsidR="0059770C" w:rsidRDefault="0059770C">
                  <w:pPr>
                    <w:pStyle w:val="TableStyleWCS"/>
                    <w:spacing w:line="276" w:lineRule="auto"/>
                    <w:rPr>
                      <w:lang w:eastAsia="en-US"/>
                    </w:rPr>
                  </w:pPr>
                  <w:r>
                    <w:rPr>
                      <w:lang w:eastAsia="en-US"/>
                    </w:rPr>
                    <w:t>- shoesName:</w:t>
                  </w:r>
                </w:p>
                <w:p w14:paraId="4D2606B2" w14:textId="77777777" w:rsidR="0059770C" w:rsidRDefault="0059770C">
                  <w:pPr>
                    <w:pStyle w:val="TableStyleWCS"/>
                    <w:spacing w:line="276" w:lineRule="auto"/>
                    <w:rPr>
                      <w:lang w:eastAsia="en-US"/>
                    </w:rPr>
                  </w:pPr>
                  <w:r>
                    <w:rPr>
                      <w:lang w:eastAsia="en-US"/>
                    </w:rPr>
                    <w:t>- testShoes: [Real/ Fake]</w:t>
                  </w:r>
                </w:p>
                <w:p w14:paraId="46DBC0A4" w14:textId="77777777" w:rsidR="0059770C" w:rsidRDefault="0059770C">
                  <w:pPr>
                    <w:pStyle w:val="TableStyleWCS"/>
                    <w:spacing w:line="276" w:lineRule="auto"/>
                    <w:rPr>
                      <w:lang w:eastAsia="en-US"/>
                    </w:rPr>
                  </w:pPr>
                  <w:r>
                    <w:rPr>
                      <w:lang w:eastAsia="en-US"/>
                    </w:rPr>
                    <w:t>- dateCheck:</w:t>
                  </w:r>
                </w:p>
                <w:p w14:paraId="777A3595" w14:textId="77777777" w:rsidR="0059770C" w:rsidRDefault="0059770C">
                  <w:pPr>
                    <w:pStyle w:val="TableStyleWCS"/>
                    <w:spacing w:line="276" w:lineRule="auto"/>
                    <w:rPr>
                      <w:lang w:eastAsia="en-US"/>
                    </w:rPr>
                  </w:pPr>
                  <w:r>
                    <w:rPr>
                      <w:lang w:eastAsia="en-US"/>
                    </w:rPr>
                    <w:t>- status:[Not Check]</w:t>
                  </w:r>
                </w:p>
                <w:p w14:paraId="26668573" w14:textId="77777777" w:rsidR="0059770C" w:rsidRDefault="0059770C">
                  <w:pPr>
                    <w:pStyle w:val="TableStyleWCS"/>
                    <w:spacing w:line="276" w:lineRule="auto"/>
                    <w:rPr>
                      <w:lang w:eastAsia="en-US"/>
                    </w:rPr>
                  </w:pPr>
                </w:p>
                <w:p w14:paraId="461A4B0B" w14:textId="77777777" w:rsidR="0059770C" w:rsidRDefault="0059770C">
                  <w:pPr>
                    <w:pStyle w:val="TableStyleWCS"/>
                    <w:spacing w:line="276" w:lineRule="auto"/>
                    <w:rPr>
                      <w:lang w:eastAsia="en-US"/>
                    </w:rPr>
                  </w:pPr>
                  <w:r>
                    <w:rPr>
                      <w:lang w:eastAsia="en-US"/>
                    </w:rPr>
                    <w:t>“Prevent order” button</w:t>
                  </w:r>
                </w:p>
                <w:p w14:paraId="79BDBCA9" w14:textId="77777777" w:rsidR="0059770C" w:rsidRDefault="0059770C">
                  <w:pPr>
                    <w:pStyle w:val="TableStyleWCS"/>
                    <w:spacing w:line="276" w:lineRule="auto"/>
                    <w:rPr>
                      <w:lang w:eastAsia="en-US"/>
                    </w:rPr>
                  </w:pPr>
                  <w:r>
                    <w:rPr>
                      <w:lang w:eastAsia="en-US"/>
                    </w:rPr>
                    <w:t>Exception [1]</w:t>
                  </w:r>
                </w:p>
                <w:p w14:paraId="7EFB8D29" w14:textId="77777777" w:rsidR="0059770C" w:rsidRDefault="0059770C">
                  <w:pPr>
                    <w:pStyle w:val="TableStyleWCS"/>
                    <w:spacing w:line="276" w:lineRule="auto"/>
                    <w:rPr>
                      <w:lang w:eastAsia="en-US"/>
                    </w:rPr>
                  </w:pPr>
                </w:p>
              </w:tc>
            </w:tr>
          </w:tbl>
          <w:p w14:paraId="66B8EFD8" w14:textId="77777777" w:rsidR="0059770C" w:rsidRDefault="0059770C"/>
          <w:p w14:paraId="5FD61978" w14:textId="77777777" w:rsidR="0059770C" w:rsidRDefault="0059770C"/>
          <w:p w14:paraId="339BEEEE" w14:textId="77777777" w:rsidR="0059770C" w:rsidRDefault="0059770C">
            <w:r>
              <w:t>Exception:</w:t>
            </w:r>
          </w:p>
          <w:tbl>
            <w:tblPr>
              <w:tblW w:w="8429" w:type="dxa"/>
              <w:tblLook w:val="0400" w:firstRow="0" w:lastRow="0" w:firstColumn="0" w:lastColumn="0" w:noHBand="0" w:noVBand="1"/>
            </w:tblPr>
            <w:tblGrid>
              <w:gridCol w:w="949"/>
              <w:gridCol w:w="2773"/>
              <w:gridCol w:w="4707"/>
            </w:tblGrid>
            <w:tr w:rsidR="0059770C" w14:paraId="7903E4D7"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0029EE3E" w14:textId="77777777" w:rsidR="0059770C" w:rsidRDefault="0059770C">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63A56277" w14:textId="77777777" w:rsidR="0059770C" w:rsidRDefault="0059770C">
                  <w:pPr>
                    <w:pStyle w:val="TableStyleWCS"/>
                    <w:spacing w:line="276" w:lineRule="auto"/>
                    <w:rPr>
                      <w:rFonts w:eastAsia="Times New Roman"/>
                      <w:lang w:eastAsia="en-US"/>
                    </w:rPr>
                  </w:pPr>
                  <w:r>
                    <w:rPr>
                      <w:lang w:eastAsia="en-US"/>
                    </w:rPr>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5ABF53EF" w14:textId="77777777" w:rsidR="0059770C" w:rsidRDefault="0059770C">
                  <w:pPr>
                    <w:pStyle w:val="TableStyleWCS"/>
                    <w:spacing w:line="276" w:lineRule="auto"/>
                    <w:rPr>
                      <w:rFonts w:eastAsia="Times New Roman"/>
                      <w:lang w:eastAsia="en-US"/>
                    </w:rPr>
                  </w:pPr>
                  <w:r>
                    <w:rPr>
                      <w:lang w:eastAsia="en-US"/>
                    </w:rPr>
                    <w:t>System Response</w:t>
                  </w:r>
                </w:p>
              </w:tc>
            </w:tr>
            <w:tr w:rsidR="0059770C" w14:paraId="4C456FD7"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6F1753" w14:textId="77777777" w:rsidR="0059770C" w:rsidRDefault="0059770C">
                  <w:pPr>
                    <w:pStyle w:val="TableStyleWCS"/>
                    <w:spacing w:line="276" w:lineRule="auto"/>
                    <w:rPr>
                      <w:rFonts w:eastAsia="Times New Roman"/>
                      <w:lang w:eastAsia="en-US"/>
                    </w:rPr>
                  </w:pPr>
                  <w:r>
                    <w:rPr>
                      <w:rFonts w:eastAsia="Times New Roman"/>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DE9183" w14:textId="77777777" w:rsidR="0059770C" w:rsidRDefault="0059770C">
                  <w:pPr>
                    <w:pStyle w:val="TableStyleWCS"/>
                    <w:spacing w:line="276" w:lineRule="auto"/>
                    <w:rPr>
                      <w:lang w:eastAsia="en-US"/>
                    </w:rPr>
                  </w:pPr>
                  <w:r>
                    <w:rPr>
                      <w:lang w:eastAsia="en-US"/>
                    </w:rPr>
                    <w:t>Admin click on button “View list  report of moderator ”.</w:t>
                  </w:r>
                </w:p>
                <w:p w14:paraId="42811792" w14:textId="77777777" w:rsidR="0059770C" w:rsidRDefault="0059770C">
                  <w:pPr>
                    <w:pStyle w:val="TableStyleWCS"/>
                    <w:spacing w:line="276" w:lineRule="auto"/>
                    <w:rPr>
                      <w:rFonts w:eastAsia="Times New Roman"/>
                      <w:lang w:eastAsia="en-US"/>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7212BB" w14:textId="77777777" w:rsidR="0059770C" w:rsidRDefault="0059770C">
                  <w:pPr>
                    <w:pStyle w:val="TableStyleWCS"/>
                    <w:spacing w:line="276" w:lineRule="auto"/>
                    <w:rPr>
                      <w:rFonts w:eastAsia="Noto Sans Symbols" w:cs="Noto Sans Symbols"/>
                      <w:lang w:eastAsia="en-US"/>
                    </w:rPr>
                  </w:pPr>
                  <w:r>
                    <w:rPr>
                      <w:rFonts w:eastAsia="Noto Sans Symbols" w:cs="Noto Sans Symbols"/>
                      <w:lang w:eastAsia="en-US"/>
                    </w:rPr>
                    <w:t xml:space="preserve">If don’t have any report . </w:t>
                  </w:r>
                  <w:r>
                    <w:rPr>
                      <w:lang w:eastAsia="en-US"/>
                    </w:rPr>
                    <w:t>The system show message: ”There aren't any report in the system”.</w:t>
                  </w:r>
                </w:p>
              </w:tc>
            </w:tr>
          </w:tbl>
          <w:p w14:paraId="1EE07821" w14:textId="77777777" w:rsidR="0059770C" w:rsidRDefault="0059770C"/>
          <w:p w14:paraId="246D487B" w14:textId="77777777" w:rsidR="0059770C" w:rsidRDefault="0059770C">
            <w:r>
              <w:t>Relationships: N/A</w:t>
            </w:r>
          </w:p>
          <w:p w14:paraId="0F825CE5" w14:textId="77777777" w:rsidR="0059770C" w:rsidRDefault="0059770C">
            <w:pPr>
              <w:spacing w:after="200" w:line="276" w:lineRule="auto"/>
              <w:rPr>
                <w:sz w:val="22"/>
                <w:szCs w:val="22"/>
                <w:lang w:eastAsia="en-US"/>
              </w:rPr>
            </w:pPr>
            <w:r>
              <w:t>Business Rules:</w:t>
            </w:r>
          </w:p>
        </w:tc>
      </w:tr>
    </w:tbl>
    <w:p w14:paraId="6EE84707" w14:textId="521A2A31" w:rsidR="0059770C" w:rsidRPr="00355794" w:rsidRDefault="0059770C" w:rsidP="00405A3A">
      <w:pPr>
        <w:pStyle w:val="Heading2"/>
      </w:pPr>
      <w:bookmarkStart w:id="67" w:name="_Toc77171518"/>
      <w:r>
        <w:lastRenderedPageBreak/>
        <w:t>&lt; Admin &gt; Prevent order</w:t>
      </w:r>
      <w:bookmarkEnd w:id="67"/>
    </w:p>
    <w:p w14:paraId="5FF9B833" w14:textId="0E05C430" w:rsidR="0059770C" w:rsidRPr="003A09D5" w:rsidRDefault="00BB1B07" w:rsidP="0059770C">
      <w:r>
        <w:drawing>
          <wp:inline distT="0" distB="0" distL="0" distR="0" wp14:anchorId="0E4419BE" wp14:editId="0A23BDC3">
            <wp:extent cx="5689600" cy="2175543"/>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89600" cy="2175543"/>
                    </a:xfrm>
                    <a:prstGeom prst="rect">
                      <a:avLst/>
                    </a:prstGeom>
                  </pic:spPr>
                </pic:pic>
              </a:graphicData>
            </a:graphic>
          </wp:inline>
        </w:drawing>
      </w:r>
    </w:p>
    <w:p w14:paraId="0A1C62A9" w14:textId="73D7CC28" w:rsidR="0059770C" w:rsidRDefault="0059770C" w:rsidP="0059770C">
      <w:pPr>
        <w:jc w:val="center"/>
      </w:pPr>
      <w:r>
        <w:t>Figure 3.</w:t>
      </w:r>
      <w:r w:rsidR="009E00F3">
        <w:t>47</w:t>
      </w:r>
      <w:r>
        <w:t xml:space="preserve"> &lt; Admin &gt; Prevent order</w:t>
      </w:r>
    </w:p>
    <w:p w14:paraId="7E01909B" w14:textId="77777777" w:rsidR="0059770C" w:rsidRDefault="0059770C" w:rsidP="0059770C"/>
    <w:p w14:paraId="5C716C54" w14:textId="058D6AE3" w:rsidR="0059770C" w:rsidRDefault="0059770C" w:rsidP="0059770C">
      <w:r>
        <w:t>Use Case Specification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8" w:type="dxa"/>
          <w:left w:w="115" w:type="dxa"/>
          <w:bottom w:w="58" w:type="dxa"/>
          <w:right w:w="115" w:type="dxa"/>
        </w:tblCellMar>
        <w:tblLook w:val="01E0" w:firstRow="1" w:lastRow="1" w:firstColumn="1" w:lastColumn="1" w:noHBand="0" w:noVBand="0"/>
      </w:tblPr>
      <w:tblGrid>
        <w:gridCol w:w="2490"/>
        <w:gridCol w:w="2441"/>
        <w:gridCol w:w="1428"/>
        <w:gridCol w:w="743"/>
        <w:gridCol w:w="2088"/>
      </w:tblGrid>
      <w:tr w:rsidR="0059770C" w14:paraId="237F25AB" w14:textId="77777777" w:rsidTr="0059770C">
        <w:tc>
          <w:tcPr>
            <w:tcW w:w="5000" w:type="pct"/>
            <w:gridSpan w:val="5"/>
            <w:tcBorders>
              <w:top w:val="single" w:sz="4" w:space="0" w:color="000000"/>
              <w:left w:val="single" w:sz="4" w:space="0" w:color="000000"/>
              <w:bottom w:val="single" w:sz="4" w:space="0" w:color="000000"/>
              <w:right w:val="single" w:sz="4" w:space="0" w:color="000000"/>
            </w:tcBorders>
            <w:shd w:val="clear" w:color="auto" w:fill="F3F3F3"/>
          </w:tcPr>
          <w:p w14:paraId="0655C54F" w14:textId="26197B86" w:rsidR="0059770C" w:rsidRDefault="00643C1C">
            <w:pPr>
              <w:spacing w:after="200" w:line="276" w:lineRule="auto"/>
              <w:rPr>
                <w:sz w:val="22"/>
                <w:szCs w:val="22"/>
                <w:lang w:eastAsia="en-US"/>
              </w:rPr>
            </w:pPr>
            <w:r>
              <w:t>USE CASE – sSs_UC_</w:t>
            </w:r>
            <w:r>
              <w:t>4</w:t>
            </w:r>
            <w:r>
              <w:t>1</w:t>
            </w:r>
          </w:p>
        </w:tc>
      </w:tr>
      <w:tr w:rsidR="0059770C" w14:paraId="0F7FD793" w14:textId="77777777" w:rsidTr="0059770C">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5FD4CCEA" w14:textId="77777777" w:rsidR="0059770C" w:rsidRDefault="0059770C">
            <w:pPr>
              <w:spacing w:after="200" w:line="276" w:lineRule="auto"/>
              <w:rPr>
                <w:sz w:val="22"/>
                <w:szCs w:val="22"/>
                <w:lang w:eastAsia="en-US"/>
              </w:rPr>
            </w:pPr>
            <w:r>
              <w:t>Use-case No.</w:t>
            </w:r>
          </w:p>
        </w:tc>
        <w:tc>
          <w:tcPr>
            <w:tcW w:w="1328" w:type="pct"/>
            <w:tcBorders>
              <w:top w:val="single" w:sz="4" w:space="0" w:color="000000"/>
              <w:left w:val="single" w:sz="4" w:space="0" w:color="000000"/>
              <w:bottom w:val="single" w:sz="4" w:space="0" w:color="000000"/>
              <w:right w:val="single" w:sz="4" w:space="0" w:color="000000"/>
            </w:tcBorders>
            <w:hideMark/>
          </w:tcPr>
          <w:p w14:paraId="01C604E7" w14:textId="2A45D090" w:rsidR="0059770C" w:rsidRDefault="00643C1C">
            <w:pPr>
              <w:spacing w:after="200" w:line="276" w:lineRule="auto"/>
              <w:rPr>
                <w:sz w:val="22"/>
                <w:szCs w:val="22"/>
                <w:lang w:eastAsia="en-US"/>
              </w:rPr>
            </w:pPr>
            <w:r>
              <w:t>&lt;UC04</w:t>
            </w:r>
            <w:r w:rsidR="0059770C">
              <w:t>1&gt;</w:t>
            </w:r>
          </w:p>
        </w:tc>
        <w:tc>
          <w:tcPr>
            <w:tcW w:w="1181" w:type="pct"/>
            <w:gridSpan w:val="2"/>
            <w:tcBorders>
              <w:top w:val="single" w:sz="4" w:space="0" w:color="000000"/>
              <w:left w:val="single" w:sz="4" w:space="0" w:color="000000"/>
              <w:bottom w:val="single" w:sz="4" w:space="0" w:color="000000"/>
              <w:right w:val="single" w:sz="4" w:space="0" w:color="000000"/>
            </w:tcBorders>
            <w:shd w:val="clear" w:color="auto" w:fill="F3F3F3"/>
            <w:hideMark/>
          </w:tcPr>
          <w:p w14:paraId="24B6C7DE" w14:textId="77777777" w:rsidR="0059770C" w:rsidRDefault="0059770C">
            <w:pPr>
              <w:spacing w:after="200" w:line="276" w:lineRule="auto"/>
              <w:rPr>
                <w:sz w:val="22"/>
                <w:szCs w:val="22"/>
                <w:lang w:eastAsia="en-US"/>
              </w:rPr>
            </w:pPr>
            <w:r>
              <w:t>Use-case Version</w:t>
            </w:r>
          </w:p>
        </w:tc>
        <w:tc>
          <w:tcPr>
            <w:tcW w:w="1136" w:type="pct"/>
            <w:tcBorders>
              <w:top w:val="single" w:sz="4" w:space="0" w:color="000000"/>
              <w:left w:val="single" w:sz="4" w:space="0" w:color="000000"/>
              <w:bottom w:val="single" w:sz="4" w:space="0" w:color="000000"/>
              <w:right w:val="single" w:sz="4" w:space="0" w:color="000000"/>
            </w:tcBorders>
            <w:hideMark/>
          </w:tcPr>
          <w:p w14:paraId="131E611A" w14:textId="77777777" w:rsidR="0059770C" w:rsidRDefault="0059770C">
            <w:pPr>
              <w:spacing w:after="200" w:line="276" w:lineRule="auto"/>
              <w:rPr>
                <w:sz w:val="22"/>
                <w:szCs w:val="22"/>
                <w:lang w:eastAsia="en-US"/>
              </w:rPr>
            </w:pPr>
            <w:r>
              <w:t>1.0</w:t>
            </w:r>
          </w:p>
        </w:tc>
      </w:tr>
      <w:tr w:rsidR="0059770C" w14:paraId="2CDFADAC" w14:textId="77777777" w:rsidTr="0059770C">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367DCD90" w14:textId="77777777" w:rsidR="0059770C" w:rsidRDefault="0059770C">
            <w:pPr>
              <w:spacing w:after="200" w:line="276" w:lineRule="auto"/>
              <w:rPr>
                <w:sz w:val="22"/>
                <w:szCs w:val="22"/>
                <w:lang w:eastAsia="en-US"/>
              </w:rPr>
            </w:pPr>
            <w:r>
              <w:t>Use-case Name</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1343D8C5" w14:textId="77777777" w:rsidR="0059770C" w:rsidRDefault="0059770C">
            <w:pPr>
              <w:spacing w:after="200" w:line="276" w:lineRule="auto"/>
              <w:rPr>
                <w:sz w:val="22"/>
                <w:szCs w:val="22"/>
                <w:lang w:eastAsia="en-US"/>
              </w:rPr>
            </w:pPr>
            <w:r>
              <w:t>Prevent order</w:t>
            </w:r>
          </w:p>
        </w:tc>
      </w:tr>
      <w:tr w:rsidR="0059770C" w14:paraId="54832FB1" w14:textId="77777777" w:rsidTr="0059770C">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1C166A7D" w14:textId="77777777" w:rsidR="0059770C" w:rsidRDefault="0059770C">
            <w:pPr>
              <w:spacing w:after="200" w:line="276" w:lineRule="auto"/>
              <w:rPr>
                <w:sz w:val="22"/>
                <w:szCs w:val="22"/>
                <w:lang w:eastAsia="en-US"/>
              </w:rPr>
            </w:pPr>
            <w:r>
              <w:t xml:space="preserve">Author </w:t>
            </w:r>
          </w:p>
        </w:tc>
        <w:tc>
          <w:tcPr>
            <w:tcW w:w="3645" w:type="pct"/>
            <w:gridSpan w:val="4"/>
            <w:tcBorders>
              <w:top w:val="single" w:sz="4" w:space="0" w:color="000000"/>
              <w:left w:val="single" w:sz="4" w:space="0" w:color="000000"/>
              <w:bottom w:val="single" w:sz="4" w:space="0" w:color="000000"/>
              <w:right w:val="single" w:sz="4" w:space="0" w:color="000000"/>
            </w:tcBorders>
            <w:hideMark/>
          </w:tcPr>
          <w:p w14:paraId="2300106F" w14:textId="77777777" w:rsidR="0059770C" w:rsidRDefault="0059770C">
            <w:pPr>
              <w:spacing w:after="200" w:line="276" w:lineRule="auto"/>
              <w:rPr>
                <w:sz w:val="22"/>
                <w:szCs w:val="22"/>
                <w:lang w:eastAsia="en-US"/>
              </w:rPr>
            </w:pPr>
            <w:r>
              <w:t>Nguyen Le Anh Long</w:t>
            </w:r>
          </w:p>
        </w:tc>
      </w:tr>
      <w:tr w:rsidR="0059770C" w14:paraId="7D98FF70" w14:textId="77777777" w:rsidTr="0059770C">
        <w:tc>
          <w:tcPr>
            <w:tcW w:w="1355" w:type="pct"/>
            <w:tcBorders>
              <w:top w:val="single" w:sz="4" w:space="0" w:color="000000"/>
              <w:left w:val="single" w:sz="4" w:space="0" w:color="000000"/>
              <w:bottom w:val="single" w:sz="4" w:space="0" w:color="000000"/>
              <w:right w:val="single" w:sz="4" w:space="0" w:color="000000"/>
            </w:tcBorders>
            <w:shd w:val="clear" w:color="auto" w:fill="F3F3F3"/>
            <w:hideMark/>
          </w:tcPr>
          <w:p w14:paraId="47C96A13" w14:textId="77777777" w:rsidR="0059770C" w:rsidRDefault="0059770C">
            <w:pPr>
              <w:spacing w:after="200" w:line="276" w:lineRule="auto"/>
              <w:rPr>
                <w:sz w:val="22"/>
                <w:szCs w:val="22"/>
                <w:lang w:eastAsia="en-US"/>
              </w:rPr>
            </w:pPr>
            <w:r>
              <w:t>Date</w:t>
            </w:r>
          </w:p>
        </w:tc>
        <w:tc>
          <w:tcPr>
            <w:tcW w:w="1328" w:type="pct"/>
            <w:tcBorders>
              <w:top w:val="single" w:sz="4" w:space="0" w:color="000000"/>
              <w:left w:val="single" w:sz="4" w:space="0" w:color="000000"/>
              <w:bottom w:val="single" w:sz="4" w:space="0" w:color="000000"/>
              <w:right w:val="single" w:sz="4" w:space="0" w:color="000000"/>
            </w:tcBorders>
            <w:hideMark/>
          </w:tcPr>
          <w:p w14:paraId="14F72D67" w14:textId="77777777" w:rsidR="0059770C" w:rsidRDefault="0059770C">
            <w:pPr>
              <w:spacing w:after="200" w:line="276" w:lineRule="auto"/>
              <w:rPr>
                <w:sz w:val="22"/>
                <w:szCs w:val="22"/>
                <w:lang w:eastAsia="en-US"/>
              </w:rPr>
            </w:pPr>
            <w:r>
              <w:t>7/03/2021</w:t>
            </w:r>
          </w:p>
        </w:tc>
        <w:tc>
          <w:tcPr>
            <w:tcW w:w="777" w:type="pct"/>
            <w:tcBorders>
              <w:top w:val="single" w:sz="4" w:space="0" w:color="000000"/>
              <w:left w:val="single" w:sz="4" w:space="0" w:color="000000"/>
              <w:bottom w:val="single" w:sz="4" w:space="0" w:color="000000"/>
              <w:right w:val="single" w:sz="4" w:space="0" w:color="000000"/>
            </w:tcBorders>
            <w:shd w:val="clear" w:color="auto" w:fill="F3F3F3"/>
            <w:hideMark/>
          </w:tcPr>
          <w:p w14:paraId="69957B5E" w14:textId="77777777" w:rsidR="0059770C" w:rsidRDefault="0059770C">
            <w:pPr>
              <w:spacing w:after="200" w:line="276" w:lineRule="auto"/>
              <w:rPr>
                <w:sz w:val="22"/>
                <w:szCs w:val="22"/>
                <w:lang w:eastAsia="en-US"/>
              </w:rPr>
            </w:pPr>
            <w:r>
              <w:t>Priority</w:t>
            </w:r>
          </w:p>
        </w:tc>
        <w:tc>
          <w:tcPr>
            <w:tcW w:w="1540" w:type="pct"/>
            <w:gridSpan w:val="2"/>
            <w:tcBorders>
              <w:top w:val="single" w:sz="4" w:space="0" w:color="000000"/>
              <w:left w:val="single" w:sz="4" w:space="0" w:color="000000"/>
              <w:bottom w:val="single" w:sz="4" w:space="0" w:color="000000"/>
              <w:right w:val="single" w:sz="4" w:space="0" w:color="000000"/>
            </w:tcBorders>
            <w:hideMark/>
          </w:tcPr>
          <w:p w14:paraId="26AAB2C5" w14:textId="77777777" w:rsidR="0059770C" w:rsidRDefault="0059770C">
            <w:pPr>
              <w:spacing w:after="200" w:line="276" w:lineRule="auto"/>
              <w:rPr>
                <w:sz w:val="22"/>
                <w:szCs w:val="22"/>
                <w:lang w:eastAsia="en-US"/>
              </w:rPr>
            </w:pPr>
            <w:r>
              <w:t>Normal</w:t>
            </w:r>
          </w:p>
        </w:tc>
      </w:tr>
      <w:tr w:rsidR="0059770C" w14:paraId="690FD65D" w14:textId="77777777" w:rsidTr="0059770C">
        <w:tc>
          <w:tcPr>
            <w:tcW w:w="5000" w:type="pct"/>
            <w:gridSpan w:val="5"/>
            <w:tcBorders>
              <w:top w:val="single" w:sz="4" w:space="0" w:color="000000"/>
              <w:left w:val="single" w:sz="4" w:space="0" w:color="000000"/>
              <w:bottom w:val="single" w:sz="4" w:space="0" w:color="000000"/>
              <w:right w:val="single" w:sz="4" w:space="0" w:color="000000"/>
            </w:tcBorders>
            <w:shd w:val="clear" w:color="auto" w:fill="FFFFFF"/>
          </w:tcPr>
          <w:p w14:paraId="718C5DA7" w14:textId="77777777" w:rsidR="0059770C" w:rsidRDefault="0059770C">
            <w:r>
              <w:t>Actor:</w:t>
            </w:r>
          </w:p>
          <w:p w14:paraId="30F1B426" w14:textId="77777777" w:rsidR="0059770C" w:rsidRDefault="0059770C">
            <w:r>
              <w:t xml:space="preserve">         Admin</w:t>
            </w:r>
          </w:p>
          <w:p w14:paraId="4398DF9C" w14:textId="77777777" w:rsidR="0059770C" w:rsidRDefault="0059770C">
            <w:r>
              <w:t>Summary:</w:t>
            </w:r>
          </w:p>
          <w:p w14:paraId="5AC73A4A" w14:textId="77777777" w:rsidR="0059770C" w:rsidRDefault="0059770C">
            <w:r>
              <w:t xml:space="preserve">         This use case allows Admin to prevent order.</w:t>
            </w:r>
          </w:p>
          <w:p w14:paraId="281401D3" w14:textId="77777777" w:rsidR="0059770C" w:rsidRDefault="0059770C">
            <w:r>
              <w:t>Goal:</w:t>
            </w:r>
          </w:p>
          <w:p w14:paraId="2296C66F" w14:textId="77777777" w:rsidR="0059770C" w:rsidRDefault="0059770C">
            <w:r>
              <w:tab/>
              <w:t>Admin can prevent order in the system.</w:t>
            </w:r>
          </w:p>
          <w:p w14:paraId="0D474E71" w14:textId="77777777" w:rsidR="0059770C" w:rsidRDefault="0059770C">
            <w:r>
              <w:t>Triggers</w:t>
            </w:r>
          </w:p>
          <w:p w14:paraId="03990EC9" w14:textId="77777777" w:rsidR="0059770C" w:rsidRDefault="0059770C">
            <w:r>
              <w:t xml:space="preserve">        Admin click on button “Prevent order”.</w:t>
            </w:r>
            <w:r>
              <w:tab/>
            </w:r>
          </w:p>
          <w:p w14:paraId="21D8DE4F" w14:textId="77777777" w:rsidR="0059770C" w:rsidRDefault="0059770C">
            <w:r>
              <w:lastRenderedPageBreak/>
              <w:t>Preconditions:</w:t>
            </w:r>
          </w:p>
          <w:p w14:paraId="17D53366" w14:textId="77777777" w:rsidR="0059770C" w:rsidRDefault="0059770C">
            <w:r>
              <w:t xml:space="preserve">        Admin stay in  view list report of moderator screen.</w:t>
            </w:r>
          </w:p>
          <w:p w14:paraId="69219A75" w14:textId="77777777" w:rsidR="0059770C" w:rsidRDefault="0059770C">
            <w:r>
              <w:t xml:space="preserve">        Have at least one report of moderator in the system.</w:t>
            </w:r>
          </w:p>
          <w:p w14:paraId="492F6281" w14:textId="77777777" w:rsidR="0059770C" w:rsidRDefault="0059770C">
            <w:r>
              <w:t>Post Conditions:</w:t>
            </w:r>
          </w:p>
          <w:p w14:paraId="39E2CD33" w14:textId="77777777" w:rsidR="0059770C" w:rsidRDefault="0059770C">
            <w:r>
              <w:t xml:space="preserve">      Success: Admin view prevent order in the system successfully.</w:t>
            </w:r>
          </w:p>
          <w:p w14:paraId="46A69348" w14:textId="01FD6342" w:rsidR="0059770C" w:rsidRDefault="0059770C" w:rsidP="0059770C">
            <w:r>
              <w:t xml:space="preserve">      Fail: Show error messages.</w:t>
            </w:r>
          </w:p>
          <w:p w14:paraId="1603A209" w14:textId="40954596" w:rsidR="0059770C" w:rsidRDefault="0059770C" w:rsidP="0059770C">
            <w:r>
              <w:t xml:space="preserve">Main Success Scenario:        </w:t>
            </w:r>
          </w:p>
          <w:tbl>
            <w:tblPr>
              <w:tblW w:w="8555" w:type="dxa"/>
              <w:tblLook w:val="0400" w:firstRow="0" w:lastRow="0" w:firstColumn="0" w:lastColumn="0" w:noHBand="0" w:noVBand="1"/>
            </w:tblPr>
            <w:tblGrid>
              <w:gridCol w:w="949"/>
              <w:gridCol w:w="2773"/>
              <w:gridCol w:w="4833"/>
            </w:tblGrid>
            <w:tr w:rsidR="0059770C" w14:paraId="41DDC17F"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246BEB3E" w14:textId="77777777" w:rsidR="0059770C" w:rsidRDefault="0059770C">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5B2C774C" w14:textId="77777777" w:rsidR="0059770C" w:rsidRDefault="0059770C">
                  <w:pPr>
                    <w:pStyle w:val="TableStyleWCS"/>
                    <w:spacing w:line="276" w:lineRule="auto"/>
                    <w:rPr>
                      <w:rFonts w:eastAsia="Times New Roman"/>
                      <w:lang w:eastAsia="en-US"/>
                    </w:rPr>
                  </w:pPr>
                  <w:r>
                    <w:rPr>
                      <w:lang w:eastAsia="en-US"/>
                    </w:rPr>
                    <w:t>Actor Action</w:t>
                  </w: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53E98D47" w14:textId="77777777" w:rsidR="0059770C" w:rsidRDefault="0059770C">
                  <w:pPr>
                    <w:pStyle w:val="TableStyleWCS"/>
                    <w:spacing w:line="276" w:lineRule="auto"/>
                    <w:rPr>
                      <w:rFonts w:eastAsia="Times New Roman"/>
                      <w:lang w:eastAsia="en-US"/>
                    </w:rPr>
                  </w:pPr>
                  <w:r>
                    <w:rPr>
                      <w:lang w:eastAsia="en-US"/>
                    </w:rPr>
                    <w:t>System Response</w:t>
                  </w:r>
                </w:p>
              </w:tc>
            </w:tr>
            <w:tr w:rsidR="0059770C" w14:paraId="4B9A325F"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35503C5" w14:textId="77777777" w:rsidR="0059770C" w:rsidRDefault="0059770C">
                  <w:pPr>
                    <w:pStyle w:val="TableStyleWCS"/>
                    <w:spacing w:line="276" w:lineRule="auto"/>
                    <w:rPr>
                      <w:rFonts w:eastAsia="Times New Roman"/>
                      <w:lang w:eastAsia="en-US"/>
                    </w:rPr>
                  </w:pPr>
                  <w:r>
                    <w:rPr>
                      <w:rFonts w:eastAsia="Times New Roman"/>
                      <w:lang w:eastAsia="en-US"/>
                    </w:rPr>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7E8638" w14:textId="77777777" w:rsidR="0059770C" w:rsidRDefault="0059770C">
                  <w:pPr>
                    <w:pStyle w:val="TableStyleWCS"/>
                    <w:spacing w:line="276" w:lineRule="auto"/>
                    <w:rPr>
                      <w:lang w:eastAsia="en-US"/>
                    </w:rPr>
                  </w:pPr>
                  <w:r>
                    <w:rPr>
                      <w:lang w:eastAsia="en-US"/>
                    </w:rPr>
                    <w:t>Admin click on button “Prevent order”</w:t>
                  </w:r>
                </w:p>
                <w:p w14:paraId="53EFCA50" w14:textId="77777777" w:rsidR="0059770C" w:rsidRDefault="0059770C">
                  <w:pPr>
                    <w:pStyle w:val="TableStyleWCS"/>
                    <w:spacing w:line="276" w:lineRule="auto"/>
                    <w:rPr>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315334" w14:textId="77777777" w:rsidR="0059770C" w:rsidRDefault="0059770C">
                  <w:pPr>
                    <w:pStyle w:val="TableStyleWCS"/>
                    <w:spacing w:line="276" w:lineRule="auto"/>
                    <w:rPr>
                      <w:lang w:eastAsia="en-US"/>
                    </w:rPr>
                  </w:pPr>
                  <w:r>
                    <w:rPr>
                      <w:lang w:eastAsia="en-US"/>
                    </w:rPr>
                    <w:t xml:space="preserve"> The system show clearly :</w:t>
                  </w:r>
                </w:p>
                <w:p w14:paraId="4C51BA32" w14:textId="77777777" w:rsidR="0059770C" w:rsidRDefault="0059770C">
                  <w:pPr>
                    <w:pStyle w:val="TableStyleWCS"/>
                    <w:spacing w:line="276" w:lineRule="auto"/>
                    <w:rPr>
                      <w:lang w:eastAsia="en-US"/>
                    </w:rPr>
                  </w:pPr>
                  <w:r>
                    <w:rPr>
                      <w:lang w:eastAsia="en-US"/>
                    </w:rPr>
                    <w:t>+ image:</w:t>
                  </w:r>
                </w:p>
                <w:p w14:paraId="7660F4DD" w14:textId="77777777" w:rsidR="0059770C" w:rsidRDefault="0059770C">
                  <w:pPr>
                    <w:pStyle w:val="TableStyleWCS"/>
                    <w:spacing w:line="276" w:lineRule="auto"/>
                    <w:rPr>
                      <w:lang w:eastAsia="en-US"/>
                    </w:rPr>
                  </w:pPr>
                </w:p>
                <w:p w14:paraId="009EC749" w14:textId="77777777" w:rsidR="0059770C" w:rsidRDefault="0059770C">
                  <w:pPr>
                    <w:pStyle w:val="TableStyleWCS"/>
                    <w:spacing w:line="276" w:lineRule="auto"/>
                    <w:rPr>
                      <w:lang w:eastAsia="en-US"/>
                    </w:rPr>
                  </w:pPr>
                  <w:r>
                    <w:rPr>
                      <w:lang w:eastAsia="en-US"/>
                    </w:rPr>
                    <w:t>“Real” button</w:t>
                  </w:r>
                </w:p>
                <w:p w14:paraId="664FFEE1" w14:textId="77777777" w:rsidR="0059770C" w:rsidRDefault="0059770C">
                  <w:pPr>
                    <w:pStyle w:val="TableStyleWCS"/>
                    <w:spacing w:line="276" w:lineRule="auto"/>
                    <w:rPr>
                      <w:lang w:eastAsia="en-US"/>
                    </w:rPr>
                  </w:pPr>
                  <w:r>
                    <w:rPr>
                      <w:lang w:eastAsia="en-US"/>
                    </w:rPr>
                    <w:t>“Fake” button</w:t>
                  </w:r>
                </w:p>
                <w:p w14:paraId="25F1E2E5" w14:textId="77777777" w:rsidR="0059770C" w:rsidRDefault="0059770C">
                  <w:pPr>
                    <w:pStyle w:val="TableStyleWCS"/>
                    <w:spacing w:line="276" w:lineRule="auto"/>
                    <w:rPr>
                      <w:lang w:eastAsia="en-US"/>
                    </w:rPr>
                  </w:pPr>
                </w:p>
              </w:tc>
            </w:tr>
            <w:tr w:rsidR="0059770C" w14:paraId="70AC93EB" w14:textId="77777777">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8B55C7" w14:textId="77777777" w:rsidR="0059770C" w:rsidRDefault="0059770C">
                  <w:pPr>
                    <w:pStyle w:val="TableStyleWCS"/>
                    <w:spacing w:line="276" w:lineRule="auto"/>
                    <w:rPr>
                      <w:rFonts w:eastAsia="Times New Roman"/>
                      <w:lang w:eastAsia="en-US"/>
                    </w:rPr>
                  </w:pPr>
                  <w:r>
                    <w:rPr>
                      <w:rFonts w:eastAsia="Times New Roman"/>
                      <w:lang w:eastAsia="en-US"/>
                    </w:rPr>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66A960" w14:textId="77777777" w:rsidR="0059770C" w:rsidRDefault="0059770C">
                  <w:pPr>
                    <w:pStyle w:val="TableStyleWCS"/>
                    <w:spacing w:line="276" w:lineRule="auto"/>
                    <w:rPr>
                      <w:lang w:eastAsia="en-US"/>
                    </w:rPr>
                  </w:pPr>
                  <w:r>
                    <w:rPr>
                      <w:lang w:eastAsia="en-US"/>
                    </w:rPr>
                    <w:t>Admin click on button “Fake”</w:t>
                  </w:r>
                </w:p>
                <w:p w14:paraId="667CD244" w14:textId="77777777" w:rsidR="0059770C" w:rsidRDefault="0059770C">
                  <w:pPr>
                    <w:pStyle w:val="TableStyleWCS"/>
                    <w:spacing w:line="276" w:lineRule="auto"/>
                    <w:rPr>
                      <w:lang w:eastAsia="en-US"/>
                    </w:rPr>
                  </w:pPr>
                </w:p>
              </w:tc>
              <w:tc>
                <w:tcPr>
                  <w:tcW w:w="48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9B676C" w14:textId="28D8B95E" w:rsidR="0059770C" w:rsidRDefault="0059770C">
                  <w:pPr>
                    <w:pStyle w:val="TableStyleWCS"/>
                    <w:spacing w:line="276" w:lineRule="auto"/>
                    <w:rPr>
                      <w:lang w:eastAsia="en-US"/>
                    </w:rPr>
                  </w:pPr>
                  <w:r>
                    <w:rPr>
                      <w:lang w:eastAsia="en-US"/>
                    </w:rPr>
                    <w:t xml:space="preserve">+ The system send back notification to </w:t>
                  </w:r>
                  <w:r w:rsidR="00E07248">
                    <w:rPr>
                      <w:lang w:eastAsia="en-US"/>
                    </w:rPr>
                    <w:t>Deliveryman</w:t>
                  </w:r>
                  <w:r>
                    <w:rPr>
                      <w:lang w:eastAsia="en-US"/>
                    </w:rPr>
                    <w:t xml:space="preserve"> “Shoes was checked, turn back Shoes to the Vendor”. </w:t>
                  </w:r>
                </w:p>
                <w:p w14:paraId="2DDB8994" w14:textId="77777777" w:rsidR="0059770C" w:rsidRDefault="0059770C">
                  <w:pPr>
                    <w:pStyle w:val="TableStyleWCS"/>
                    <w:spacing w:line="276" w:lineRule="auto"/>
                    <w:rPr>
                      <w:lang w:eastAsia="en-US"/>
                    </w:rPr>
                  </w:pPr>
                  <w:r>
                    <w:rPr>
                      <w:lang w:eastAsia="en-US"/>
                    </w:rPr>
                    <w:t xml:space="preserve">+ The system send notification to Customer “The shoes is fake, the order is prevent”. </w:t>
                  </w:r>
                </w:p>
                <w:p w14:paraId="5A39C975" w14:textId="77777777" w:rsidR="0059770C" w:rsidRDefault="0059770C">
                  <w:pPr>
                    <w:pStyle w:val="TableStyleWCS"/>
                    <w:spacing w:line="276" w:lineRule="auto"/>
                    <w:rPr>
                      <w:lang w:eastAsia="en-US"/>
                    </w:rPr>
                  </w:pPr>
                </w:p>
                <w:p w14:paraId="75F26D69" w14:textId="77777777" w:rsidR="0059770C" w:rsidRDefault="0059770C">
                  <w:pPr>
                    <w:pStyle w:val="TableStyleWCS"/>
                    <w:spacing w:line="276" w:lineRule="auto"/>
                    <w:rPr>
                      <w:lang w:eastAsia="en-US"/>
                    </w:rPr>
                  </w:pPr>
                  <w:r>
                    <w:rPr>
                      <w:lang w:eastAsia="en-US"/>
                    </w:rPr>
                    <w:t>+The system show message “Prevent order successfully”.</w:t>
                  </w:r>
                </w:p>
                <w:p w14:paraId="705C422A" w14:textId="77777777" w:rsidR="0059770C" w:rsidRDefault="0059770C">
                  <w:pPr>
                    <w:pStyle w:val="TableStyleWCS"/>
                    <w:spacing w:line="276" w:lineRule="auto"/>
                    <w:rPr>
                      <w:lang w:eastAsia="en-US"/>
                    </w:rPr>
                  </w:pPr>
                </w:p>
                <w:p w14:paraId="1E632A30" w14:textId="77777777" w:rsidR="0059770C" w:rsidRDefault="0059770C">
                  <w:pPr>
                    <w:pStyle w:val="TableStyleWCS"/>
                    <w:spacing w:line="276" w:lineRule="auto"/>
                    <w:rPr>
                      <w:lang w:eastAsia="en-US"/>
                    </w:rPr>
                  </w:pPr>
                  <w:r>
                    <w:rPr>
                      <w:lang w:eastAsia="en-US"/>
                    </w:rPr>
                    <w:t>+ The system back to the view list report of moderator screen.</w:t>
                  </w:r>
                </w:p>
                <w:p w14:paraId="5D5640B0" w14:textId="77777777" w:rsidR="0059770C" w:rsidRDefault="0059770C">
                  <w:pPr>
                    <w:pStyle w:val="TableStyleWCS"/>
                    <w:spacing w:line="276" w:lineRule="auto"/>
                    <w:rPr>
                      <w:lang w:eastAsia="en-US"/>
                    </w:rPr>
                  </w:pPr>
                </w:p>
                <w:p w14:paraId="50FC8431" w14:textId="77777777" w:rsidR="0059770C" w:rsidRDefault="0059770C">
                  <w:pPr>
                    <w:pStyle w:val="TableStyleWCS"/>
                    <w:spacing w:line="276" w:lineRule="auto"/>
                    <w:rPr>
                      <w:lang w:eastAsia="en-US"/>
                    </w:rPr>
                  </w:pPr>
                  <w:r>
                    <w:rPr>
                      <w:lang w:eastAsia="en-US"/>
                    </w:rPr>
                    <w:t>+ The system change change status “Not Check” to “Checked”.</w:t>
                  </w:r>
                </w:p>
                <w:p w14:paraId="026826FE" w14:textId="77777777" w:rsidR="0059770C" w:rsidRDefault="0059770C">
                  <w:pPr>
                    <w:pStyle w:val="TableStyleWCS"/>
                    <w:spacing w:line="276" w:lineRule="auto"/>
                    <w:rPr>
                      <w:lang w:eastAsia="en-US"/>
                    </w:rPr>
                  </w:pPr>
                </w:p>
              </w:tc>
            </w:tr>
          </w:tbl>
          <w:p w14:paraId="5FC1A287" w14:textId="77777777" w:rsidR="0059770C" w:rsidRDefault="0059770C">
            <w:r>
              <w:t>Alternative Scenario:</w:t>
            </w:r>
          </w:p>
          <w:tbl>
            <w:tblPr>
              <w:tblW w:w="8429" w:type="dxa"/>
              <w:tblLook w:val="0400" w:firstRow="0" w:lastRow="0" w:firstColumn="0" w:lastColumn="0" w:noHBand="0" w:noVBand="1"/>
            </w:tblPr>
            <w:tblGrid>
              <w:gridCol w:w="949"/>
              <w:gridCol w:w="2773"/>
              <w:gridCol w:w="4707"/>
            </w:tblGrid>
            <w:tr w:rsidR="0059770C" w14:paraId="4C7B3534" w14:textId="77777777">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2284EE96" w14:textId="77777777" w:rsidR="0059770C" w:rsidRDefault="0059770C">
                  <w:pPr>
                    <w:pStyle w:val="TableStyleWCS"/>
                    <w:spacing w:line="276" w:lineRule="auto"/>
                    <w:rPr>
                      <w:rFonts w:eastAsia="Times New Roman"/>
                      <w:lang w:eastAsia="en-US"/>
                    </w:rPr>
                  </w:pPr>
                  <w:r>
                    <w:rPr>
                      <w:lang w:eastAsia="en-US"/>
                    </w:rPr>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60C1A64A" w14:textId="77777777" w:rsidR="0059770C" w:rsidRDefault="0059770C">
                  <w:pPr>
                    <w:pStyle w:val="TableStyleWCS"/>
                    <w:spacing w:line="276" w:lineRule="auto"/>
                    <w:rPr>
                      <w:rFonts w:eastAsia="Times New Roman"/>
                      <w:lang w:eastAsia="en-US"/>
                    </w:rPr>
                  </w:pPr>
                  <w:r>
                    <w:rPr>
                      <w:lang w:eastAsia="en-US"/>
                    </w:rPr>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hideMark/>
                </w:tcPr>
                <w:p w14:paraId="00154EC3" w14:textId="77777777" w:rsidR="0059770C" w:rsidRDefault="0059770C">
                  <w:pPr>
                    <w:pStyle w:val="TableStyleWCS"/>
                    <w:spacing w:line="276" w:lineRule="auto"/>
                    <w:rPr>
                      <w:rFonts w:eastAsia="Times New Roman"/>
                      <w:lang w:eastAsia="en-US"/>
                    </w:rPr>
                  </w:pPr>
                  <w:r>
                    <w:rPr>
                      <w:lang w:eastAsia="en-US"/>
                    </w:rPr>
                    <w:t>System Response</w:t>
                  </w:r>
                </w:p>
              </w:tc>
            </w:tr>
            <w:tr w:rsidR="0059770C" w14:paraId="5C711FE6" w14:textId="77777777">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DB4E5BC" w14:textId="77777777" w:rsidR="0059770C" w:rsidRDefault="0059770C">
                  <w:pPr>
                    <w:pStyle w:val="TableStyleWCS"/>
                    <w:spacing w:line="276" w:lineRule="auto"/>
                    <w:rPr>
                      <w:rFonts w:eastAsia="Times New Roman"/>
                      <w:lang w:eastAsia="en-US"/>
                    </w:rPr>
                  </w:pPr>
                  <w:r>
                    <w:rPr>
                      <w:rFonts w:eastAsia="Times New Roman"/>
                      <w:lang w:eastAsia="en-US"/>
                    </w:rPr>
                    <w:lastRenderedPageBreak/>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DE163F" w14:textId="77777777" w:rsidR="0059770C" w:rsidRDefault="0059770C">
                  <w:pPr>
                    <w:pStyle w:val="TableStyleWCS"/>
                    <w:spacing w:line="276" w:lineRule="auto"/>
                    <w:rPr>
                      <w:lang w:eastAsia="en-US"/>
                    </w:rPr>
                  </w:pPr>
                  <w:r>
                    <w:rPr>
                      <w:lang w:eastAsia="en-US"/>
                    </w:rPr>
                    <w:t>Admin click on button “Real ”</w:t>
                  </w:r>
                </w:p>
                <w:p w14:paraId="56082429" w14:textId="77777777" w:rsidR="0059770C" w:rsidRDefault="0059770C">
                  <w:pPr>
                    <w:pStyle w:val="TableStyleWCS"/>
                    <w:spacing w:line="276" w:lineRule="auto"/>
                    <w:rPr>
                      <w:rFonts w:eastAsia="Times New Roman"/>
                      <w:lang w:eastAsia="en-US"/>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60185B" w14:textId="77777777" w:rsidR="0059770C" w:rsidRDefault="0059770C">
                  <w:pPr>
                    <w:pStyle w:val="TableStyleWCS"/>
                    <w:spacing w:line="276" w:lineRule="auto"/>
                    <w:rPr>
                      <w:lang w:eastAsia="en-US"/>
                    </w:rPr>
                  </w:pPr>
                  <w:r>
                    <w:rPr>
                      <w:lang w:eastAsia="en-US"/>
                    </w:rPr>
                    <w:t xml:space="preserve">+ The system send notification to Customer “The shoes is real , the order is ready for a few days ”. </w:t>
                  </w:r>
                </w:p>
                <w:p w14:paraId="2E931E45" w14:textId="77777777" w:rsidR="0059770C" w:rsidRDefault="0059770C">
                  <w:pPr>
                    <w:pStyle w:val="TableStyleWCS"/>
                    <w:spacing w:line="276" w:lineRule="auto"/>
                    <w:rPr>
                      <w:rFonts w:eastAsia="Noto Sans Symbols" w:cs="Noto Sans Symbols"/>
                      <w:lang w:eastAsia="en-US"/>
                    </w:rPr>
                  </w:pPr>
                </w:p>
                <w:p w14:paraId="5CFD1448" w14:textId="77777777" w:rsidR="0059770C" w:rsidRDefault="0059770C">
                  <w:pPr>
                    <w:pStyle w:val="TableStyleWCS"/>
                    <w:spacing w:line="276" w:lineRule="auto"/>
                    <w:rPr>
                      <w:lang w:eastAsia="en-US"/>
                    </w:rPr>
                  </w:pPr>
                  <w:r>
                    <w:rPr>
                      <w:lang w:eastAsia="en-US"/>
                    </w:rPr>
                    <w:t>+The system show message “Check the  order successfully”.</w:t>
                  </w:r>
                </w:p>
                <w:p w14:paraId="73FFF87A" w14:textId="77777777" w:rsidR="0059770C" w:rsidRDefault="0059770C">
                  <w:pPr>
                    <w:pStyle w:val="TableStyleWCS"/>
                    <w:spacing w:line="276" w:lineRule="auto"/>
                    <w:rPr>
                      <w:lang w:eastAsia="en-US"/>
                    </w:rPr>
                  </w:pPr>
                </w:p>
                <w:p w14:paraId="3DEC56DB" w14:textId="77777777" w:rsidR="0059770C" w:rsidRDefault="0059770C">
                  <w:pPr>
                    <w:pStyle w:val="TableStyleWCS"/>
                    <w:spacing w:line="276" w:lineRule="auto"/>
                    <w:rPr>
                      <w:lang w:eastAsia="en-US"/>
                    </w:rPr>
                  </w:pPr>
                  <w:r>
                    <w:rPr>
                      <w:lang w:eastAsia="en-US"/>
                    </w:rPr>
                    <w:t>+ The system back to the view list report of moderator screen.</w:t>
                  </w:r>
                </w:p>
                <w:p w14:paraId="2ECCF730" w14:textId="77777777" w:rsidR="0059770C" w:rsidRDefault="0059770C">
                  <w:pPr>
                    <w:pStyle w:val="TableStyleWCS"/>
                    <w:spacing w:line="276" w:lineRule="auto"/>
                    <w:rPr>
                      <w:lang w:eastAsia="en-US"/>
                    </w:rPr>
                  </w:pPr>
                </w:p>
                <w:p w14:paraId="0833A7EF" w14:textId="77777777" w:rsidR="0059770C" w:rsidRDefault="0059770C">
                  <w:pPr>
                    <w:pStyle w:val="TableStyleWCS"/>
                    <w:spacing w:line="276" w:lineRule="auto"/>
                    <w:rPr>
                      <w:lang w:eastAsia="en-US"/>
                    </w:rPr>
                  </w:pPr>
                  <w:r>
                    <w:rPr>
                      <w:lang w:eastAsia="en-US"/>
                    </w:rPr>
                    <w:t>+ The system change change status “Not Check” to “Checked”.</w:t>
                  </w:r>
                </w:p>
                <w:p w14:paraId="40BE37D8" w14:textId="77777777" w:rsidR="0059770C" w:rsidRDefault="0059770C">
                  <w:pPr>
                    <w:pStyle w:val="TableStyleWCS"/>
                    <w:spacing w:line="276" w:lineRule="auto"/>
                    <w:rPr>
                      <w:rFonts w:eastAsia="Noto Sans Symbols" w:cs="Noto Sans Symbols"/>
                      <w:lang w:eastAsia="en-US"/>
                    </w:rPr>
                  </w:pPr>
                </w:p>
              </w:tc>
            </w:tr>
          </w:tbl>
          <w:p w14:paraId="7AE1B0DD" w14:textId="77777777" w:rsidR="0059770C" w:rsidRDefault="0059770C"/>
          <w:p w14:paraId="3F4B0738" w14:textId="77777777" w:rsidR="0059770C" w:rsidRDefault="0059770C">
            <w:r>
              <w:t>Relationships: N/A</w:t>
            </w:r>
          </w:p>
          <w:p w14:paraId="3C60CFC7" w14:textId="77777777" w:rsidR="0059770C" w:rsidRDefault="0059770C">
            <w:pPr>
              <w:spacing w:after="200" w:line="276" w:lineRule="auto"/>
              <w:rPr>
                <w:sz w:val="22"/>
                <w:szCs w:val="22"/>
                <w:lang w:eastAsia="en-US"/>
              </w:rPr>
            </w:pPr>
            <w:r>
              <w:t>Business Rules:</w:t>
            </w:r>
          </w:p>
        </w:tc>
      </w:tr>
    </w:tbl>
    <w:p w14:paraId="6FCFC5B5" w14:textId="4A7FD66F" w:rsidR="00797138" w:rsidRDefault="00DF7101">
      <w:pPr>
        <w:pStyle w:val="Heading1"/>
        <w:numPr>
          <w:ilvl w:val="0"/>
          <w:numId w:val="1"/>
        </w:numPr>
      </w:pPr>
      <w:bookmarkStart w:id="68" w:name="_Toc77171519"/>
      <w:r>
        <w:lastRenderedPageBreak/>
        <w:t>NON-FUNCTIONAL R</w:t>
      </w:r>
      <w:r w:rsidR="007E4595">
        <w:t>QUIMENTS</w:t>
      </w:r>
      <w:bookmarkEnd w:id="68"/>
      <w:r>
        <w:t xml:space="preserve"> </w:t>
      </w:r>
    </w:p>
    <w:p w14:paraId="10E094A3" w14:textId="16510BA4" w:rsidR="00797138" w:rsidRPr="005D0064" w:rsidRDefault="00DF7101" w:rsidP="00405A3A">
      <w:pPr>
        <w:pStyle w:val="Heading2"/>
      </w:pPr>
      <w:bookmarkStart w:id="69" w:name="_Toc77171520"/>
      <w:r w:rsidRPr="005D0064">
        <w:t>Usability</w:t>
      </w:r>
      <w:bookmarkEnd w:id="69"/>
      <w:r w:rsidRPr="005D0064">
        <w:t xml:space="preserve"> </w:t>
      </w:r>
    </w:p>
    <w:p w14:paraId="10386034" w14:textId="102DF587" w:rsidR="007E4595" w:rsidRDefault="007E4595" w:rsidP="001870CE">
      <w:pPr>
        <w:pStyle w:val="ListParagraph"/>
        <w:widowControl w:val="0"/>
        <w:numPr>
          <w:ilvl w:val="0"/>
          <w:numId w:val="4"/>
        </w:numPr>
        <w:spacing w:before="240" w:after="240" w:line="360" w:lineRule="auto"/>
        <w:ind w:left="1152" w:firstLine="0"/>
      </w:pPr>
      <w:r w:rsidRPr="007E4595">
        <w:t>The User interface clearly shows the functions that the user can use. Users can easily use it for the first time</w:t>
      </w:r>
      <w:r>
        <w:t xml:space="preserve">.   </w:t>
      </w:r>
    </w:p>
    <w:p w14:paraId="0B36BEE9" w14:textId="50587741" w:rsidR="00A168DC" w:rsidRDefault="00A168DC" w:rsidP="001870CE">
      <w:pPr>
        <w:pStyle w:val="ListParagraph"/>
        <w:widowControl w:val="0"/>
        <w:numPr>
          <w:ilvl w:val="0"/>
          <w:numId w:val="4"/>
        </w:numPr>
        <w:spacing w:before="240" w:after="240" w:line="360" w:lineRule="auto"/>
        <w:ind w:left="1152" w:firstLine="0"/>
      </w:pPr>
      <w:r>
        <w:t xml:space="preserve">Admin, </w:t>
      </w:r>
      <w:r w:rsidR="00DC1EF3">
        <w:t>Deliveryman</w:t>
      </w:r>
      <w:r w:rsidR="007E4595">
        <w:t xml:space="preserve"> man</w:t>
      </w:r>
      <w:r>
        <w:t xml:space="preserve">, Moderator need less than </w:t>
      </w:r>
      <w:r w:rsidR="00ED0131">
        <w:t>3 days</w:t>
      </w:r>
      <w:r>
        <w:t xml:space="preserve"> of training to be </w:t>
      </w:r>
      <w:r w:rsidR="005173B3">
        <w:t>shoes</w:t>
      </w:r>
      <w:r>
        <w:t>ive with the system.</w:t>
      </w:r>
    </w:p>
    <w:p w14:paraId="73B607ED" w14:textId="7B498AB3" w:rsidR="00797138" w:rsidRDefault="00DF7101" w:rsidP="00405A3A">
      <w:pPr>
        <w:pStyle w:val="Heading2"/>
      </w:pPr>
      <w:bookmarkStart w:id="70" w:name="_Toc77171521"/>
      <w:r>
        <w:t>Reliability</w:t>
      </w:r>
      <w:bookmarkEnd w:id="70"/>
      <w:r>
        <w:t xml:space="preserve"> </w:t>
      </w:r>
    </w:p>
    <w:p w14:paraId="74283C0E" w14:textId="753010A2" w:rsidR="004F0CF1" w:rsidRDefault="004F0CF1" w:rsidP="00ED0131">
      <w:pPr>
        <w:ind w:left="1116"/>
      </w:pPr>
      <w:r>
        <w:t xml:space="preserve">- If the website goes down, the administrator has the responsibility to </w:t>
      </w:r>
      <w:r w:rsidR="00ED0131">
        <w:t xml:space="preserve">   </w:t>
      </w:r>
      <w:r>
        <w:t>restore the website in the shortest time.</w:t>
      </w:r>
    </w:p>
    <w:p w14:paraId="0D6950B5" w14:textId="5AD59223" w:rsidR="008F7ED6" w:rsidRDefault="008F7ED6" w:rsidP="008F7ED6">
      <w:pPr>
        <w:ind w:left="0"/>
      </w:pPr>
      <w:r>
        <w:tab/>
        <w:t xml:space="preserve">      -  </w:t>
      </w:r>
      <w:r w:rsidRPr="008F7ED6">
        <w:rPr>
          <w:color w:val="202124"/>
          <w:shd w:val="clear" w:color="auto" w:fill="FFFFFF"/>
        </w:rPr>
        <w:t>Comply with thae world's material safety regulations and shoe quality control procedures</w:t>
      </w:r>
    </w:p>
    <w:p w14:paraId="4694E5D0" w14:textId="4D88C75B" w:rsidR="004F0CF1" w:rsidRDefault="004F0CF1" w:rsidP="004F0CF1">
      <w:pPr>
        <w:ind w:left="0"/>
      </w:pPr>
      <w:r>
        <w:t xml:space="preserve"> </w:t>
      </w:r>
      <w:r w:rsidR="00ED0131">
        <w:t xml:space="preserve">                </w:t>
      </w:r>
      <w:r>
        <w:t>-</w:t>
      </w:r>
      <w:r w:rsidR="00ED0131">
        <w:t xml:space="preserve"> </w:t>
      </w:r>
      <w:r>
        <w:t>The system immediately disconnects login after 5 incorrect entries.</w:t>
      </w:r>
    </w:p>
    <w:p w14:paraId="34CE8ED0" w14:textId="1ED3CF05" w:rsidR="00797138" w:rsidRDefault="00ED0131" w:rsidP="004F0CF1">
      <w:pPr>
        <w:ind w:left="0"/>
      </w:pPr>
      <w:r>
        <w:t xml:space="preserve">                 -  </w:t>
      </w:r>
      <w:r w:rsidR="004F0CF1">
        <w:t>Data is absolutely confidential.</w:t>
      </w:r>
    </w:p>
    <w:p w14:paraId="73498871" w14:textId="49CE231A" w:rsidR="00797138" w:rsidRDefault="00DF7101" w:rsidP="00405A3A">
      <w:pPr>
        <w:pStyle w:val="Heading2"/>
      </w:pPr>
      <w:bookmarkStart w:id="71" w:name="_Toc77171522"/>
      <w:r>
        <w:lastRenderedPageBreak/>
        <w:t>Performance</w:t>
      </w:r>
      <w:bookmarkEnd w:id="71"/>
    </w:p>
    <w:p w14:paraId="670450CF" w14:textId="29F12D10" w:rsidR="00797138" w:rsidRDefault="00DF7101" w:rsidP="001870CE">
      <w:pPr>
        <w:pStyle w:val="ListParagraph"/>
        <w:numPr>
          <w:ilvl w:val="0"/>
          <w:numId w:val="4"/>
        </w:numPr>
        <w:spacing w:before="240" w:after="240" w:line="360" w:lineRule="auto"/>
        <w:ind w:left="1166" w:firstLine="0"/>
      </w:pPr>
      <w:r>
        <w:t>System working 24/24.</w:t>
      </w:r>
    </w:p>
    <w:p w14:paraId="2B9CF57C" w14:textId="2DA1E4FC" w:rsidR="00797138" w:rsidRDefault="00A168DC" w:rsidP="001870CE">
      <w:pPr>
        <w:pStyle w:val="ListParagraph"/>
        <w:numPr>
          <w:ilvl w:val="0"/>
          <w:numId w:val="4"/>
        </w:numPr>
        <w:spacing w:before="240" w:after="240" w:line="360" w:lineRule="auto"/>
        <w:ind w:left="1166" w:firstLine="0"/>
      </w:pPr>
      <w:r>
        <w:t>Time responding of system should be less than 3 second</w:t>
      </w:r>
      <w:r w:rsidR="00DF7101">
        <w:t>.</w:t>
      </w:r>
    </w:p>
    <w:p w14:paraId="63DEA83B" w14:textId="34E335EC" w:rsidR="00797138" w:rsidRDefault="00DF7101" w:rsidP="001870CE">
      <w:pPr>
        <w:pStyle w:val="ListParagraph"/>
        <w:numPr>
          <w:ilvl w:val="0"/>
          <w:numId w:val="4"/>
        </w:numPr>
        <w:spacing w:before="240" w:after="240" w:line="360" w:lineRule="auto"/>
        <w:ind w:left="1166" w:firstLine="0"/>
      </w:pPr>
      <w:r>
        <w:t>Limit the number of people accessing the website system 5000 Users.</w:t>
      </w:r>
    </w:p>
    <w:p w14:paraId="451CBC7A" w14:textId="12B8B9F6" w:rsidR="00797138" w:rsidRDefault="00DF7101" w:rsidP="00405A3A">
      <w:pPr>
        <w:pStyle w:val="Heading2"/>
      </w:pPr>
      <w:bookmarkStart w:id="72" w:name="_Toc77171523"/>
      <w:r>
        <w:t>Supportability</w:t>
      </w:r>
      <w:bookmarkEnd w:id="72"/>
    </w:p>
    <w:p w14:paraId="5C4EE2D0" w14:textId="4DAF7A96" w:rsidR="000A6814" w:rsidRDefault="000A6814" w:rsidP="00C6709C">
      <w:pPr>
        <w:widowControl w:val="0"/>
        <w:spacing w:before="240" w:after="240"/>
        <w:ind w:left="360" w:firstLine="810"/>
      </w:pPr>
      <w:r>
        <w:rPr>
          <w:rFonts w:ascii="Tahoma" w:eastAsia="Tahoma" w:hAnsi="Tahoma" w:cs="Tahoma"/>
        </w:rPr>
        <w:t>-</w:t>
      </w:r>
      <w:r w:rsidR="001C2AE1">
        <w:t xml:space="preserve"> Support multiple browsers</w:t>
      </w:r>
    </w:p>
    <w:p w14:paraId="7A776D2F" w14:textId="61C519B4" w:rsidR="00797138" w:rsidRPr="00171C9C" w:rsidRDefault="00DF7101" w:rsidP="00405A3A">
      <w:pPr>
        <w:pStyle w:val="Heading2"/>
      </w:pPr>
      <w:bookmarkStart w:id="73" w:name="_Toc77171524"/>
      <w:r w:rsidRPr="00171C9C">
        <w:t>Design Constraints</w:t>
      </w:r>
      <w:bookmarkEnd w:id="73"/>
    </w:p>
    <w:p w14:paraId="158F4DF1" w14:textId="2A5B9484" w:rsidR="004215C3" w:rsidRDefault="002768CC" w:rsidP="001870CE">
      <w:pPr>
        <w:pStyle w:val="ListParagraph"/>
        <w:numPr>
          <w:ilvl w:val="0"/>
          <w:numId w:val="4"/>
        </w:numPr>
        <w:spacing w:line="360" w:lineRule="auto"/>
        <w:ind w:left="749" w:firstLine="421"/>
      </w:pPr>
      <w:r>
        <w:t>B</w:t>
      </w:r>
      <w:r w:rsidR="004215C3">
        <w:t xml:space="preserve">ack-end: </w:t>
      </w:r>
      <w:r w:rsidR="00ED0131">
        <w:t>Java/Java-Web Application.</w:t>
      </w:r>
    </w:p>
    <w:p w14:paraId="35ADD9EA" w14:textId="48D953A8" w:rsidR="004215C3" w:rsidRDefault="002768CC" w:rsidP="001870CE">
      <w:pPr>
        <w:pStyle w:val="ListParagraph"/>
        <w:numPr>
          <w:ilvl w:val="0"/>
          <w:numId w:val="4"/>
        </w:numPr>
        <w:spacing w:line="360" w:lineRule="auto"/>
        <w:ind w:left="749" w:firstLine="421"/>
      </w:pPr>
      <w:r>
        <w:t>F</w:t>
      </w:r>
      <w:r w:rsidR="004215C3">
        <w:t xml:space="preserve">ront-end: </w:t>
      </w:r>
      <w:r w:rsidR="00ED0131">
        <w:t>Bootstrap framework</w:t>
      </w:r>
    </w:p>
    <w:p w14:paraId="0337CCE6" w14:textId="3B2C04F1" w:rsidR="004215C3" w:rsidRPr="004215C3" w:rsidRDefault="004215C3" w:rsidP="001870CE">
      <w:pPr>
        <w:pStyle w:val="ListParagraph"/>
        <w:numPr>
          <w:ilvl w:val="0"/>
          <w:numId w:val="4"/>
        </w:numPr>
        <w:spacing w:line="360" w:lineRule="auto"/>
        <w:ind w:left="749" w:firstLine="421"/>
      </w:pPr>
      <w:r>
        <w:t xml:space="preserve">Database: </w:t>
      </w:r>
      <w:r w:rsidR="00C6709C">
        <w:t>SQL</w:t>
      </w:r>
      <w:r>
        <w:t xml:space="preserve"> server</w:t>
      </w:r>
    </w:p>
    <w:p w14:paraId="0DF1EF91" w14:textId="0E23EB64" w:rsidR="00797138" w:rsidRDefault="00DF7101" w:rsidP="00405A3A">
      <w:pPr>
        <w:pStyle w:val="Heading2"/>
      </w:pPr>
      <w:bookmarkStart w:id="74" w:name="_Toc77171525"/>
      <w:r>
        <w:t>On-line User Documentation and Help System Requirements</w:t>
      </w:r>
      <w:bookmarkEnd w:id="74"/>
    </w:p>
    <w:p w14:paraId="158037A3" w14:textId="2C162580" w:rsidR="00797138" w:rsidRDefault="00ED0131" w:rsidP="00ED0131">
      <w:pPr>
        <w:widowControl w:val="0"/>
        <w:spacing w:before="240" w:after="240" w:line="360" w:lineRule="auto"/>
        <w:ind w:left="1128"/>
      </w:pPr>
      <w:r>
        <w:t xml:space="preserve">-  </w:t>
      </w:r>
      <w:r w:rsidRPr="00ED0131">
        <w:t>The system provides a website to help users solve their problems.</w:t>
      </w:r>
      <w:r w:rsidR="00DF7101">
        <w:t>This page should be customized based on what pages that user is allowed to access.</w:t>
      </w:r>
    </w:p>
    <w:p w14:paraId="11CBF762" w14:textId="518BA966" w:rsidR="00797138" w:rsidRDefault="00DF7101" w:rsidP="001870CE">
      <w:pPr>
        <w:pStyle w:val="ListParagraph"/>
        <w:widowControl w:val="0"/>
        <w:numPr>
          <w:ilvl w:val="0"/>
          <w:numId w:val="4"/>
        </w:numPr>
        <w:spacing w:before="0" w:line="360" w:lineRule="auto"/>
        <w:ind w:left="1170" w:firstLine="0"/>
        <w:jc w:val="both"/>
      </w:pPr>
      <w:r>
        <w:t>This help page should be accessible from all other pages.</w:t>
      </w:r>
    </w:p>
    <w:p w14:paraId="58DE2FC2" w14:textId="5A05CB8F" w:rsidR="00797138" w:rsidRDefault="00DF7101" w:rsidP="00405A3A">
      <w:pPr>
        <w:pStyle w:val="Heading2"/>
      </w:pPr>
      <w:bookmarkStart w:id="75" w:name="_Toc77171526"/>
      <w:r>
        <w:t>Purchased Components</w:t>
      </w:r>
      <w:bookmarkEnd w:id="75"/>
    </w:p>
    <w:p w14:paraId="5EDB186A" w14:textId="1E27AA68" w:rsidR="00797138" w:rsidRDefault="00DF7101" w:rsidP="001870CE">
      <w:pPr>
        <w:pStyle w:val="ListParagraph"/>
        <w:numPr>
          <w:ilvl w:val="0"/>
          <w:numId w:val="4"/>
        </w:numPr>
        <w:spacing w:before="240" w:after="240" w:line="360" w:lineRule="auto"/>
        <w:ind w:left="1170" w:firstLine="0"/>
      </w:pPr>
      <w:r>
        <w:t>Domain name registration.</w:t>
      </w:r>
    </w:p>
    <w:p w14:paraId="16448CC7" w14:textId="1415A947" w:rsidR="00797138" w:rsidRDefault="00DF7101" w:rsidP="001870CE">
      <w:pPr>
        <w:pStyle w:val="ListParagraph"/>
        <w:numPr>
          <w:ilvl w:val="0"/>
          <w:numId w:val="4"/>
        </w:numPr>
        <w:spacing w:before="240" w:after="240" w:line="360" w:lineRule="auto"/>
        <w:ind w:left="1170" w:firstLine="0"/>
      </w:pPr>
      <w:r>
        <w:t>Purchase cloud hosting.</w:t>
      </w:r>
    </w:p>
    <w:p w14:paraId="5ED961D8" w14:textId="6A72B82E" w:rsidR="00797138" w:rsidRDefault="00DF7101" w:rsidP="001870CE">
      <w:pPr>
        <w:pStyle w:val="ListParagraph"/>
        <w:numPr>
          <w:ilvl w:val="0"/>
          <w:numId w:val="4"/>
        </w:numPr>
        <w:spacing w:before="240" w:after="240" w:line="360" w:lineRule="auto"/>
        <w:ind w:left="1170" w:firstLine="0"/>
      </w:pPr>
      <w:r>
        <w:t>Testing tools.</w:t>
      </w:r>
    </w:p>
    <w:p w14:paraId="04F22B72" w14:textId="542A7312" w:rsidR="00797138" w:rsidRDefault="00DF7101" w:rsidP="001870CE">
      <w:pPr>
        <w:pStyle w:val="ListParagraph"/>
        <w:numPr>
          <w:ilvl w:val="0"/>
          <w:numId w:val="4"/>
        </w:numPr>
        <w:spacing w:before="240" w:after="240" w:line="360" w:lineRule="auto"/>
        <w:ind w:left="1170" w:firstLine="0"/>
      </w:pPr>
      <w:r>
        <w:t>IDE.</w:t>
      </w:r>
    </w:p>
    <w:p w14:paraId="59795CA6" w14:textId="679EA3EC" w:rsidR="00797138" w:rsidRDefault="00DF7101" w:rsidP="00405A3A">
      <w:pPr>
        <w:pStyle w:val="Heading2"/>
      </w:pPr>
      <w:bookmarkStart w:id="76" w:name="_Toc77171527"/>
      <w:r>
        <w:lastRenderedPageBreak/>
        <w:t>Interfaces</w:t>
      </w:r>
      <w:bookmarkEnd w:id="76"/>
    </w:p>
    <w:p w14:paraId="47842C95" w14:textId="5FC939BC" w:rsidR="003377BF" w:rsidRPr="003377BF" w:rsidRDefault="003377BF" w:rsidP="003377BF">
      <w:pPr>
        <w:pBdr>
          <w:top w:val="nil"/>
          <w:left w:val="nil"/>
          <w:bottom w:val="nil"/>
          <w:right w:val="nil"/>
          <w:between w:val="nil"/>
        </w:pBdr>
        <w:tabs>
          <w:tab w:val="left" w:pos="1440"/>
        </w:tabs>
        <w:spacing w:before="0"/>
        <w:ind w:left="1170"/>
        <w:jc w:val="both"/>
        <w:rPr>
          <w:color w:val="000000"/>
        </w:rPr>
      </w:pPr>
      <w:bookmarkStart w:id="77" w:name="_qj4yr1q1sjx4" w:colFirst="0" w:colLast="0"/>
      <w:bookmarkEnd w:id="77"/>
      <w:r>
        <w:t>-  The search tool</w:t>
      </w:r>
    </w:p>
    <w:p w14:paraId="70195F1D" w14:textId="34E16FA0" w:rsidR="00797138" w:rsidRDefault="003377BF">
      <w:pPr>
        <w:pBdr>
          <w:top w:val="nil"/>
          <w:left w:val="nil"/>
          <w:bottom w:val="nil"/>
          <w:right w:val="nil"/>
          <w:between w:val="nil"/>
        </w:pBdr>
        <w:spacing w:before="0"/>
        <w:ind w:left="0"/>
        <w:jc w:val="both"/>
        <w:rPr>
          <w:color w:val="000000"/>
        </w:rPr>
      </w:pPr>
      <w:r>
        <w:rPr>
          <w:color w:val="000000"/>
        </w:rPr>
        <w:t xml:space="preserve"> </w:t>
      </w:r>
      <w:r w:rsidR="00DF7101">
        <w:rPr>
          <w:color w:val="000000"/>
        </w:rPr>
        <w:t>[Describe any communications interfaces to other systems or devices such as local area networks, remote serial devices, and so forth.]</w:t>
      </w:r>
    </w:p>
    <w:p w14:paraId="1862D658" w14:textId="6065EFE8" w:rsidR="00797138" w:rsidRDefault="00DF7101" w:rsidP="00405A3A">
      <w:pPr>
        <w:pStyle w:val="Heading2"/>
      </w:pPr>
      <w:bookmarkStart w:id="78" w:name="_Toc77171528"/>
      <w:r>
        <w:t>Licensing Requirements</w:t>
      </w:r>
      <w:bookmarkEnd w:id="78"/>
    </w:p>
    <w:p w14:paraId="22C5BCB8" w14:textId="77777777" w:rsidR="00797138" w:rsidRDefault="00DF7101" w:rsidP="00C6709C">
      <w:pPr>
        <w:spacing w:before="240" w:after="240"/>
        <w:ind w:left="1170"/>
      </w:pPr>
      <w:r>
        <w:t>-  Business license.</w:t>
      </w:r>
    </w:p>
    <w:p w14:paraId="16E5B504" w14:textId="09C8F22B" w:rsidR="00797138" w:rsidRDefault="00DF7101" w:rsidP="00405A3A">
      <w:pPr>
        <w:pStyle w:val="Heading2"/>
      </w:pPr>
      <w:bookmarkStart w:id="79" w:name="_Toc77171529"/>
      <w:r>
        <w:t>Legal, Copyright, and Other Notices</w:t>
      </w:r>
      <w:bookmarkEnd w:id="79"/>
    </w:p>
    <w:p w14:paraId="055E0996" w14:textId="77777777" w:rsidR="00797138" w:rsidRDefault="00DF7101" w:rsidP="002768CC">
      <w:pPr>
        <w:widowControl w:val="0"/>
        <w:pBdr>
          <w:top w:val="nil"/>
          <w:left w:val="nil"/>
          <w:bottom w:val="nil"/>
          <w:right w:val="nil"/>
          <w:between w:val="nil"/>
        </w:pBdr>
        <w:spacing w:before="0" w:after="120"/>
        <w:ind w:left="540"/>
        <w:rPr>
          <w:i/>
          <w:color w:val="0000FF"/>
        </w:rPr>
      </w:pPr>
      <w:r>
        <w:rPr>
          <w:i/>
          <w:color w:val="0000FF"/>
        </w:rPr>
        <w:t>(none)</w:t>
      </w:r>
    </w:p>
    <w:p w14:paraId="03A27CA3" w14:textId="46E3D890" w:rsidR="00797138" w:rsidRDefault="00DF7101" w:rsidP="00405A3A">
      <w:pPr>
        <w:pStyle w:val="Heading2"/>
      </w:pPr>
      <w:bookmarkStart w:id="80" w:name="_Toc77171530"/>
      <w:r>
        <w:t>Applicable Standards</w:t>
      </w:r>
      <w:bookmarkEnd w:id="80"/>
    </w:p>
    <w:p w14:paraId="1F463B88" w14:textId="77777777" w:rsidR="00797138" w:rsidRDefault="00DF7101">
      <w:pPr>
        <w:pStyle w:val="Heading1"/>
        <w:numPr>
          <w:ilvl w:val="0"/>
          <w:numId w:val="1"/>
        </w:numPr>
      </w:pPr>
      <w:bookmarkStart w:id="81" w:name="_Toc77171531"/>
      <w:r>
        <w:t>Supporting Information</w:t>
      </w:r>
      <w:bookmarkEnd w:id="81"/>
    </w:p>
    <w:p w14:paraId="64669663" w14:textId="77777777" w:rsidR="00797138" w:rsidRDefault="00DF7101">
      <w:pPr>
        <w:widowControl w:val="0"/>
        <w:pBdr>
          <w:top w:val="nil"/>
          <w:left w:val="nil"/>
          <w:bottom w:val="nil"/>
          <w:right w:val="nil"/>
          <w:between w:val="nil"/>
        </w:pBdr>
        <w:spacing w:before="0" w:after="120"/>
        <w:ind w:left="540"/>
        <w:rPr>
          <w:i/>
          <w:color w:val="0000FF"/>
        </w:rPr>
      </w:pPr>
      <w:r>
        <w:rPr>
          <w:i/>
          <w:color w:val="0000FF"/>
        </w:rPr>
        <w:t>[The supporting information makes the SRS easier to use.  It includes:</w:t>
      </w:r>
    </w:p>
    <w:p w14:paraId="4EA446D4" w14:textId="77777777" w:rsidR="00797138" w:rsidRDefault="00DF7101">
      <w:pPr>
        <w:widowControl w:val="0"/>
        <w:pBdr>
          <w:top w:val="nil"/>
          <w:left w:val="nil"/>
          <w:bottom w:val="nil"/>
          <w:right w:val="nil"/>
          <w:between w:val="nil"/>
        </w:pBdr>
        <w:spacing w:before="0" w:after="120"/>
        <w:ind w:left="540"/>
        <w:rPr>
          <w:i/>
          <w:color w:val="0000FF"/>
        </w:rPr>
      </w:pPr>
      <w:r>
        <w:rPr>
          <w:i/>
          <w:color w:val="0000FF"/>
        </w:rPr>
        <w:t>Table of contents</w:t>
      </w:r>
    </w:p>
    <w:p w14:paraId="0F3E1E51" w14:textId="77777777" w:rsidR="00797138" w:rsidRDefault="00DF7101">
      <w:pPr>
        <w:widowControl w:val="0"/>
        <w:pBdr>
          <w:top w:val="nil"/>
          <w:left w:val="nil"/>
          <w:bottom w:val="nil"/>
          <w:right w:val="nil"/>
          <w:between w:val="nil"/>
        </w:pBdr>
        <w:spacing w:before="0" w:after="120"/>
        <w:ind w:left="540"/>
        <w:rPr>
          <w:i/>
          <w:color w:val="0000FF"/>
        </w:rPr>
      </w:pPr>
      <w:r>
        <w:rPr>
          <w:i/>
          <w:color w:val="0000FF"/>
        </w:rPr>
        <w:t>Index</w:t>
      </w:r>
    </w:p>
    <w:p w14:paraId="5D1DC119" w14:textId="77777777" w:rsidR="00797138" w:rsidRDefault="00DF7101">
      <w:pPr>
        <w:widowControl w:val="0"/>
        <w:pBdr>
          <w:top w:val="nil"/>
          <w:left w:val="nil"/>
          <w:bottom w:val="nil"/>
          <w:right w:val="nil"/>
          <w:between w:val="nil"/>
        </w:pBdr>
        <w:spacing w:before="0" w:after="120"/>
        <w:ind w:left="540"/>
        <w:rPr>
          <w:i/>
          <w:color w:val="0000FF"/>
        </w:rPr>
      </w:pPr>
      <w:r>
        <w:rPr>
          <w:i/>
          <w:color w:val="0000FF"/>
        </w:rPr>
        <w:t>Appendices</w:t>
      </w:r>
    </w:p>
    <w:p w14:paraId="5985B459" w14:textId="77777777" w:rsidR="00797138" w:rsidRDefault="00DF7101">
      <w:pPr>
        <w:widowControl w:val="0"/>
        <w:pBdr>
          <w:top w:val="nil"/>
          <w:left w:val="nil"/>
          <w:bottom w:val="nil"/>
          <w:right w:val="nil"/>
          <w:between w:val="nil"/>
        </w:pBdr>
        <w:spacing w:before="0" w:after="120"/>
        <w:ind w:left="540"/>
        <w:rPr>
          <w:i/>
          <w:color w:val="0000FF"/>
        </w:rPr>
      </w:pPr>
      <w:r>
        <w:rPr>
          <w:i/>
          <w:color w:val="0000FF"/>
        </w:rPr>
        <w:t>These may include use-case storyboards or user-interface prototypes. When appendices are included, the SRS should explicitly state whether or not the appendices are to be considered part of the requirements.]</w:t>
      </w:r>
    </w:p>
    <w:sectPr w:rsidR="00797138">
      <w:headerReference w:type="default" r:id="rId58"/>
      <w:footerReference w:type="default" r:id="rId59"/>
      <w:pgSz w:w="12242" w:h="15842"/>
      <w:pgMar w:top="1440" w:right="1440" w:bottom="1440" w:left="1842"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6E4D9E" w14:textId="77777777" w:rsidR="005C7503" w:rsidRDefault="005C7503">
      <w:pPr>
        <w:spacing w:before="0" w:after="0"/>
      </w:pPr>
      <w:r>
        <w:separator/>
      </w:r>
    </w:p>
  </w:endnote>
  <w:endnote w:type="continuationSeparator" w:id="0">
    <w:p w14:paraId="11B8092C" w14:textId="77777777" w:rsidR="005C7503" w:rsidRDefault="005C750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Arial">
    <w:panose1 w:val="020B7200000000000000"/>
    <w:charset w:val="00"/>
    <w:family w:val="swiss"/>
    <w:pitch w:val="variable"/>
    <w:sig w:usb0="00000007" w:usb1="00000000" w:usb2="00000000" w:usb3="00000000" w:csb0="00000011" w:csb1="00000000"/>
  </w:font>
  <w:font w:name="Helvetica Neue">
    <w:altName w:val="Times New Roman"/>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 w:name=".VnArialH">
    <w:panose1 w:val="020B7200000000000000"/>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G Times">
    <w:panose1 w:val="00000000000000000000"/>
    <w:charset w:val="00"/>
    <w:family w:val="roman"/>
    <w:notTrueType/>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4BEC6" w14:textId="4D7056FE" w:rsidR="00F150BA" w:rsidRDefault="00F150BA">
    <w:pPr>
      <w:pBdr>
        <w:top w:val="single" w:sz="4" w:space="1" w:color="000000"/>
        <w:left w:val="nil"/>
        <w:bottom w:val="nil"/>
        <w:right w:val="nil"/>
        <w:between w:val="nil"/>
      </w:pBdr>
      <w:tabs>
        <w:tab w:val="center" w:pos="4320"/>
        <w:tab w:val="right" w:pos="9000"/>
      </w:tabs>
      <w:ind w:left="0"/>
      <w:jc w:val="both"/>
      <w:rPr>
        <w:color w:val="000000"/>
      </w:rPr>
    </w:pPr>
    <w:r>
      <w:rPr>
        <w:color w:val="000000"/>
      </w:rPr>
      <w:tab/>
    </w:r>
    <w:r>
      <w:rPr>
        <w:color w:val="000000"/>
      </w:rPr>
      <w:tab/>
    </w:r>
    <w:r>
      <w:rPr>
        <w:color w:val="000000"/>
      </w:rPr>
      <w:fldChar w:fldCharType="begin"/>
    </w:r>
    <w:r>
      <w:rPr>
        <w:color w:val="000000"/>
      </w:rPr>
      <w:instrText>PAGE</w:instrText>
    </w:r>
    <w:r>
      <w:rPr>
        <w:color w:val="000000"/>
      </w:rPr>
      <w:fldChar w:fldCharType="separate"/>
    </w:r>
    <w:r w:rsidR="00D027FD">
      <w:rPr>
        <w:color w:val="000000"/>
      </w:rPr>
      <w:t>4</w:t>
    </w:r>
    <w:r>
      <w:rPr>
        <w:color w:val="000000"/>
      </w:rPr>
      <w:fldChar w:fldCharType="end"/>
    </w:r>
    <w:r>
      <w:rPr>
        <w:color w:val="000000"/>
      </w:rPr>
      <w:t>/</w:t>
    </w:r>
    <w:r>
      <w:rPr>
        <w:color w:val="000000"/>
      </w:rPr>
      <w:fldChar w:fldCharType="begin"/>
    </w:r>
    <w:r>
      <w:rPr>
        <w:color w:val="000000"/>
      </w:rPr>
      <w:instrText>NUMPAGES</w:instrText>
    </w:r>
    <w:r>
      <w:rPr>
        <w:color w:val="000000"/>
      </w:rPr>
      <w:fldChar w:fldCharType="separate"/>
    </w:r>
    <w:r w:rsidR="00D027FD">
      <w:rPr>
        <w:color w:val="000000"/>
      </w:rPr>
      <w:t>99</w:t>
    </w:r>
    <w:r>
      <w:rPr>
        <w:color w:val="000000"/>
      </w:rPr>
      <w:fldChar w:fldCharType="end"/>
    </w:r>
  </w:p>
  <w:p w14:paraId="47A78F11" w14:textId="77777777" w:rsidR="00F150BA" w:rsidRDefault="00F150BA">
    <w:pPr>
      <w:widowControl w:val="0"/>
      <w:pBdr>
        <w:top w:val="nil"/>
        <w:left w:val="nil"/>
        <w:bottom w:val="nil"/>
        <w:right w:val="nil"/>
        <w:between w:val="nil"/>
      </w:pBdr>
      <w:spacing w:before="0" w:after="0" w:line="276" w:lineRule="auto"/>
      <w:ind w:left="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558DB7" w14:textId="77777777" w:rsidR="005C7503" w:rsidRDefault="005C7503">
      <w:pPr>
        <w:spacing w:before="0" w:after="0"/>
      </w:pPr>
      <w:r>
        <w:separator/>
      </w:r>
    </w:p>
  </w:footnote>
  <w:footnote w:type="continuationSeparator" w:id="0">
    <w:p w14:paraId="63B3BAD7" w14:textId="77777777" w:rsidR="005C7503" w:rsidRDefault="005C7503">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30729" w14:textId="5B1601DD" w:rsidR="00F150BA" w:rsidRDefault="00F150BA" w:rsidP="0013397B">
    <w:pPr>
      <w:pBdr>
        <w:top w:val="nil"/>
        <w:left w:val="nil"/>
        <w:bottom w:val="single" w:sz="4" w:space="1" w:color="000000"/>
        <w:right w:val="nil"/>
        <w:between w:val="nil"/>
      </w:pBdr>
      <w:tabs>
        <w:tab w:val="right" w:pos="9000"/>
      </w:tabs>
      <w:ind w:left="0" w:right="8"/>
      <w:jc w:val="both"/>
      <w:rPr>
        <w:rFonts w:ascii="Verdana" w:eastAsia="Verdana" w:hAnsi="Verdana" w:cs="Verdana"/>
        <w:color w:val="000000"/>
      </w:rPr>
    </w:pPr>
    <w:r>
      <w:rPr>
        <w:rFonts w:ascii="Verdana" w:eastAsia="Verdana" w:hAnsi="Verdana" w:cs="Verdana"/>
        <w:color w:val="000000"/>
      </w:rPr>
      <w:t>&lt;ShoesSeconhandExchange&gt; - Software Requirement Specification</w:t>
    </w:r>
    <w:r>
      <w:rPr>
        <w:rFonts w:ascii="Verdana" w:eastAsia="Verdana" w:hAnsi="Verdana" w:cs="Verdana"/>
        <w:color w:val="000000"/>
      </w:rPr>
      <w:tab/>
      <w:t>v.xx</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671FA5"/>
    <w:multiLevelType w:val="multilevel"/>
    <w:tmpl w:val="D286E7B2"/>
    <w:lvl w:ilvl="0">
      <w:start w:val="1"/>
      <w:numFmt w:val="decimal"/>
      <w:lvlText w:val="%1"/>
      <w:lvlJc w:val="left"/>
      <w:pPr>
        <w:ind w:left="432" w:hanging="432"/>
      </w:pPr>
    </w:lvl>
    <w:lvl w:ilvl="1">
      <w:start w:val="1"/>
      <w:numFmt w:val="decimal"/>
      <w:pStyle w:val="Heading2"/>
      <w:lvlText w:val="%1.%2"/>
      <w:lvlJc w:val="left"/>
      <w:pPr>
        <w:ind w:left="425" w:firstLine="283"/>
      </w:pPr>
      <w:rPr>
        <w:color w:val="004620"/>
      </w:rPr>
    </w:lvl>
    <w:lvl w:ilvl="2">
      <w:start w:val="1"/>
      <w:numFmt w:val="decimal"/>
      <w:lvlText w:val="%2.%1.%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
      <w:lvlJc w:val="left"/>
      <w:pPr>
        <w:ind w:left="0" w:firstLine="0"/>
      </w:pPr>
    </w:lvl>
    <w:lvl w:ilvl="8">
      <w:start w:val="1"/>
      <w:numFmt w:val="decimal"/>
      <w:lvlText w:val="%1.%2.%3.%4.%5.%6.%7.%8.%9"/>
      <w:lvlJc w:val="left"/>
      <w:pPr>
        <w:ind w:left="1584" w:hanging="1584"/>
      </w:pPr>
    </w:lvl>
  </w:abstractNum>
  <w:abstractNum w:abstractNumId="1">
    <w:nsid w:val="17C64BC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nsid w:val="21C3774A"/>
    <w:multiLevelType w:val="multilevel"/>
    <w:tmpl w:val="607A7F14"/>
    <w:lvl w:ilvl="0">
      <w:start w:val="5"/>
      <w:numFmt w:val="bullet"/>
      <w:lvlText w:val="-"/>
      <w:lvlJc w:val="left"/>
      <w:pPr>
        <w:ind w:left="744" w:hanging="359"/>
      </w:pPr>
      <w:rPr>
        <w:rFonts w:ascii="Times New Roman" w:eastAsia="Times New Roman" w:hAnsi="Times New Roman" w:cs="Times New Roman"/>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4">
    <w:nsid w:val="2C0573DF"/>
    <w:multiLevelType w:val="hybridMultilevel"/>
    <w:tmpl w:val="B044C82C"/>
    <w:lvl w:ilvl="0" w:tplc="B648654C">
      <w:numFmt w:val="bullet"/>
      <w:lvlText w:val="-"/>
      <w:lvlJc w:val="left"/>
      <w:pPr>
        <w:ind w:left="480" w:hanging="360"/>
      </w:pPr>
      <w:rPr>
        <w:rFonts w:ascii="Times New Roman" w:eastAsia="MS Mincho" w:hAnsi="Times New Roman" w:cs="Times New Roman"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5">
    <w:nsid w:val="336C03AC"/>
    <w:multiLevelType w:val="multilevel"/>
    <w:tmpl w:val="1EAC06E8"/>
    <w:lvl w:ilvl="0">
      <w:start w:val="3"/>
      <w:numFmt w:val="bullet"/>
      <w:lvlText w:val="-"/>
      <w:lvlJc w:val="left"/>
      <w:pPr>
        <w:ind w:left="936" w:hanging="360"/>
      </w:pPr>
      <w:rPr>
        <w:rFonts w:ascii="Arial" w:eastAsia="Arial" w:hAnsi="Arial" w:cs="Arial"/>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6">
    <w:nsid w:val="35F83194"/>
    <w:multiLevelType w:val="hybridMultilevel"/>
    <w:tmpl w:val="F294A9B8"/>
    <w:lvl w:ilvl="0" w:tplc="2836E788">
      <w:numFmt w:val="bullet"/>
      <w:lvlText w:val="-"/>
      <w:lvlJc w:val="left"/>
      <w:pPr>
        <w:ind w:left="900" w:hanging="360"/>
      </w:pPr>
      <w:rPr>
        <w:rFonts w:ascii="Times New Roman" w:eastAsia="MS Mincho"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7">
    <w:nsid w:val="3A1048BE"/>
    <w:multiLevelType w:val="multilevel"/>
    <w:tmpl w:val="D28255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9">
    <w:nsid w:val="454821E1"/>
    <w:multiLevelType w:val="multilevel"/>
    <w:tmpl w:val="D10C585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2.%1.%3"/>
      <w:lvlJc w:val="left"/>
      <w:pPr>
        <w:tabs>
          <w:tab w:val="num" w:pos="108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numFmt w:val="none"/>
      <w:lvlText w:val=""/>
      <w:lvlJc w:val="left"/>
      <w:pPr>
        <w:tabs>
          <w:tab w:val="num" w:pos="360"/>
        </w:tabs>
        <w:ind w:left="0" w:firstLine="0"/>
      </w:pPr>
    </w:lvl>
    <w:lvl w:ilvl="8">
      <w:start w:val="1"/>
      <w:numFmt w:val="decimal"/>
      <w:lvlText w:val="%1.%2.%3.%4.%5.%6.%7.%8.%9"/>
      <w:lvlJc w:val="left"/>
      <w:pPr>
        <w:tabs>
          <w:tab w:val="num" w:pos="1584"/>
        </w:tabs>
        <w:ind w:left="1584" w:hanging="1584"/>
      </w:pPr>
    </w:lvl>
  </w:abstractNum>
  <w:abstractNum w:abstractNumId="1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11">
    <w:nsid w:val="61915516"/>
    <w:multiLevelType w:val="multilevel"/>
    <w:tmpl w:val="E0F6003E"/>
    <w:lvl w:ilvl="0">
      <w:start w:val="1"/>
      <w:numFmt w:val="decimal"/>
      <w:lvlText w:val="%1."/>
      <w:lvlJc w:val="left"/>
      <w:pPr>
        <w:tabs>
          <w:tab w:val="num" w:pos="720"/>
        </w:tabs>
        <w:ind w:left="720" w:hanging="720"/>
      </w:pPr>
    </w:lvl>
    <w:lvl w:ilvl="1">
      <w:start w:val="1"/>
      <w:numFmt w:val="decimal"/>
      <w:pStyle w:val="Heading3"/>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6C484436"/>
    <w:multiLevelType w:val="multilevel"/>
    <w:tmpl w:val="0D5ABABC"/>
    <w:lvl w:ilvl="0">
      <w:start w:val="1"/>
      <w:numFmt w:val="bullet"/>
      <w:lvlText w:val="●"/>
      <w:lvlJc w:val="left"/>
      <w:pPr>
        <w:ind w:left="1656" w:hanging="360"/>
      </w:pPr>
      <w:rPr>
        <w:rFonts w:ascii="Courier New" w:eastAsia="Courier New" w:hAnsi="Courier New" w:cs="Courier New"/>
      </w:rPr>
    </w:lvl>
    <w:lvl w:ilvl="1">
      <w:start w:val="1"/>
      <w:numFmt w:val="bullet"/>
      <w:lvlText w:val="○"/>
      <w:lvlJc w:val="left"/>
      <w:pPr>
        <w:ind w:left="2376" w:hanging="360"/>
      </w:pPr>
      <w:rPr>
        <w:rFonts w:ascii="Courier New" w:eastAsia="Courier New" w:hAnsi="Courier New" w:cs="Courier New"/>
      </w:rPr>
    </w:lvl>
    <w:lvl w:ilvl="2">
      <w:start w:val="1"/>
      <w:numFmt w:val="bullet"/>
      <w:lvlText w:val="■"/>
      <w:lvlJc w:val="left"/>
      <w:pPr>
        <w:ind w:left="3096" w:hanging="360"/>
      </w:pPr>
      <w:rPr>
        <w:rFonts w:ascii="Noto Sans Symbols" w:eastAsia="Noto Sans Symbols" w:hAnsi="Noto Sans Symbols" w:cs="Noto Sans Symbols"/>
      </w:rPr>
    </w:lvl>
    <w:lvl w:ilvl="3">
      <w:start w:val="1"/>
      <w:numFmt w:val="bullet"/>
      <w:lvlText w:val="●"/>
      <w:lvlJc w:val="left"/>
      <w:pPr>
        <w:ind w:left="3816" w:hanging="360"/>
      </w:pPr>
      <w:rPr>
        <w:rFonts w:ascii="Noto Sans Symbols" w:eastAsia="Noto Sans Symbols" w:hAnsi="Noto Sans Symbols" w:cs="Noto Sans Symbols"/>
      </w:rPr>
    </w:lvl>
    <w:lvl w:ilvl="4">
      <w:start w:val="1"/>
      <w:numFmt w:val="bullet"/>
      <w:lvlText w:val="○"/>
      <w:lvlJc w:val="left"/>
      <w:pPr>
        <w:ind w:left="4536" w:hanging="360"/>
      </w:pPr>
      <w:rPr>
        <w:rFonts w:ascii="Courier New" w:eastAsia="Courier New" w:hAnsi="Courier New" w:cs="Courier New"/>
      </w:rPr>
    </w:lvl>
    <w:lvl w:ilvl="5">
      <w:start w:val="1"/>
      <w:numFmt w:val="bullet"/>
      <w:lvlText w:val="■"/>
      <w:lvlJc w:val="left"/>
      <w:pPr>
        <w:ind w:left="5256" w:hanging="360"/>
      </w:pPr>
      <w:rPr>
        <w:rFonts w:ascii="Noto Sans Symbols" w:eastAsia="Noto Sans Symbols" w:hAnsi="Noto Sans Symbols" w:cs="Noto Sans Symbols"/>
      </w:rPr>
    </w:lvl>
    <w:lvl w:ilvl="6">
      <w:start w:val="1"/>
      <w:numFmt w:val="bullet"/>
      <w:lvlText w:val="●"/>
      <w:lvlJc w:val="left"/>
      <w:pPr>
        <w:ind w:left="5976" w:hanging="360"/>
      </w:pPr>
      <w:rPr>
        <w:rFonts w:ascii="Noto Sans Symbols" w:eastAsia="Noto Sans Symbols" w:hAnsi="Noto Sans Symbols" w:cs="Noto Sans Symbols"/>
      </w:rPr>
    </w:lvl>
    <w:lvl w:ilvl="7">
      <w:start w:val="1"/>
      <w:numFmt w:val="bullet"/>
      <w:lvlText w:val="○"/>
      <w:lvlJc w:val="left"/>
      <w:pPr>
        <w:ind w:left="6696" w:hanging="360"/>
      </w:pPr>
      <w:rPr>
        <w:rFonts w:ascii="Courier New" w:eastAsia="Courier New" w:hAnsi="Courier New" w:cs="Courier New"/>
      </w:rPr>
    </w:lvl>
    <w:lvl w:ilvl="8">
      <w:start w:val="1"/>
      <w:numFmt w:val="bullet"/>
      <w:lvlText w:val="■"/>
      <w:lvlJc w:val="left"/>
      <w:pPr>
        <w:ind w:left="7416" w:hanging="360"/>
      </w:pPr>
      <w:rPr>
        <w:rFonts w:ascii="Noto Sans Symbols" w:eastAsia="Noto Sans Symbols" w:hAnsi="Noto Sans Symbols" w:cs="Noto Sans Symbols"/>
      </w:rPr>
    </w:lvl>
  </w:abstractNum>
  <w:abstractNum w:abstractNumId="13">
    <w:nsid w:val="709E347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71BB7563"/>
    <w:multiLevelType w:val="singleLevel"/>
    <w:tmpl w:val="876EF2CC"/>
    <w:lvl w:ilvl="0">
      <w:start w:val="1"/>
      <w:numFmt w:val="decimal"/>
      <w:pStyle w:val="TableTitle"/>
      <w:lvlText w:val="B¶ng %1:"/>
      <w:lvlJc w:val="left"/>
      <w:pPr>
        <w:tabs>
          <w:tab w:val="num" w:pos="1080"/>
        </w:tabs>
      </w:pPr>
    </w:lvl>
  </w:abstractNum>
  <w:abstractNum w:abstractNumId="15">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0"/>
  </w:num>
  <w:num w:numId="2">
    <w:abstractNumId w:val="5"/>
  </w:num>
  <w:num w:numId="3">
    <w:abstractNumId w:val="12"/>
  </w:num>
  <w:num w:numId="4">
    <w:abstractNumId w:val="2"/>
  </w:num>
  <w:num w:numId="5">
    <w:abstractNumId w:val="7"/>
  </w:num>
  <w:num w:numId="6">
    <w:abstractNumId w:val="15"/>
  </w:num>
  <w:num w:numId="7">
    <w:abstractNumId w:val="8"/>
  </w:num>
  <w:num w:numId="8">
    <w:abstractNumId w:val="10"/>
  </w:num>
  <w:num w:numId="9">
    <w:abstractNumId w:val="3"/>
  </w:num>
  <w:num w:numId="10">
    <w:abstractNumId w:val="14"/>
  </w:num>
  <w:num w:numId="11">
    <w:abstractNumId w:val="1"/>
  </w:num>
  <w:num w:numId="12">
    <w:abstractNumId w:val="11"/>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startOverride w:val="1"/>
    </w:lvlOverride>
  </w:num>
  <w:num w:numId="14">
    <w:abstractNumId w:val="6"/>
  </w:num>
  <w:num w:numId="15">
    <w:abstractNumId w:val="4"/>
  </w:num>
  <w:num w:numId="16">
    <w:abstractNumId w:val="6"/>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num>
  <w:num w:numId="37">
    <w:abstractNumId w:val="6"/>
    <w:lvlOverride w:ilvl="0"/>
    <w:lvlOverride w:ilvl="1"/>
    <w:lvlOverride w:ilvl="2"/>
    <w:lvlOverride w:ilvl="3"/>
    <w:lvlOverride w:ilvl="4"/>
    <w:lvlOverride w:ilvl="5"/>
    <w:lvlOverride w:ilvl="6"/>
    <w:lvlOverride w:ilvl="7"/>
    <w:lvlOverride w:ilvl="8"/>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
    <w15:presenceInfo w15:providerId="Windows Live" w15:userId="89827fdbf9bd41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138"/>
    <w:rsid w:val="00000330"/>
    <w:rsid w:val="00001FFD"/>
    <w:rsid w:val="00002E44"/>
    <w:rsid w:val="0000341F"/>
    <w:rsid w:val="00005DE1"/>
    <w:rsid w:val="0001271E"/>
    <w:rsid w:val="00012A84"/>
    <w:rsid w:val="00050E54"/>
    <w:rsid w:val="00055B0F"/>
    <w:rsid w:val="00056C2C"/>
    <w:rsid w:val="000571DF"/>
    <w:rsid w:val="00064115"/>
    <w:rsid w:val="00065614"/>
    <w:rsid w:val="00071320"/>
    <w:rsid w:val="000718F4"/>
    <w:rsid w:val="00075D68"/>
    <w:rsid w:val="00076378"/>
    <w:rsid w:val="00084D83"/>
    <w:rsid w:val="0008573F"/>
    <w:rsid w:val="000857BB"/>
    <w:rsid w:val="0008639E"/>
    <w:rsid w:val="000A6814"/>
    <w:rsid w:val="000D27DC"/>
    <w:rsid w:val="000E715F"/>
    <w:rsid w:val="000F460B"/>
    <w:rsid w:val="000F75C6"/>
    <w:rsid w:val="000F77D6"/>
    <w:rsid w:val="00101E6F"/>
    <w:rsid w:val="001032CD"/>
    <w:rsid w:val="00106225"/>
    <w:rsid w:val="00110BF7"/>
    <w:rsid w:val="0011343B"/>
    <w:rsid w:val="00115081"/>
    <w:rsid w:val="00115A6C"/>
    <w:rsid w:val="00116F16"/>
    <w:rsid w:val="001247E2"/>
    <w:rsid w:val="00124AE8"/>
    <w:rsid w:val="0013397B"/>
    <w:rsid w:val="00153778"/>
    <w:rsid w:val="0015393D"/>
    <w:rsid w:val="00170DF1"/>
    <w:rsid w:val="00171C9C"/>
    <w:rsid w:val="00180298"/>
    <w:rsid w:val="001802B0"/>
    <w:rsid w:val="001845A9"/>
    <w:rsid w:val="001870CE"/>
    <w:rsid w:val="00190B3A"/>
    <w:rsid w:val="00190C5A"/>
    <w:rsid w:val="00191552"/>
    <w:rsid w:val="001927F3"/>
    <w:rsid w:val="00196EBF"/>
    <w:rsid w:val="001A0C4C"/>
    <w:rsid w:val="001A3A6F"/>
    <w:rsid w:val="001B0EB1"/>
    <w:rsid w:val="001C2AE1"/>
    <w:rsid w:val="001C520A"/>
    <w:rsid w:val="001C5D11"/>
    <w:rsid w:val="001C66B5"/>
    <w:rsid w:val="001D3ADF"/>
    <w:rsid w:val="001D4EA2"/>
    <w:rsid w:val="001D560D"/>
    <w:rsid w:val="001E3FC9"/>
    <w:rsid w:val="001F5F73"/>
    <w:rsid w:val="00201A7E"/>
    <w:rsid w:val="00203DD8"/>
    <w:rsid w:val="00207584"/>
    <w:rsid w:val="002208E1"/>
    <w:rsid w:val="00220E81"/>
    <w:rsid w:val="00221346"/>
    <w:rsid w:val="00222B13"/>
    <w:rsid w:val="0022301D"/>
    <w:rsid w:val="002302A1"/>
    <w:rsid w:val="00232EF4"/>
    <w:rsid w:val="002355B2"/>
    <w:rsid w:val="002631BB"/>
    <w:rsid w:val="0026418C"/>
    <w:rsid w:val="002654A9"/>
    <w:rsid w:val="002675D7"/>
    <w:rsid w:val="0027136D"/>
    <w:rsid w:val="00271B6B"/>
    <w:rsid w:val="00273713"/>
    <w:rsid w:val="002744B5"/>
    <w:rsid w:val="002768CC"/>
    <w:rsid w:val="00280DA4"/>
    <w:rsid w:val="00286780"/>
    <w:rsid w:val="002878E4"/>
    <w:rsid w:val="00287E27"/>
    <w:rsid w:val="00290217"/>
    <w:rsid w:val="00292645"/>
    <w:rsid w:val="0029326F"/>
    <w:rsid w:val="002933D0"/>
    <w:rsid w:val="00297827"/>
    <w:rsid w:val="002A55F9"/>
    <w:rsid w:val="002B0214"/>
    <w:rsid w:val="002B0354"/>
    <w:rsid w:val="002B3769"/>
    <w:rsid w:val="002D2F84"/>
    <w:rsid w:val="002D618D"/>
    <w:rsid w:val="002D7159"/>
    <w:rsid w:val="002E035E"/>
    <w:rsid w:val="002F1D6E"/>
    <w:rsid w:val="002F1DBD"/>
    <w:rsid w:val="002F2585"/>
    <w:rsid w:val="002F57F4"/>
    <w:rsid w:val="003028D4"/>
    <w:rsid w:val="003213DF"/>
    <w:rsid w:val="003214F9"/>
    <w:rsid w:val="00322322"/>
    <w:rsid w:val="00322620"/>
    <w:rsid w:val="003244BA"/>
    <w:rsid w:val="003377BF"/>
    <w:rsid w:val="0034502B"/>
    <w:rsid w:val="0035421F"/>
    <w:rsid w:val="0035617F"/>
    <w:rsid w:val="00360DCB"/>
    <w:rsid w:val="00364E34"/>
    <w:rsid w:val="00375A15"/>
    <w:rsid w:val="0038102E"/>
    <w:rsid w:val="00387B7A"/>
    <w:rsid w:val="00390EA2"/>
    <w:rsid w:val="003918F6"/>
    <w:rsid w:val="003954CD"/>
    <w:rsid w:val="00396EF8"/>
    <w:rsid w:val="00397ED8"/>
    <w:rsid w:val="003A5952"/>
    <w:rsid w:val="003B4201"/>
    <w:rsid w:val="003D4A08"/>
    <w:rsid w:val="003D4B21"/>
    <w:rsid w:val="003E4AA4"/>
    <w:rsid w:val="00404CCA"/>
    <w:rsid w:val="00405A3A"/>
    <w:rsid w:val="00406DE8"/>
    <w:rsid w:val="004151A1"/>
    <w:rsid w:val="004166B0"/>
    <w:rsid w:val="00416C4D"/>
    <w:rsid w:val="004215C3"/>
    <w:rsid w:val="0044649C"/>
    <w:rsid w:val="004517BE"/>
    <w:rsid w:val="00452A63"/>
    <w:rsid w:val="0046009C"/>
    <w:rsid w:val="00461FFB"/>
    <w:rsid w:val="004719FF"/>
    <w:rsid w:val="00472421"/>
    <w:rsid w:val="00473F16"/>
    <w:rsid w:val="004830BC"/>
    <w:rsid w:val="0048505F"/>
    <w:rsid w:val="00486877"/>
    <w:rsid w:val="00490A3D"/>
    <w:rsid w:val="004A0BCD"/>
    <w:rsid w:val="004C1ED7"/>
    <w:rsid w:val="004E02DB"/>
    <w:rsid w:val="004E688B"/>
    <w:rsid w:val="004F0CF1"/>
    <w:rsid w:val="004F0FC1"/>
    <w:rsid w:val="004F3CF6"/>
    <w:rsid w:val="004F425E"/>
    <w:rsid w:val="00503408"/>
    <w:rsid w:val="00504C5C"/>
    <w:rsid w:val="00506BCB"/>
    <w:rsid w:val="005103D6"/>
    <w:rsid w:val="005123CB"/>
    <w:rsid w:val="005148A2"/>
    <w:rsid w:val="00515355"/>
    <w:rsid w:val="005173B3"/>
    <w:rsid w:val="00517FFA"/>
    <w:rsid w:val="0052259B"/>
    <w:rsid w:val="00536FED"/>
    <w:rsid w:val="00541616"/>
    <w:rsid w:val="005445E4"/>
    <w:rsid w:val="00544C80"/>
    <w:rsid w:val="00550802"/>
    <w:rsid w:val="00556536"/>
    <w:rsid w:val="00557EC6"/>
    <w:rsid w:val="00557FCA"/>
    <w:rsid w:val="00571652"/>
    <w:rsid w:val="00572F09"/>
    <w:rsid w:val="005817F8"/>
    <w:rsid w:val="00590195"/>
    <w:rsid w:val="00590B63"/>
    <w:rsid w:val="00591056"/>
    <w:rsid w:val="00595FCB"/>
    <w:rsid w:val="005974A9"/>
    <w:rsid w:val="0059770C"/>
    <w:rsid w:val="005A539E"/>
    <w:rsid w:val="005A580D"/>
    <w:rsid w:val="005A5D8A"/>
    <w:rsid w:val="005A6D77"/>
    <w:rsid w:val="005B6CE8"/>
    <w:rsid w:val="005C08BB"/>
    <w:rsid w:val="005C2B21"/>
    <w:rsid w:val="005C7503"/>
    <w:rsid w:val="005C75A7"/>
    <w:rsid w:val="005D0064"/>
    <w:rsid w:val="005D27A6"/>
    <w:rsid w:val="005D478A"/>
    <w:rsid w:val="005E6886"/>
    <w:rsid w:val="005F28B2"/>
    <w:rsid w:val="005F3A93"/>
    <w:rsid w:val="005F5739"/>
    <w:rsid w:val="006047DB"/>
    <w:rsid w:val="00605BA1"/>
    <w:rsid w:val="00606557"/>
    <w:rsid w:val="00612B98"/>
    <w:rsid w:val="00613E3B"/>
    <w:rsid w:val="006243E4"/>
    <w:rsid w:val="006244AA"/>
    <w:rsid w:val="00631484"/>
    <w:rsid w:val="00635CDC"/>
    <w:rsid w:val="00643C1C"/>
    <w:rsid w:val="00646873"/>
    <w:rsid w:val="00650632"/>
    <w:rsid w:val="00654992"/>
    <w:rsid w:val="00655B44"/>
    <w:rsid w:val="006568A8"/>
    <w:rsid w:val="0066076E"/>
    <w:rsid w:val="00664B40"/>
    <w:rsid w:val="006746A4"/>
    <w:rsid w:val="00680B32"/>
    <w:rsid w:val="006839E8"/>
    <w:rsid w:val="006853D7"/>
    <w:rsid w:val="00690BDC"/>
    <w:rsid w:val="00691B3C"/>
    <w:rsid w:val="00692E64"/>
    <w:rsid w:val="0069721E"/>
    <w:rsid w:val="006A0E7E"/>
    <w:rsid w:val="006B6D65"/>
    <w:rsid w:val="006C3842"/>
    <w:rsid w:val="006C512C"/>
    <w:rsid w:val="006C63C8"/>
    <w:rsid w:val="006D4A59"/>
    <w:rsid w:val="0070122C"/>
    <w:rsid w:val="0071004E"/>
    <w:rsid w:val="00711508"/>
    <w:rsid w:val="00715353"/>
    <w:rsid w:val="00716567"/>
    <w:rsid w:val="007220D4"/>
    <w:rsid w:val="00724B12"/>
    <w:rsid w:val="0073170B"/>
    <w:rsid w:val="00734516"/>
    <w:rsid w:val="00741224"/>
    <w:rsid w:val="00744CA5"/>
    <w:rsid w:val="00763986"/>
    <w:rsid w:val="00766B23"/>
    <w:rsid w:val="007737E8"/>
    <w:rsid w:val="00775E19"/>
    <w:rsid w:val="007773BF"/>
    <w:rsid w:val="00782E2F"/>
    <w:rsid w:val="00797138"/>
    <w:rsid w:val="0079746A"/>
    <w:rsid w:val="007A0CA8"/>
    <w:rsid w:val="007A25DB"/>
    <w:rsid w:val="007A4B28"/>
    <w:rsid w:val="007A7ACF"/>
    <w:rsid w:val="007B79EF"/>
    <w:rsid w:val="007D38B2"/>
    <w:rsid w:val="007D75A9"/>
    <w:rsid w:val="007E22BA"/>
    <w:rsid w:val="007E2CB6"/>
    <w:rsid w:val="007E4595"/>
    <w:rsid w:val="007E49F1"/>
    <w:rsid w:val="008006FA"/>
    <w:rsid w:val="00803E41"/>
    <w:rsid w:val="00805BB4"/>
    <w:rsid w:val="00806207"/>
    <w:rsid w:val="00806BB5"/>
    <w:rsid w:val="00811D9C"/>
    <w:rsid w:val="008141F4"/>
    <w:rsid w:val="0082732D"/>
    <w:rsid w:val="0083054E"/>
    <w:rsid w:val="008376E0"/>
    <w:rsid w:val="00844612"/>
    <w:rsid w:val="0085366B"/>
    <w:rsid w:val="0085377A"/>
    <w:rsid w:val="008623A8"/>
    <w:rsid w:val="008712CD"/>
    <w:rsid w:val="00873DF3"/>
    <w:rsid w:val="00882AC0"/>
    <w:rsid w:val="00885881"/>
    <w:rsid w:val="008A17D4"/>
    <w:rsid w:val="008B7A86"/>
    <w:rsid w:val="008C5C0D"/>
    <w:rsid w:val="008D57DA"/>
    <w:rsid w:val="008E5A1F"/>
    <w:rsid w:val="008E66CA"/>
    <w:rsid w:val="008F7ED6"/>
    <w:rsid w:val="009109E5"/>
    <w:rsid w:val="009114BF"/>
    <w:rsid w:val="009116E3"/>
    <w:rsid w:val="00915B53"/>
    <w:rsid w:val="00915D2F"/>
    <w:rsid w:val="00943A5C"/>
    <w:rsid w:val="00950C83"/>
    <w:rsid w:val="009537F5"/>
    <w:rsid w:val="00953C43"/>
    <w:rsid w:val="00960532"/>
    <w:rsid w:val="0096060A"/>
    <w:rsid w:val="00961C08"/>
    <w:rsid w:val="0097382E"/>
    <w:rsid w:val="00981C6B"/>
    <w:rsid w:val="009A087F"/>
    <w:rsid w:val="009A2333"/>
    <w:rsid w:val="009B05D9"/>
    <w:rsid w:val="009B4F8C"/>
    <w:rsid w:val="009B6FC7"/>
    <w:rsid w:val="009B77CA"/>
    <w:rsid w:val="009C37F0"/>
    <w:rsid w:val="009C6FDA"/>
    <w:rsid w:val="009D606E"/>
    <w:rsid w:val="009D7343"/>
    <w:rsid w:val="009E00F3"/>
    <w:rsid w:val="009E782F"/>
    <w:rsid w:val="009F7948"/>
    <w:rsid w:val="00A0082E"/>
    <w:rsid w:val="00A00CFC"/>
    <w:rsid w:val="00A04E94"/>
    <w:rsid w:val="00A065FD"/>
    <w:rsid w:val="00A06A5E"/>
    <w:rsid w:val="00A16585"/>
    <w:rsid w:val="00A168DC"/>
    <w:rsid w:val="00A1735F"/>
    <w:rsid w:val="00A2019D"/>
    <w:rsid w:val="00A2623B"/>
    <w:rsid w:val="00A32215"/>
    <w:rsid w:val="00A32D2F"/>
    <w:rsid w:val="00A4691E"/>
    <w:rsid w:val="00A46B5B"/>
    <w:rsid w:val="00A615EB"/>
    <w:rsid w:val="00A64939"/>
    <w:rsid w:val="00A80D4F"/>
    <w:rsid w:val="00A8604B"/>
    <w:rsid w:val="00A94A23"/>
    <w:rsid w:val="00AA0D09"/>
    <w:rsid w:val="00AB1D49"/>
    <w:rsid w:val="00AB377F"/>
    <w:rsid w:val="00AB52E1"/>
    <w:rsid w:val="00AC455A"/>
    <w:rsid w:val="00AC672B"/>
    <w:rsid w:val="00AE47EB"/>
    <w:rsid w:val="00AE4B4C"/>
    <w:rsid w:val="00AE5E39"/>
    <w:rsid w:val="00AF253B"/>
    <w:rsid w:val="00AF7061"/>
    <w:rsid w:val="00AF7113"/>
    <w:rsid w:val="00B04AAC"/>
    <w:rsid w:val="00B10BD8"/>
    <w:rsid w:val="00B12793"/>
    <w:rsid w:val="00B128DD"/>
    <w:rsid w:val="00B17A0A"/>
    <w:rsid w:val="00B17F38"/>
    <w:rsid w:val="00B21A82"/>
    <w:rsid w:val="00B235F3"/>
    <w:rsid w:val="00B271FF"/>
    <w:rsid w:val="00B3157C"/>
    <w:rsid w:val="00B35D4B"/>
    <w:rsid w:val="00B41C26"/>
    <w:rsid w:val="00B4403F"/>
    <w:rsid w:val="00B444BD"/>
    <w:rsid w:val="00B45F4C"/>
    <w:rsid w:val="00B46A2B"/>
    <w:rsid w:val="00B47C3C"/>
    <w:rsid w:val="00B512F4"/>
    <w:rsid w:val="00B51E72"/>
    <w:rsid w:val="00B53679"/>
    <w:rsid w:val="00B54808"/>
    <w:rsid w:val="00B55CA9"/>
    <w:rsid w:val="00B57CC5"/>
    <w:rsid w:val="00B57D72"/>
    <w:rsid w:val="00B629AA"/>
    <w:rsid w:val="00B818A3"/>
    <w:rsid w:val="00B82024"/>
    <w:rsid w:val="00B84FD5"/>
    <w:rsid w:val="00B8544F"/>
    <w:rsid w:val="00B905C0"/>
    <w:rsid w:val="00B937DF"/>
    <w:rsid w:val="00B9644A"/>
    <w:rsid w:val="00BA152E"/>
    <w:rsid w:val="00BA78F9"/>
    <w:rsid w:val="00BB1B07"/>
    <w:rsid w:val="00BC2661"/>
    <w:rsid w:val="00BC37FB"/>
    <w:rsid w:val="00BD523A"/>
    <w:rsid w:val="00BE0A86"/>
    <w:rsid w:val="00BE714A"/>
    <w:rsid w:val="00BF4C8C"/>
    <w:rsid w:val="00C00CA2"/>
    <w:rsid w:val="00C0210E"/>
    <w:rsid w:val="00C1266A"/>
    <w:rsid w:val="00C1349E"/>
    <w:rsid w:val="00C14D52"/>
    <w:rsid w:val="00C16EB7"/>
    <w:rsid w:val="00C21646"/>
    <w:rsid w:val="00C24D49"/>
    <w:rsid w:val="00C33DEA"/>
    <w:rsid w:val="00C346A8"/>
    <w:rsid w:val="00C43993"/>
    <w:rsid w:val="00C44D15"/>
    <w:rsid w:val="00C45BE7"/>
    <w:rsid w:val="00C46162"/>
    <w:rsid w:val="00C50547"/>
    <w:rsid w:val="00C56EB1"/>
    <w:rsid w:val="00C61089"/>
    <w:rsid w:val="00C643F4"/>
    <w:rsid w:val="00C6709C"/>
    <w:rsid w:val="00C67F0B"/>
    <w:rsid w:val="00C718BD"/>
    <w:rsid w:val="00C71A39"/>
    <w:rsid w:val="00C81B49"/>
    <w:rsid w:val="00C905DA"/>
    <w:rsid w:val="00C908C5"/>
    <w:rsid w:val="00C92556"/>
    <w:rsid w:val="00C936D4"/>
    <w:rsid w:val="00CA6E75"/>
    <w:rsid w:val="00CC37B4"/>
    <w:rsid w:val="00CC6EC9"/>
    <w:rsid w:val="00CD16E6"/>
    <w:rsid w:val="00CE15D7"/>
    <w:rsid w:val="00CE21E8"/>
    <w:rsid w:val="00CE55D9"/>
    <w:rsid w:val="00CE7CB6"/>
    <w:rsid w:val="00CF226C"/>
    <w:rsid w:val="00CF60FC"/>
    <w:rsid w:val="00D027FD"/>
    <w:rsid w:val="00D036B2"/>
    <w:rsid w:val="00D115B4"/>
    <w:rsid w:val="00D15AA8"/>
    <w:rsid w:val="00D16182"/>
    <w:rsid w:val="00D21E6C"/>
    <w:rsid w:val="00D27390"/>
    <w:rsid w:val="00D32D6F"/>
    <w:rsid w:val="00D3664B"/>
    <w:rsid w:val="00D36951"/>
    <w:rsid w:val="00D36FE6"/>
    <w:rsid w:val="00D40B64"/>
    <w:rsid w:val="00D4138E"/>
    <w:rsid w:val="00D43E7C"/>
    <w:rsid w:val="00D44ECE"/>
    <w:rsid w:val="00D5186B"/>
    <w:rsid w:val="00D624D3"/>
    <w:rsid w:val="00D65055"/>
    <w:rsid w:val="00D81AE6"/>
    <w:rsid w:val="00D86BAF"/>
    <w:rsid w:val="00D92530"/>
    <w:rsid w:val="00D9503E"/>
    <w:rsid w:val="00DA3276"/>
    <w:rsid w:val="00DA5C51"/>
    <w:rsid w:val="00DB0084"/>
    <w:rsid w:val="00DB3BD9"/>
    <w:rsid w:val="00DC0974"/>
    <w:rsid w:val="00DC1EF3"/>
    <w:rsid w:val="00DC79FC"/>
    <w:rsid w:val="00DD09FE"/>
    <w:rsid w:val="00DD7B0D"/>
    <w:rsid w:val="00DE0A0F"/>
    <w:rsid w:val="00DE3F9A"/>
    <w:rsid w:val="00DF09F5"/>
    <w:rsid w:val="00DF3F82"/>
    <w:rsid w:val="00DF7101"/>
    <w:rsid w:val="00E0170A"/>
    <w:rsid w:val="00E07248"/>
    <w:rsid w:val="00E11A9D"/>
    <w:rsid w:val="00E22051"/>
    <w:rsid w:val="00E26233"/>
    <w:rsid w:val="00E3494D"/>
    <w:rsid w:val="00E51F85"/>
    <w:rsid w:val="00E52A55"/>
    <w:rsid w:val="00E70956"/>
    <w:rsid w:val="00E80EF8"/>
    <w:rsid w:val="00E82C4A"/>
    <w:rsid w:val="00E86104"/>
    <w:rsid w:val="00E9693D"/>
    <w:rsid w:val="00EA1A8B"/>
    <w:rsid w:val="00EA2772"/>
    <w:rsid w:val="00EA50BB"/>
    <w:rsid w:val="00EA7264"/>
    <w:rsid w:val="00EA775C"/>
    <w:rsid w:val="00EB1EAA"/>
    <w:rsid w:val="00EC214C"/>
    <w:rsid w:val="00EC6995"/>
    <w:rsid w:val="00ED0131"/>
    <w:rsid w:val="00EE1FA6"/>
    <w:rsid w:val="00EE7FE2"/>
    <w:rsid w:val="00EF2CFB"/>
    <w:rsid w:val="00F0260E"/>
    <w:rsid w:val="00F1113C"/>
    <w:rsid w:val="00F13A9F"/>
    <w:rsid w:val="00F14811"/>
    <w:rsid w:val="00F150BA"/>
    <w:rsid w:val="00F2425C"/>
    <w:rsid w:val="00F31F82"/>
    <w:rsid w:val="00F4035F"/>
    <w:rsid w:val="00F42D38"/>
    <w:rsid w:val="00F44AC0"/>
    <w:rsid w:val="00F5032A"/>
    <w:rsid w:val="00F67A0F"/>
    <w:rsid w:val="00F7693F"/>
    <w:rsid w:val="00F86051"/>
    <w:rsid w:val="00F93F1D"/>
    <w:rsid w:val="00F956B5"/>
    <w:rsid w:val="00F97502"/>
    <w:rsid w:val="00FA2479"/>
    <w:rsid w:val="00FA4D47"/>
    <w:rsid w:val="00FA4DEE"/>
    <w:rsid w:val="00FB20F2"/>
    <w:rsid w:val="00FB380B"/>
    <w:rsid w:val="00FB658A"/>
    <w:rsid w:val="00FD2937"/>
    <w:rsid w:val="00FD53A5"/>
    <w:rsid w:val="00FE4198"/>
    <w:rsid w:val="00FE52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1EC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4"/>
        <w:szCs w:val="24"/>
        <w:lang w:val="en-US" w:eastAsia="ja-JP" w:bidi="ar-SA"/>
      </w:rPr>
    </w:rPrDefault>
    <w:pPrDefault>
      <w:pPr>
        <w:spacing w:before="120" w:after="60"/>
        <w:ind w:left="45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foot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Strong" w:semiHidden="0" w:uiPriority="0" w:unhideWhenUsed="0" w:qFormat="1"/>
    <w:lsdException w:name="Emphasis" w:semiHidden="0" w:uiPriority="20" w:unhideWhenUsed="0" w:qFormat="1"/>
    <w:lsdException w:name="Document Map" w:uiPriority="0"/>
    <w:lsdException w:name="Outline List 2"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77CA"/>
    <w:rPr>
      <w:noProof/>
    </w:rPr>
  </w:style>
  <w:style w:type="paragraph" w:styleId="Heading1">
    <w:name w:val="heading 1"/>
    <w:aliases w:val="H1"/>
    <w:basedOn w:val="Normal"/>
    <w:next w:val="Normal"/>
    <w:link w:val="Heading1Char"/>
    <w:qFormat/>
    <w:pPr>
      <w:keepNext/>
      <w:widowControl w:val="0"/>
      <w:spacing w:before="360" w:after="240" w:line="360" w:lineRule="auto"/>
      <w:ind w:left="547" w:hanging="547"/>
      <w:outlineLvl w:val="0"/>
    </w:pPr>
    <w:rPr>
      <w:b/>
      <w:smallCaps/>
      <w:color w:val="6E2500"/>
      <w:sz w:val="36"/>
      <w:szCs w:val="36"/>
    </w:rPr>
  </w:style>
  <w:style w:type="paragraph" w:styleId="Heading2">
    <w:name w:val="heading 2"/>
    <w:aliases w:val="l2,H2"/>
    <w:basedOn w:val="Normal"/>
    <w:next w:val="Normal"/>
    <w:link w:val="Heading2Char"/>
    <w:autoRedefine/>
    <w:unhideWhenUsed/>
    <w:qFormat/>
    <w:rsid w:val="00405A3A"/>
    <w:pPr>
      <w:keepNext/>
      <w:numPr>
        <w:ilvl w:val="1"/>
        <w:numId w:val="1"/>
      </w:numPr>
      <w:spacing w:before="480" w:after="240"/>
      <w:jc w:val="both"/>
      <w:outlineLvl w:val="1"/>
    </w:pPr>
    <w:rPr>
      <w:b/>
      <w:i/>
      <w:color w:val="004620"/>
      <w:sz w:val="32"/>
      <w:szCs w:val="32"/>
    </w:rPr>
  </w:style>
  <w:style w:type="paragraph" w:styleId="Heading30">
    <w:name w:val="heading 3"/>
    <w:basedOn w:val="Normal"/>
    <w:next w:val="Normal"/>
    <w:link w:val="Heading3Char"/>
    <w:unhideWhenUsed/>
    <w:qFormat/>
    <w:pPr>
      <w:keepNext/>
      <w:spacing w:before="360" w:after="240"/>
      <w:ind w:left="0"/>
      <w:jc w:val="center"/>
      <w:outlineLvl w:val="2"/>
    </w:pPr>
    <w:rPr>
      <w:b/>
    </w:rPr>
  </w:style>
  <w:style w:type="paragraph" w:styleId="Heading4">
    <w:name w:val="heading 4"/>
    <w:basedOn w:val="Normal"/>
    <w:next w:val="Normal"/>
    <w:link w:val="Heading4Char"/>
    <w:unhideWhenUsed/>
    <w:qFormat/>
    <w:pPr>
      <w:keepNext/>
      <w:spacing w:before="240"/>
      <w:ind w:left="864" w:hanging="864"/>
      <w:jc w:val="both"/>
      <w:outlineLvl w:val="3"/>
    </w:pPr>
    <w:rPr>
      <w:b/>
    </w:rPr>
  </w:style>
  <w:style w:type="paragraph" w:styleId="Heading5">
    <w:name w:val="heading 5"/>
    <w:basedOn w:val="Normal"/>
    <w:next w:val="Normal"/>
    <w:link w:val="Heading5Char"/>
    <w:unhideWhenUsed/>
    <w:qFormat/>
    <w:pPr>
      <w:spacing w:before="240"/>
      <w:ind w:left="1008" w:hanging="1008"/>
      <w:jc w:val="both"/>
      <w:outlineLvl w:val="4"/>
    </w:pPr>
    <w:rPr>
      <w:rFonts w:ascii=".VnArial" w:eastAsia=".VnArial" w:hAnsi=".VnArial" w:cs=".VnArial"/>
    </w:rPr>
  </w:style>
  <w:style w:type="paragraph" w:styleId="Heading6">
    <w:name w:val="heading 6"/>
    <w:basedOn w:val="Normal"/>
    <w:next w:val="Normal"/>
    <w:link w:val="Heading6Char"/>
    <w:unhideWhenUsed/>
    <w:qFormat/>
    <w:pPr>
      <w:tabs>
        <w:tab w:val="left" w:pos="702"/>
        <w:tab w:val="left" w:pos="1080"/>
      </w:tabs>
      <w:spacing w:before="240" w:line="288" w:lineRule="auto"/>
      <w:ind w:left="1152" w:hanging="1152"/>
      <w:jc w:val="both"/>
      <w:outlineLvl w:val="5"/>
    </w:pPr>
    <w:rPr>
      <w:rFonts w:ascii="Helvetica Neue" w:eastAsia="Helvetica Neue" w:hAnsi="Helvetica Neue" w:cs="Helvetica Neue"/>
      <w:i/>
      <w:color w:val="000000"/>
      <w:sz w:val="22"/>
      <w:szCs w:val="22"/>
    </w:rPr>
  </w:style>
  <w:style w:type="paragraph" w:styleId="Heading7">
    <w:name w:val="heading 7"/>
    <w:basedOn w:val="Normal"/>
    <w:next w:val="Normal"/>
    <w:link w:val="Heading7Char"/>
    <w:qFormat/>
    <w:rsid w:val="0052259B"/>
    <w:pPr>
      <w:tabs>
        <w:tab w:val="left" w:pos="540"/>
        <w:tab w:val="left" w:pos="702"/>
        <w:tab w:val="left" w:pos="1080"/>
        <w:tab w:val="num" w:pos="1296"/>
      </w:tabs>
      <w:spacing w:before="240" w:line="288" w:lineRule="auto"/>
      <w:ind w:left="1296" w:hanging="1296"/>
      <w:jc w:val="both"/>
      <w:outlineLvl w:val="6"/>
    </w:pPr>
    <w:rPr>
      <w:rFonts w:ascii="Helvetica" w:eastAsia="Times New Roman" w:hAnsi="Helvetica" w:cs="Times New Roman"/>
      <w:b/>
      <w:color w:val="000000"/>
      <w:sz w:val="20"/>
      <w:szCs w:val="20"/>
      <w:lang w:eastAsia="en-US"/>
    </w:rPr>
  </w:style>
  <w:style w:type="paragraph" w:styleId="Heading8">
    <w:name w:val="heading 8"/>
    <w:basedOn w:val="Normal"/>
    <w:next w:val="Normal"/>
    <w:link w:val="Heading8Char"/>
    <w:qFormat/>
    <w:rsid w:val="0052259B"/>
    <w:pPr>
      <w:tabs>
        <w:tab w:val="num" w:pos="360"/>
        <w:tab w:val="left" w:pos="540"/>
        <w:tab w:val="left" w:pos="702"/>
        <w:tab w:val="left" w:pos="1080"/>
      </w:tabs>
      <w:spacing w:before="240" w:line="288" w:lineRule="auto"/>
      <w:ind w:left="0"/>
      <w:jc w:val="both"/>
      <w:outlineLvl w:val="7"/>
    </w:pPr>
    <w:rPr>
      <w:rFonts w:ascii="Helvetica" w:eastAsia="Times New Roman" w:hAnsi="Helvetica" w:cs="Times New Roman"/>
      <w:b/>
      <w:i/>
      <w:iCs/>
      <w:color w:val="000000"/>
      <w:sz w:val="20"/>
      <w:szCs w:val="20"/>
      <w:lang w:eastAsia="en-US"/>
    </w:rPr>
  </w:style>
  <w:style w:type="paragraph" w:styleId="Heading9">
    <w:name w:val="heading 9"/>
    <w:basedOn w:val="Normal"/>
    <w:next w:val="Normal"/>
    <w:link w:val="Heading9Char"/>
    <w:qFormat/>
    <w:rsid w:val="0052259B"/>
    <w:pPr>
      <w:tabs>
        <w:tab w:val="left" w:pos="540"/>
        <w:tab w:val="left" w:pos="702"/>
        <w:tab w:val="left" w:pos="1080"/>
        <w:tab w:val="num" w:pos="1584"/>
      </w:tabs>
      <w:spacing w:before="240" w:line="288" w:lineRule="auto"/>
      <w:ind w:left="1584" w:hanging="1584"/>
      <w:jc w:val="both"/>
      <w:outlineLvl w:val="8"/>
    </w:pPr>
    <w:rPr>
      <w:rFonts w:ascii="Helvetica" w:eastAsia="Times New Roman" w:hAnsi="Helvetica" w:cs="Times New Roman"/>
      <w:b/>
      <w:i/>
      <w:iCs/>
      <w:color w:val="000000"/>
      <w:sz w:val="18"/>
      <w:szCs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spacing w:before="240"/>
      <w:jc w:val="center"/>
    </w:pPr>
    <w:rPr>
      <w:rFonts w:ascii=".VnArialH" w:eastAsia=".VnArialH" w:hAnsi=".VnArialH" w:cs=".VnArialH"/>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80" w:type="dxa"/>
        <w:right w:w="80" w:type="dxa"/>
      </w:tblCellMar>
    </w:tblPr>
  </w:style>
  <w:style w:type="table" w:customStyle="1" w:styleId="a1">
    <w:basedOn w:val="TableNormal"/>
    <w:tblPr>
      <w:tblStyleRowBandSize w:val="1"/>
      <w:tblStyleColBandSize w:val="1"/>
      <w:tblCellMar>
        <w:top w:w="58" w:type="dxa"/>
        <w:left w:w="115" w:type="dxa"/>
        <w:bottom w:w="58" w:type="dxa"/>
        <w:right w:w="115" w:type="dxa"/>
      </w:tblCellMar>
    </w:tblPr>
  </w:style>
  <w:style w:type="table" w:customStyle="1" w:styleId="a2">
    <w:basedOn w:val="TableNormal"/>
    <w:rPr>
      <w:rFonts w:ascii="Calibri" w:eastAsia="Calibri" w:hAnsi="Calibri" w:cs="Calibri"/>
      <w:sz w:val="22"/>
      <w:szCs w:val="22"/>
    </w:rPr>
    <w:tblPr>
      <w:tblStyleRowBandSize w:val="1"/>
      <w:tblStyleColBandSize w:val="1"/>
    </w:tblPr>
  </w:style>
  <w:style w:type="table" w:customStyle="1" w:styleId="a3">
    <w:basedOn w:val="TableNormal"/>
    <w:rPr>
      <w:rFonts w:ascii="Calibri" w:eastAsia="Calibri" w:hAnsi="Calibri" w:cs="Calibri"/>
      <w:sz w:val="22"/>
      <w:szCs w:val="22"/>
    </w:rPr>
    <w:tblPr>
      <w:tblStyleRowBandSize w:val="1"/>
      <w:tblStyleColBandSize w:val="1"/>
    </w:tblPr>
  </w:style>
  <w:style w:type="table" w:customStyle="1" w:styleId="a4">
    <w:basedOn w:val="TableNormal"/>
    <w:rPr>
      <w:rFonts w:ascii="Calibri" w:eastAsia="Calibri" w:hAnsi="Calibri" w:cs="Calibri"/>
      <w:sz w:val="22"/>
      <w:szCs w:val="22"/>
    </w:rPr>
    <w:tblPr>
      <w:tblStyleRowBandSize w:val="1"/>
      <w:tblStyleColBandSize w:val="1"/>
    </w:tblPr>
  </w:style>
  <w:style w:type="table" w:customStyle="1" w:styleId="a5">
    <w:basedOn w:val="TableNormal"/>
    <w:tblPr>
      <w:tblStyleRowBandSize w:val="1"/>
      <w:tblStyleColBandSize w:val="1"/>
      <w:tblCellMar>
        <w:top w:w="58" w:type="dxa"/>
        <w:left w:w="115" w:type="dxa"/>
        <w:bottom w:w="58" w:type="dxa"/>
        <w:right w:w="115" w:type="dxa"/>
      </w:tblCellMar>
    </w:tblPr>
  </w:style>
  <w:style w:type="table" w:customStyle="1" w:styleId="a6">
    <w:basedOn w:val="TableNormal"/>
    <w:rPr>
      <w:rFonts w:ascii="Calibri" w:eastAsia="Calibri" w:hAnsi="Calibri" w:cs="Calibri"/>
      <w:sz w:val="22"/>
      <w:szCs w:val="22"/>
    </w:rPr>
    <w:tblPr>
      <w:tblStyleRowBandSize w:val="1"/>
      <w:tblStyleColBandSize w:val="1"/>
    </w:tblPr>
  </w:style>
  <w:style w:type="table" w:customStyle="1" w:styleId="a7">
    <w:basedOn w:val="TableNormal"/>
    <w:rPr>
      <w:rFonts w:ascii="Calibri" w:eastAsia="Calibri" w:hAnsi="Calibri" w:cs="Calibri"/>
      <w:sz w:val="22"/>
      <w:szCs w:val="22"/>
    </w:rPr>
    <w:tblPr>
      <w:tblStyleRowBandSize w:val="1"/>
      <w:tblStyleColBandSize w:val="1"/>
    </w:tblPr>
  </w:style>
  <w:style w:type="table" w:customStyle="1" w:styleId="a8">
    <w:basedOn w:val="TableNormal"/>
    <w:rPr>
      <w:rFonts w:ascii="Calibri" w:eastAsia="Calibri" w:hAnsi="Calibri" w:cs="Calibri"/>
      <w:sz w:val="22"/>
      <w:szCs w:val="22"/>
    </w:rPr>
    <w:tblPr>
      <w:tblStyleRowBandSize w:val="1"/>
      <w:tblStyleColBandSize w:val="1"/>
    </w:tblPr>
  </w:style>
  <w:style w:type="table" w:customStyle="1" w:styleId="a9">
    <w:basedOn w:val="TableNormal"/>
    <w:tblPr>
      <w:tblStyleRowBandSize w:val="1"/>
      <w:tblStyleColBandSize w:val="1"/>
      <w:tblCellMar>
        <w:top w:w="58" w:type="dxa"/>
        <w:left w:w="115" w:type="dxa"/>
        <w:bottom w:w="58" w:type="dxa"/>
        <w:right w:w="115" w:type="dxa"/>
      </w:tblCellMar>
    </w:tblPr>
  </w:style>
  <w:style w:type="table" w:customStyle="1" w:styleId="aa">
    <w:basedOn w:val="TableNormal"/>
    <w:rPr>
      <w:rFonts w:ascii="Calibri" w:eastAsia="Calibri" w:hAnsi="Calibri" w:cs="Calibri"/>
      <w:sz w:val="22"/>
      <w:szCs w:val="22"/>
    </w:rPr>
    <w:tblPr>
      <w:tblStyleRowBandSize w:val="1"/>
      <w:tblStyleColBandSize w:val="1"/>
    </w:tblPr>
  </w:style>
  <w:style w:type="table" w:customStyle="1" w:styleId="ab">
    <w:basedOn w:val="TableNormal"/>
    <w:rPr>
      <w:rFonts w:ascii="Calibri" w:eastAsia="Calibri" w:hAnsi="Calibri" w:cs="Calibri"/>
      <w:sz w:val="22"/>
      <w:szCs w:val="22"/>
    </w:rPr>
    <w:tblPr>
      <w:tblStyleRowBandSize w:val="1"/>
      <w:tblStyleColBandSize w:val="1"/>
    </w:tblPr>
  </w:style>
  <w:style w:type="table" w:customStyle="1" w:styleId="ac">
    <w:basedOn w:val="TableNormal"/>
    <w:rPr>
      <w:rFonts w:ascii="Calibri" w:eastAsia="Calibri" w:hAnsi="Calibri" w:cs="Calibri"/>
      <w:sz w:val="22"/>
      <w:szCs w:val="22"/>
    </w:rPr>
    <w:tblPr>
      <w:tblStyleRowBandSize w:val="1"/>
      <w:tblStyleColBandSize w:val="1"/>
    </w:tblPr>
  </w:style>
  <w:style w:type="table" w:customStyle="1" w:styleId="ad">
    <w:basedOn w:val="TableNormal"/>
    <w:tblPr>
      <w:tblStyleRowBandSize w:val="1"/>
      <w:tblStyleColBandSize w:val="1"/>
      <w:tblCellMar>
        <w:top w:w="58" w:type="dxa"/>
        <w:left w:w="115" w:type="dxa"/>
        <w:bottom w:w="58" w:type="dxa"/>
        <w:right w:w="115" w:type="dxa"/>
      </w:tblCellMar>
    </w:tblPr>
  </w:style>
  <w:style w:type="table" w:customStyle="1" w:styleId="ae">
    <w:basedOn w:val="TableNormal"/>
    <w:rPr>
      <w:rFonts w:ascii="Calibri" w:eastAsia="Calibri" w:hAnsi="Calibri" w:cs="Calibri"/>
      <w:sz w:val="22"/>
      <w:szCs w:val="22"/>
    </w:rPr>
    <w:tblPr>
      <w:tblStyleRowBandSize w:val="1"/>
      <w:tblStyleColBandSize w:val="1"/>
    </w:tblPr>
  </w:style>
  <w:style w:type="table" w:customStyle="1" w:styleId="af">
    <w:basedOn w:val="TableNormal"/>
    <w:tblPr>
      <w:tblStyleRowBandSize w:val="1"/>
      <w:tblStyleColBandSize w:val="1"/>
      <w:tblCellMar>
        <w:top w:w="58" w:type="dxa"/>
        <w:left w:w="115" w:type="dxa"/>
        <w:bottom w:w="58" w:type="dxa"/>
        <w:right w:w="115" w:type="dxa"/>
      </w:tblCellMar>
    </w:tblPr>
  </w:style>
  <w:style w:type="table" w:customStyle="1" w:styleId="af0">
    <w:basedOn w:val="TableNormal"/>
    <w:rPr>
      <w:rFonts w:ascii="Calibri" w:eastAsia="Calibri" w:hAnsi="Calibri" w:cs="Calibri"/>
      <w:sz w:val="22"/>
      <w:szCs w:val="22"/>
    </w:rPr>
    <w:tblPr>
      <w:tblStyleRowBandSize w:val="1"/>
      <w:tblStyleColBandSize w:val="1"/>
    </w:tblPr>
  </w:style>
  <w:style w:type="table" w:customStyle="1" w:styleId="af1">
    <w:basedOn w:val="TableNormal"/>
    <w:rPr>
      <w:rFonts w:ascii="Calibri" w:eastAsia="Calibri" w:hAnsi="Calibri" w:cs="Calibri"/>
      <w:sz w:val="22"/>
      <w:szCs w:val="22"/>
    </w:rPr>
    <w:tblPr>
      <w:tblStyleRowBandSize w:val="1"/>
      <w:tblStyleColBandSize w:val="1"/>
    </w:tblPr>
  </w:style>
  <w:style w:type="table" w:customStyle="1" w:styleId="af2">
    <w:basedOn w:val="TableNormal"/>
    <w:rPr>
      <w:rFonts w:ascii="Calibri" w:eastAsia="Calibri" w:hAnsi="Calibri" w:cs="Calibri"/>
      <w:sz w:val="22"/>
      <w:szCs w:val="22"/>
    </w:rPr>
    <w:tblPr>
      <w:tblStyleRowBandSize w:val="1"/>
      <w:tblStyleColBandSize w:val="1"/>
    </w:tblPr>
  </w:style>
  <w:style w:type="table" w:customStyle="1" w:styleId="af3">
    <w:basedOn w:val="TableNormal"/>
    <w:tblPr>
      <w:tblStyleRowBandSize w:val="1"/>
      <w:tblStyleColBandSize w:val="1"/>
      <w:tblCellMar>
        <w:top w:w="58" w:type="dxa"/>
        <w:left w:w="115" w:type="dxa"/>
        <w:bottom w:w="58" w:type="dxa"/>
        <w:right w:w="115" w:type="dxa"/>
      </w:tblCellMar>
    </w:tblPr>
  </w:style>
  <w:style w:type="table" w:customStyle="1" w:styleId="af4">
    <w:basedOn w:val="TableNormal"/>
    <w:rPr>
      <w:rFonts w:ascii="Calibri" w:eastAsia="Calibri" w:hAnsi="Calibri" w:cs="Calibri"/>
      <w:sz w:val="22"/>
      <w:szCs w:val="22"/>
    </w:rPr>
    <w:tblPr>
      <w:tblStyleRowBandSize w:val="1"/>
      <w:tblStyleColBandSize w:val="1"/>
    </w:tblPr>
  </w:style>
  <w:style w:type="table" w:customStyle="1" w:styleId="af5">
    <w:basedOn w:val="TableNormal"/>
    <w:rPr>
      <w:rFonts w:ascii="Calibri" w:eastAsia="Calibri" w:hAnsi="Calibri" w:cs="Calibri"/>
      <w:sz w:val="22"/>
      <w:szCs w:val="22"/>
    </w:rPr>
    <w:tblPr>
      <w:tblStyleRowBandSize w:val="1"/>
      <w:tblStyleColBandSize w:val="1"/>
    </w:tblPr>
  </w:style>
  <w:style w:type="table" w:customStyle="1" w:styleId="af6">
    <w:basedOn w:val="TableNormal"/>
    <w:rPr>
      <w:rFonts w:ascii="Calibri" w:eastAsia="Calibri" w:hAnsi="Calibri" w:cs="Calibri"/>
      <w:sz w:val="22"/>
      <w:szCs w:val="22"/>
    </w:rPr>
    <w:tblPr>
      <w:tblStyleRowBandSize w:val="1"/>
      <w:tblStyleColBandSize w:val="1"/>
    </w:tblPr>
  </w:style>
  <w:style w:type="table" w:customStyle="1" w:styleId="af7">
    <w:basedOn w:val="TableNormal"/>
    <w:tblPr>
      <w:tblStyleRowBandSize w:val="1"/>
      <w:tblStyleColBandSize w:val="1"/>
      <w:tblCellMar>
        <w:top w:w="58" w:type="dxa"/>
        <w:left w:w="115" w:type="dxa"/>
        <w:bottom w:w="58" w:type="dxa"/>
        <w:right w:w="115" w:type="dxa"/>
      </w:tblCellMar>
    </w:tblPr>
  </w:style>
  <w:style w:type="table" w:customStyle="1" w:styleId="af8">
    <w:basedOn w:val="TableNormal"/>
    <w:rPr>
      <w:rFonts w:ascii="Calibri" w:eastAsia="Calibri" w:hAnsi="Calibri" w:cs="Calibri"/>
      <w:sz w:val="22"/>
      <w:szCs w:val="22"/>
    </w:rPr>
    <w:tblPr>
      <w:tblStyleRowBandSize w:val="1"/>
      <w:tblStyleColBandSize w:val="1"/>
    </w:tblPr>
  </w:style>
  <w:style w:type="table" w:customStyle="1" w:styleId="af9">
    <w:basedOn w:val="TableNormal"/>
    <w:rPr>
      <w:rFonts w:ascii="Calibri" w:eastAsia="Calibri" w:hAnsi="Calibri" w:cs="Calibri"/>
      <w:sz w:val="22"/>
      <w:szCs w:val="22"/>
    </w:rPr>
    <w:tblPr>
      <w:tblStyleRowBandSize w:val="1"/>
      <w:tblStyleColBandSize w:val="1"/>
    </w:tblPr>
  </w:style>
  <w:style w:type="table" w:customStyle="1" w:styleId="afa">
    <w:basedOn w:val="TableNormal"/>
    <w:tblPr>
      <w:tblStyleRowBandSize w:val="1"/>
      <w:tblStyleColBandSize w:val="1"/>
      <w:tblCellMar>
        <w:top w:w="58" w:type="dxa"/>
        <w:left w:w="115" w:type="dxa"/>
        <w:bottom w:w="58" w:type="dxa"/>
        <w:right w:w="115" w:type="dxa"/>
      </w:tblCellMar>
    </w:tblPr>
  </w:style>
  <w:style w:type="table" w:customStyle="1" w:styleId="afb">
    <w:basedOn w:val="TableNormal"/>
    <w:rPr>
      <w:rFonts w:ascii="Calibri" w:eastAsia="Calibri" w:hAnsi="Calibri" w:cs="Calibri"/>
      <w:sz w:val="22"/>
      <w:szCs w:val="22"/>
    </w:rPr>
    <w:tblPr>
      <w:tblStyleRowBandSize w:val="1"/>
      <w:tblStyleColBandSize w:val="1"/>
    </w:tblPr>
  </w:style>
  <w:style w:type="table" w:customStyle="1" w:styleId="afc">
    <w:basedOn w:val="TableNormal"/>
    <w:rPr>
      <w:rFonts w:ascii="Calibri" w:eastAsia="Calibri" w:hAnsi="Calibri" w:cs="Calibri"/>
      <w:sz w:val="22"/>
      <w:szCs w:val="22"/>
    </w:rPr>
    <w:tblPr>
      <w:tblStyleRowBandSize w:val="1"/>
      <w:tblStyleColBandSize w:val="1"/>
    </w:tblPr>
  </w:style>
  <w:style w:type="table" w:customStyle="1" w:styleId="afd">
    <w:basedOn w:val="TableNormal"/>
    <w:rPr>
      <w:rFonts w:ascii="Calibri" w:eastAsia="Calibri" w:hAnsi="Calibri" w:cs="Calibri"/>
      <w:sz w:val="22"/>
      <w:szCs w:val="22"/>
    </w:rPr>
    <w:tblPr>
      <w:tblStyleRowBandSize w:val="1"/>
      <w:tblStyleColBandSize w:val="1"/>
    </w:tblPr>
  </w:style>
  <w:style w:type="table" w:customStyle="1" w:styleId="afe">
    <w:basedOn w:val="TableNormal"/>
    <w:tblPr>
      <w:tblStyleRowBandSize w:val="1"/>
      <w:tblStyleColBandSize w:val="1"/>
      <w:tblCellMar>
        <w:top w:w="58" w:type="dxa"/>
        <w:left w:w="115" w:type="dxa"/>
        <w:bottom w:w="58" w:type="dxa"/>
        <w:right w:w="115" w:type="dxa"/>
      </w:tblCellMar>
    </w:tblPr>
  </w:style>
  <w:style w:type="table" w:customStyle="1" w:styleId="aff">
    <w:basedOn w:val="TableNormal"/>
    <w:rPr>
      <w:rFonts w:ascii="Calibri" w:eastAsia="Calibri" w:hAnsi="Calibri" w:cs="Calibri"/>
      <w:sz w:val="22"/>
      <w:szCs w:val="22"/>
    </w:rPr>
    <w:tblPr>
      <w:tblStyleRowBandSize w:val="1"/>
      <w:tblStyleColBandSize w:val="1"/>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rPr>
      <w:rFonts w:ascii="Calibri" w:eastAsia="Calibri" w:hAnsi="Calibri" w:cs="Calibri"/>
      <w:sz w:val="22"/>
      <w:szCs w:val="22"/>
    </w:rPr>
    <w:tblPr>
      <w:tblStyleRowBandSize w:val="1"/>
      <w:tblStyleColBandSize w:val="1"/>
    </w:tblPr>
  </w:style>
  <w:style w:type="table" w:customStyle="1" w:styleId="aff2">
    <w:basedOn w:val="TableNormal"/>
    <w:tblPr>
      <w:tblStyleRowBandSize w:val="1"/>
      <w:tblStyleColBandSize w:val="1"/>
      <w:tblCellMar>
        <w:top w:w="58" w:type="dxa"/>
        <w:left w:w="115" w:type="dxa"/>
        <w:bottom w:w="58" w:type="dxa"/>
        <w:right w:w="115" w:type="dxa"/>
      </w:tblCellMar>
    </w:tblPr>
  </w:style>
  <w:style w:type="table" w:customStyle="1" w:styleId="aff3">
    <w:basedOn w:val="TableNormal"/>
    <w:rPr>
      <w:rFonts w:ascii="Calibri" w:eastAsia="Calibri" w:hAnsi="Calibri" w:cs="Calibri"/>
      <w:sz w:val="22"/>
      <w:szCs w:val="22"/>
    </w:rPr>
    <w:tblPr>
      <w:tblStyleRowBandSize w:val="1"/>
      <w:tblStyleColBandSize w:val="1"/>
    </w:tblPr>
  </w:style>
  <w:style w:type="table" w:customStyle="1" w:styleId="aff4">
    <w:basedOn w:val="TableNormal"/>
    <w:rPr>
      <w:rFonts w:ascii="Calibri" w:eastAsia="Calibri" w:hAnsi="Calibri" w:cs="Calibri"/>
      <w:sz w:val="22"/>
      <w:szCs w:val="22"/>
    </w:rPr>
    <w:tblPr>
      <w:tblStyleRowBandSize w:val="1"/>
      <w:tblStyleColBandSize w:val="1"/>
    </w:tblPr>
  </w:style>
  <w:style w:type="table" w:customStyle="1" w:styleId="aff5">
    <w:basedOn w:val="TableNormal"/>
    <w:rPr>
      <w:rFonts w:ascii="Calibri" w:eastAsia="Calibri" w:hAnsi="Calibri" w:cs="Calibri"/>
      <w:sz w:val="22"/>
      <w:szCs w:val="22"/>
    </w:rPr>
    <w:tblPr>
      <w:tblStyleRowBandSize w:val="1"/>
      <w:tblStyleColBandSize w:val="1"/>
    </w:tblPr>
  </w:style>
  <w:style w:type="table" w:customStyle="1" w:styleId="aff6">
    <w:basedOn w:val="TableNormal"/>
    <w:tblPr>
      <w:tblStyleRowBandSize w:val="1"/>
      <w:tblStyleColBandSize w:val="1"/>
      <w:tblCellMar>
        <w:top w:w="58" w:type="dxa"/>
        <w:left w:w="115" w:type="dxa"/>
        <w:bottom w:w="58" w:type="dxa"/>
        <w:right w:w="115" w:type="dxa"/>
      </w:tblCellMar>
    </w:tblPr>
  </w:style>
  <w:style w:type="table" w:customStyle="1" w:styleId="aff7">
    <w:basedOn w:val="TableNormal"/>
    <w:rPr>
      <w:rFonts w:ascii="Calibri" w:eastAsia="Calibri" w:hAnsi="Calibri" w:cs="Calibri"/>
      <w:sz w:val="22"/>
      <w:szCs w:val="22"/>
    </w:rPr>
    <w:tblPr>
      <w:tblStyleRowBandSize w:val="1"/>
      <w:tblStyleColBandSize w:val="1"/>
    </w:tblPr>
  </w:style>
  <w:style w:type="table" w:customStyle="1" w:styleId="aff8">
    <w:basedOn w:val="TableNormal"/>
    <w:rPr>
      <w:rFonts w:ascii="Calibri" w:eastAsia="Calibri" w:hAnsi="Calibri" w:cs="Calibri"/>
      <w:sz w:val="22"/>
      <w:szCs w:val="22"/>
    </w:rPr>
    <w:tblPr>
      <w:tblStyleRowBandSize w:val="1"/>
      <w:tblStyleColBandSize w:val="1"/>
    </w:tblPr>
  </w:style>
  <w:style w:type="table" w:customStyle="1" w:styleId="aff9">
    <w:basedOn w:val="TableNormal"/>
    <w:rPr>
      <w:rFonts w:ascii="Calibri" w:eastAsia="Calibri" w:hAnsi="Calibri" w:cs="Calibri"/>
      <w:sz w:val="22"/>
      <w:szCs w:val="22"/>
    </w:rPr>
    <w:tblPr>
      <w:tblStyleRowBandSize w:val="1"/>
      <w:tblStyleColBandSize w:val="1"/>
    </w:tblPr>
  </w:style>
  <w:style w:type="table" w:customStyle="1" w:styleId="affa">
    <w:basedOn w:val="TableNormal"/>
    <w:tblPr>
      <w:tblStyleRowBandSize w:val="1"/>
      <w:tblStyleColBandSize w:val="1"/>
      <w:tblCellMar>
        <w:top w:w="58" w:type="dxa"/>
        <w:left w:w="115" w:type="dxa"/>
        <w:bottom w:w="58" w:type="dxa"/>
        <w:right w:w="115" w:type="dxa"/>
      </w:tblCellMar>
    </w:tblPr>
  </w:style>
  <w:style w:type="table" w:customStyle="1" w:styleId="affb">
    <w:basedOn w:val="TableNormal"/>
    <w:rPr>
      <w:rFonts w:ascii="Calibri" w:eastAsia="Calibri" w:hAnsi="Calibri" w:cs="Calibri"/>
      <w:sz w:val="22"/>
      <w:szCs w:val="22"/>
    </w:rPr>
    <w:tblPr>
      <w:tblStyleRowBandSize w:val="1"/>
      <w:tblStyleColBandSize w:val="1"/>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rPr>
      <w:rFonts w:ascii="Calibri" w:eastAsia="Calibri" w:hAnsi="Calibri" w:cs="Calibri"/>
      <w:sz w:val="22"/>
      <w:szCs w:val="22"/>
    </w:rPr>
    <w:tblPr>
      <w:tblStyleRowBandSize w:val="1"/>
      <w:tblStyleColBandSize w:val="1"/>
    </w:tblPr>
  </w:style>
  <w:style w:type="table" w:customStyle="1" w:styleId="affe">
    <w:basedOn w:val="TableNormal"/>
    <w:tblPr>
      <w:tblStyleRowBandSize w:val="1"/>
      <w:tblStyleColBandSize w:val="1"/>
      <w:tblCellMar>
        <w:top w:w="58" w:type="dxa"/>
        <w:left w:w="115" w:type="dxa"/>
        <w:bottom w:w="58" w:type="dxa"/>
        <w:right w:w="115" w:type="dxa"/>
      </w:tblCellMar>
    </w:tblPr>
  </w:style>
  <w:style w:type="table" w:customStyle="1" w:styleId="afff">
    <w:basedOn w:val="TableNormal"/>
    <w:rPr>
      <w:rFonts w:ascii="Calibri" w:eastAsia="Calibri" w:hAnsi="Calibri" w:cs="Calibri"/>
      <w:sz w:val="22"/>
      <w:szCs w:val="22"/>
    </w:rPr>
    <w:tblPr>
      <w:tblStyleRowBandSize w:val="1"/>
      <w:tblStyleColBandSize w:val="1"/>
    </w:tblPr>
  </w:style>
  <w:style w:type="table" w:customStyle="1" w:styleId="afff0">
    <w:basedOn w:val="TableNormal"/>
    <w:rPr>
      <w:rFonts w:ascii="Calibri" w:eastAsia="Calibri" w:hAnsi="Calibri" w:cs="Calibri"/>
      <w:sz w:val="22"/>
      <w:szCs w:val="22"/>
    </w:rPr>
    <w:tblPr>
      <w:tblStyleRowBandSize w:val="1"/>
      <w:tblStyleColBandSize w:val="1"/>
    </w:tblPr>
  </w:style>
  <w:style w:type="table" w:customStyle="1" w:styleId="afff1">
    <w:basedOn w:val="TableNormal"/>
    <w:tblPr>
      <w:tblStyleRowBandSize w:val="1"/>
      <w:tblStyleColBandSize w:val="1"/>
      <w:tblCellMar>
        <w:top w:w="58" w:type="dxa"/>
        <w:left w:w="115" w:type="dxa"/>
        <w:bottom w:w="58" w:type="dxa"/>
        <w:right w:w="115" w:type="dxa"/>
      </w:tblCellMar>
    </w:tblPr>
  </w:style>
  <w:style w:type="table" w:customStyle="1" w:styleId="afff2">
    <w:basedOn w:val="TableNormal"/>
    <w:rPr>
      <w:rFonts w:ascii="Calibri" w:eastAsia="Calibri" w:hAnsi="Calibri" w:cs="Calibri"/>
      <w:sz w:val="22"/>
      <w:szCs w:val="22"/>
    </w:rPr>
    <w:tblPr>
      <w:tblStyleRowBandSize w:val="1"/>
      <w:tblStyleColBandSize w:val="1"/>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rPr>
      <w:rFonts w:ascii="Calibri" w:eastAsia="Calibri" w:hAnsi="Calibri" w:cs="Calibri"/>
      <w:sz w:val="22"/>
      <w:szCs w:val="22"/>
    </w:rPr>
    <w:tblPr>
      <w:tblStyleRowBandSize w:val="1"/>
      <w:tblStyleColBandSize w:val="1"/>
    </w:tblPr>
  </w:style>
  <w:style w:type="table" w:customStyle="1" w:styleId="afff5">
    <w:basedOn w:val="TableNormal"/>
    <w:tblPr>
      <w:tblStyleRowBandSize w:val="1"/>
      <w:tblStyleColBandSize w:val="1"/>
      <w:tblCellMar>
        <w:top w:w="58" w:type="dxa"/>
        <w:left w:w="115" w:type="dxa"/>
        <w:bottom w:w="58" w:type="dxa"/>
        <w:right w:w="115" w:type="dxa"/>
      </w:tblCellMar>
    </w:tblPr>
  </w:style>
  <w:style w:type="table" w:customStyle="1" w:styleId="afff6">
    <w:basedOn w:val="TableNormal"/>
    <w:rPr>
      <w:rFonts w:ascii="Calibri" w:eastAsia="Calibri" w:hAnsi="Calibri" w:cs="Calibri"/>
      <w:sz w:val="22"/>
      <w:szCs w:val="22"/>
    </w:rPr>
    <w:tblPr>
      <w:tblStyleRowBandSize w:val="1"/>
      <w:tblStyleColBandSize w:val="1"/>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rPr>
      <w:rFonts w:ascii="Calibri" w:eastAsia="Calibri" w:hAnsi="Calibri" w:cs="Calibri"/>
      <w:sz w:val="22"/>
      <w:szCs w:val="22"/>
    </w:rPr>
    <w:tblPr>
      <w:tblStyleRowBandSize w:val="1"/>
      <w:tblStyleColBandSize w:val="1"/>
    </w:tblPr>
  </w:style>
  <w:style w:type="table" w:customStyle="1" w:styleId="afff9">
    <w:basedOn w:val="TableNormal"/>
    <w:tblPr>
      <w:tblStyleRowBandSize w:val="1"/>
      <w:tblStyleColBandSize w:val="1"/>
      <w:tblCellMar>
        <w:top w:w="58" w:type="dxa"/>
        <w:left w:w="115" w:type="dxa"/>
        <w:bottom w:w="58" w:type="dxa"/>
        <w:right w:w="115" w:type="dxa"/>
      </w:tblCellMar>
    </w:tblPr>
  </w:style>
  <w:style w:type="table" w:customStyle="1" w:styleId="afffa">
    <w:basedOn w:val="TableNormal"/>
    <w:rPr>
      <w:rFonts w:ascii="Calibri" w:eastAsia="Calibri" w:hAnsi="Calibri" w:cs="Calibri"/>
      <w:sz w:val="22"/>
      <w:szCs w:val="22"/>
    </w:rPr>
    <w:tblPr>
      <w:tblStyleRowBandSize w:val="1"/>
      <w:tblStyleColBandSize w:val="1"/>
    </w:tblPr>
  </w:style>
  <w:style w:type="table" w:customStyle="1" w:styleId="afffb">
    <w:basedOn w:val="TableNormal"/>
    <w:rPr>
      <w:rFonts w:ascii="Calibri" w:eastAsia="Calibri" w:hAnsi="Calibri" w:cs="Calibri"/>
      <w:sz w:val="22"/>
      <w:szCs w:val="22"/>
    </w:rPr>
    <w:tblPr>
      <w:tblStyleRowBandSize w:val="1"/>
      <w:tblStyleColBandSize w:val="1"/>
    </w:tblPr>
  </w:style>
  <w:style w:type="table" w:customStyle="1" w:styleId="afffc">
    <w:basedOn w:val="TableNormal"/>
    <w:tblPr>
      <w:tblStyleRowBandSize w:val="1"/>
      <w:tblStyleColBandSize w:val="1"/>
      <w:tblCellMar>
        <w:top w:w="58" w:type="dxa"/>
        <w:left w:w="115" w:type="dxa"/>
        <w:bottom w:w="58" w:type="dxa"/>
        <w:right w:w="115" w:type="dxa"/>
      </w:tblCellMar>
    </w:tblPr>
  </w:style>
  <w:style w:type="table" w:customStyle="1" w:styleId="afffd">
    <w:basedOn w:val="TableNormal"/>
    <w:rPr>
      <w:rFonts w:ascii="Calibri" w:eastAsia="Calibri" w:hAnsi="Calibri" w:cs="Calibri"/>
      <w:sz w:val="22"/>
      <w:szCs w:val="22"/>
    </w:rPr>
    <w:tblPr>
      <w:tblStyleRowBandSize w:val="1"/>
      <w:tblStyleColBandSize w:val="1"/>
    </w:tblPr>
  </w:style>
  <w:style w:type="table" w:customStyle="1" w:styleId="afffe">
    <w:basedOn w:val="TableNormal"/>
    <w:rPr>
      <w:rFonts w:ascii="Calibri" w:eastAsia="Calibri" w:hAnsi="Calibri" w:cs="Calibri"/>
      <w:sz w:val="22"/>
      <w:szCs w:val="22"/>
    </w:rPr>
    <w:tblPr>
      <w:tblStyleRowBandSize w:val="1"/>
      <w:tblStyleColBandSize w:val="1"/>
    </w:tblPr>
  </w:style>
  <w:style w:type="table" w:customStyle="1" w:styleId="affff">
    <w:basedOn w:val="TableNormal"/>
    <w:rPr>
      <w:rFonts w:ascii="Calibri" w:eastAsia="Calibri" w:hAnsi="Calibri" w:cs="Calibri"/>
      <w:sz w:val="22"/>
      <w:szCs w:val="22"/>
    </w:rPr>
    <w:tblPr>
      <w:tblStyleRowBandSize w:val="1"/>
      <w:tblStyleColBandSize w:val="1"/>
    </w:tblPr>
  </w:style>
  <w:style w:type="table" w:customStyle="1" w:styleId="affff0">
    <w:basedOn w:val="TableNormal"/>
    <w:tblPr>
      <w:tblStyleRowBandSize w:val="1"/>
      <w:tblStyleColBandSize w:val="1"/>
      <w:tblCellMar>
        <w:top w:w="58" w:type="dxa"/>
        <w:left w:w="115" w:type="dxa"/>
        <w:bottom w:w="58" w:type="dxa"/>
        <w:right w:w="115" w:type="dxa"/>
      </w:tblCellMar>
    </w:tblPr>
  </w:style>
  <w:style w:type="table" w:customStyle="1" w:styleId="affff1">
    <w:basedOn w:val="TableNormal"/>
    <w:rPr>
      <w:rFonts w:ascii="Calibri" w:eastAsia="Calibri" w:hAnsi="Calibri" w:cs="Calibri"/>
      <w:sz w:val="22"/>
      <w:szCs w:val="22"/>
    </w:rPr>
    <w:tblPr>
      <w:tblStyleRowBandSize w:val="1"/>
      <w:tblStyleColBandSize w:val="1"/>
    </w:tblPr>
  </w:style>
  <w:style w:type="table" w:customStyle="1" w:styleId="affff2">
    <w:basedOn w:val="TableNormal"/>
    <w:rPr>
      <w:rFonts w:ascii="Calibri" w:eastAsia="Calibri" w:hAnsi="Calibri" w:cs="Calibri"/>
      <w:sz w:val="22"/>
      <w:szCs w:val="22"/>
    </w:rPr>
    <w:tblPr>
      <w:tblStyleRowBandSize w:val="1"/>
      <w:tblStyleColBandSize w:val="1"/>
    </w:tblPr>
  </w:style>
  <w:style w:type="table" w:customStyle="1" w:styleId="affff3">
    <w:basedOn w:val="TableNormal"/>
    <w:tblPr>
      <w:tblStyleRowBandSize w:val="1"/>
      <w:tblStyleColBandSize w:val="1"/>
      <w:tblCellMar>
        <w:top w:w="58" w:type="dxa"/>
        <w:left w:w="115" w:type="dxa"/>
        <w:bottom w:w="58" w:type="dxa"/>
        <w:right w:w="115" w:type="dxa"/>
      </w:tblCellMar>
    </w:tblPr>
  </w:style>
  <w:style w:type="table" w:customStyle="1" w:styleId="affff4">
    <w:basedOn w:val="TableNormal"/>
    <w:rPr>
      <w:rFonts w:ascii="Calibri" w:eastAsia="Calibri" w:hAnsi="Calibri" w:cs="Calibri"/>
      <w:sz w:val="22"/>
      <w:szCs w:val="22"/>
    </w:rPr>
    <w:tblPr>
      <w:tblStyleRowBandSize w:val="1"/>
      <w:tblStyleColBandSize w:val="1"/>
    </w:tblPr>
  </w:style>
  <w:style w:type="table" w:customStyle="1" w:styleId="affff5">
    <w:basedOn w:val="TableNormal"/>
    <w:rPr>
      <w:rFonts w:ascii="Calibri" w:eastAsia="Calibri" w:hAnsi="Calibri" w:cs="Calibri"/>
      <w:sz w:val="22"/>
      <w:szCs w:val="22"/>
    </w:rPr>
    <w:tblPr>
      <w:tblStyleRowBandSize w:val="1"/>
      <w:tblStyleColBandSize w:val="1"/>
    </w:tblPr>
  </w:style>
  <w:style w:type="table" w:customStyle="1" w:styleId="affff6">
    <w:basedOn w:val="TableNormal"/>
    <w:tblPr>
      <w:tblStyleRowBandSize w:val="1"/>
      <w:tblStyleColBandSize w:val="1"/>
      <w:tblCellMar>
        <w:top w:w="58" w:type="dxa"/>
        <w:left w:w="115" w:type="dxa"/>
        <w:bottom w:w="58" w:type="dxa"/>
        <w:right w:w="115" w:type="dxa"/>
      </w:tblCellMar>
    </w:tblPr>
  </w:style>
  <w:style w:type="table" w:customStyle="1" w:styleId="affff7">
    <w:basedOn w:val="TableNormal"/>
    <w:rPr>
      <w:rFonts w:ascii="Calibri" w:eastAsia="Calibri" w:hAnsi="Calibri" w:cs="Calibri"/>
      <w:sz w:val="22"/>
      <w:szCs w:val="22"/>
    </w:rPr>
    <w:tblPr>
      <w:tblStyleRowBandSize w:val="1"/>
      <w:tblStyleColBandSize w:val="1"/>
    </w:tblPr>
  </w:style>
  <w:style w:type="table" w:customStyle="1" w:styleId="affff8">
    <w:basedOn w:val="TableNormal"/>
    <w:rPr>
      <w:rFonts w:ascii="Calibri" w:eastAsia="Calibri" w:hAnsi="Calibri" w:cs="Calibri"/>
      <w:sz w:val="22"/>
      <w:szCs w:val="22"/>
    </w:rPr>
    <w:tblPr>
      <w:tblStyleRowBandSize w:val="1"/>
      <w:tblStyleColBandSize w:val="1"/>
    </w:tblPr>
  </w:style>
  <w:style w:type="table" w:customStyle="1" w:styleId="affff9">
    <w:basedOn w:val="TableNormal"/>
    <w:tblPr>
      <w:tblStyleRowBandSize w:val="1"/>
      <w:tblStyleColBandSize w:val="1"/>
      <w:tblCellMar>
        <w:top w:w="58" w:type="dxa"/>
        <w:left w:w="115" w:type="dxa"/>
        <w:bottom w:w="58" w:type="dxa"/>
        <w:right w:w="115" w:type="dxa"/>
      </w:tblCellMar>
    </w:tblPr>
  </w:style>
  <w:style w:type="table" w:customStyle="1" w:styleId="affffa">
    <w:basedOn w:val="TableNormal"/>
    <w:rPr>
      <w:rFonts w:ascii="Calibri" w:eastAsia="Calibri" w:hAnsi="Calibri" w:cs="Calibri"/>
      <w:sz w:val="22"/>
      <w:szCs w:val="22"/>
    </w:rPr>
    <w:tblPr>
      <w:tblStyleRowBandSize w:val="1"/>
      <w:tblStyleColBandSize w:val="1"/>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rPr>
      <w:rFonts w:ascii="Calibri" w:eastAsia="Calibri" w:hAnsi="Calibri" w:cs="Calibri"/>
      <w:sz w:val="22"/>
      <w:szCs w:val="22"/>
    </w:rPr>
    <w:tblPr>
      <w:tblStyleRowBandSize w:val="1"/>
      <w:tblStyleColBandSize w:val="1"/>
    </w:tblPr>
  </w:style>
  <w:style w:type="table" w:customStyle="1" w:styleId="affffd">
    <w:basedOn w:val="TableNormal"/>
    <w:tblPr>
      <w:tblStyleRowBandSize w:val="1"/>
      <w:tblStyleColBandSize w:val="1"/>
      <w:tblCellMar>
        <w:top w:w="58" w:type="dxa"/>
        <w:left w:w="115" w:type="dxa"/>
        <w:bottom w:w="58" w:type="dxa"/>
        <w:right w:w="115" w:type="dxa"/>
      </w:tblCellMar>
    </w:tblPr>
  </w:style>
  <w:style w:type="table" w:customStyle="1" w:styleId="affffe">
    <w:basedOn w:val="TableNormal"/>
    <w:rPr>
      <w:rFonts w:ascii="Calibri" w:eastAsia="Calibri" w:hAnsi="Calibri" w:cs="Calibri"/>
      <w:sz w:val="22"/>
      <w:szCs w:val="22"/>
    </w:rPr>
    <w:tblPr>
      <w:tblStyleRowBandSize w:val="1"/>
      <w:tblStyleColBandSize w:val="1"/>
    </w:tblPr>
  </w:style>
  <w:style w:type="table" w:customStyle="1" w:styleId="afffff">
    <w:basedOn w:val="TableNormal"/>
    <w:rPr>
      <w:rFonts w:ascii="Calibri" w:eastAsia="Calibri" w:hAnsi="Calibri" w:cs="Calibri"/>
      <w:sz w:val="22"/>
      <w:szCs w:val="22"/>
    </w:rPr>
    <w:tblPr>
      <w:tblStyleRowBandSize w:val="1"/>
      <w:tblStyleColBandSize w:val="1"/>
    </w:tblPr>
  </w:style>
  <w:style w:type="table" w:customStyle="1" w:styleId="afffff0">
    <w:basedOn w:val="TableNormal"/>
    <w:tblPr>
      <w:tblStyleRowBandSize w:val="1"/>
      <w:tblStyleColBandSize w:val="1"/>
      <w:tblCellMar>
        <w:top w:w="58" w:type="dxa"/>
        <w:left w:w="115" w:type="dxa"/>
        <w:bottom w:w="58" w:type="dxa"/>
        <w:right w:w="115" w:type="dxa"/>
      </w:tblCellMar>
    </w:tblPr>
  </w:style>
  <w:style w:type="table" w:customStyle="1" w:styleId="afffff1">
    <w:basedOn w:val="TableNormal"/>
    <w:rPr>
      <w:rFonts w:ascii="Calibri" w:eastAsia="Calibri" w:hAnsi="Calibri" w:cs="Calibri"/>
      <w:sz w:val="22"/>
      <w:szCs w:val="22"/>
    </w:rPr>
    <w:tblPr>
      <w:tblStyleRowBandSize w:val="1"/>
      <w:tblStyleColBandSize w:val="1"/>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58" w:type="dxa"/>
        <w:left w:w="115" w:type="dxa"/>
        <w:bottom w:w="58" w:type="dxa"/>
        <w:right w:w="115" w:type="dxa"/>
      </w:tblCellMar>
    </w:tblPr>
  </w:style>
  <w:style w:type="table" w:customStyle="1" w:styleId="afffff5">
    <w:basedOn w:val="TableNormal"/>
    <w:rPr>
      <w:rFonts w:ascii="Calibri" w:eastAsia="Calibri" w:hAnsi="Calibri" w:cs="Calibri"/>
      <w:sz w:val="22"/>
      <w:szCs w:val="22"/>
    </w:rPr>
    <w:tblPr>
      <w:tblStyleRowBandSize w:val="1"/>
      <w:tblStyleColBandSize w:val="1"/>
    </w:tblPr>
  </w:style>
  <w:style w:type="table" w:customStyle="1" w:styleId="afffff6">
    <w:basedOn w:val="TableNormal"/>
    <w:rPr>
      <w:rFonts w:ascii="Calibri" w:eastAsia="Calibri" w:hAnsi="Calibri" w:cs="Calibri"/>
      <w:sz w:val="22"/>
      <w:szCs w:val="22"/>
    </w:rPr>
    <w:tblPr>
      <w:tblStyleRowBandSize w:val="1"/>
      <w:tblStyleColBandSize w:val="1"/>
    </w:tblPr>
  </w:style>
  <w:style w:type="table" w:customStyle="1" w:styleId="afffff7">
    <w:basedOn w:val="TableNormal"/>
    <w:tblPr>
      <w:tblStyleRowBandSize w:val="1"/>
      <w:tblStyleColBandSize w:val="1"/>
      <w:tblCellMar>
        <w:top w:w="58" w:type="dxa"/>
        <w:left w:w="115" w:type="dxa"/>
        <w:bottom w:w="58" w:type="dxa"/>
        <w:right w:w="115" w:type="dxa"/>
      </w:tblCellMar>
    </w:tblPr>
  </w:style>
  <w:style w:type="table" w:customStyle="1" w:styleId="afffff8">
    <w:basedOn w:val="TableNormal"/>
    <w:rPr>
      <w:rFonts w:ascii="Calibri" w:eastAsia="Calibri" w:hAnsi="Calibri" w:cs="Calibri"/>
      <w:sz w:val="22"/>
      <w:szCs w:val="22"/>
    </w:rPr>
    <w:tblPr>
      <w:tblStyleRowBandSize w:val="1"/>
      <w:tblStyleColBandSize w:val="1"/>
    </w:tblPr>
  </w:style>
  <w:style w:type="table" w:customStyle="1" w:styleId="afffff9">
    <w:basedOn w:val="TableNormal"/>
    <w:rPr>
      <w:rFonts w:ascii="Calibri" w:eastAsia="Calibri" w:hAnsi="Calibri" w:cs="Calibri"/>
      <w:sz w:val="22"/>
      <w:szCs w:val="22"/>
    </w:rPr>
    <w:tblPr>
      <w:tblStyleRowBandSize w:val="1"/>
      <w:tblStyleColBandSize w:val="1"/>
    </w:tblPr>
  </w:style>
  <w:style w:type="table" w:customStyle="1" w:styleId="afffffa">
    <w:basedOn w:val="TableNormal"/>
    <w:tblPr>
      <w:tblStyleRowBandSize w:val="1"/>
      <w:tblStyleColBandSize w:val="1"/>
      <w:tblCellMar>
        <w:top w:w="58" w:type="dxa"/>
        <w:left w:w="115" w:type="dxa"/>
        <w:bottom w:w="58" w:type="dxa"/>
        <w:right w:w="115" w:type="dxa"/>
      </w:tblCellMar>
    </w:tblPr>
  </w:style>
  <w:style w:type="table" w:customStyle="1" w:styleId="afffffb">
    <w:basedOn w:val="TableNormal"/>
    <w:rPr>
      <w:rFonts w:ascii="Calibri" w:eastAsia="Calibri" w:hAnsi="Calibri" w:cs="Calibri"/>
      <w:sz w:val="22"/>
      <w:szCs w:val="22"/>
    </w:rPr>
    <w:tblPr>
      <w:tblStyleRowBandSize w:val="1"/>
      <w:tblStyleColBandSize w:val="1"/>
    </w:tblPr>
  </w:style>
  <w:style w:type="table" w:customStyle="1" w:styleId="afffffc">
    <w:basedOn w:val="TableNormal"/>
    <w:rPr>
      <w:rFonts w:ascii="Calibri" w:eastAsia="Calibri" w:hAnsi="Calibri" w:cs="Calibri"/>
      <w:sz w:val="22"/>
      <w:szCs w:val="22"/>
    </w:rPr>
    <w:tblPr>
      <w:tblStyleRowBandSize w:val="1"/>
      <w:tblStyleColBandSize w:val="1"/>
    </w:tblPr>
  </w:style>
  <w:style w:type="table" w:customStyle="1" w:styleId="afffffd">
    <w:basedOn w:val="TableNormal"/>
    <w:rPr>
      <w:rFonts w:ascii="Calibri" w:eastAsia="Calibri" w:hAnsi="Calibri" w:cs="Calibri"/>
      <w:sz w:val="22"/>
      <w:szCs w:val="22"/>
    </w:rPr>
    <w:tblPr>
      <w:tblStyleRowBandSize w:val="1"/>
      <w:tblStyleColBandSize w:val="1"/>
    </w:tblPr>
  </w:style>
  <w:style w:type="table" w:customStyle="1" w:styleId="afffffe">
    <w:basedOn w:val="TableNormal"/>
    <w:tblPr>
      <w:tblStyleRowBandSize w:val="1"/>
      <w:tblStyleColBandSize w:val="1"/>
      <w:tblCellMar>
        <w:top w:w="58" w:type="dxa"/>
        <w:left w:w="115" w:type="dxa"/>
        <w:bottom w:w="58" w:type="dxa"/>
        <w:right w:w="115" w:type="dxa"/>
      </w:tblCellMar>
    </w:tblPr>
  </w:style>
  <w:style w:type="table" w:customStyle="1" w:styleId="affffff">
    <w:basedOn w:val="TableNormal"/>
    <w:rPr>
      <w:rFonts w:ascii="Calibri" w:eastAsia="Calibri" w:hAnsi="Calibri" w:cs="Calibri"/>
      <w:sz w:val="22"/>
      <w:szCs w:val="22"/>
    </w:rPr>
    <w:tblPr>
      <w:tblStyleRowBandSize w:val="1"/>
      <w:tblStyleColBandSize w:val="1"/>
    </w:tblPr>
  </w:style>
  <w:style w:type="table" w:customStyle="1" w:styleId="affffff0">
    <w:basedOn w:val="TableNormal"/>
    <w:rPr>
      <w:rFonts w:ascii="Calibri" w:eastAsia="Calibri" w:hAnsi="Calibri" w:cs="Calibri"/>
      <w:sz w:val="22"/>
      <w:szCs w:val="22"/>
    </w:rPr>
    <w:tblPr>
      <w:tblStyleRowBandSize w:val="1"/>
      <w:tblStyleColBandSize w:val="1"/>
    </w:tblPr>
  </w:style>
  <w:style w:type="table" w:customStyle="1" w:styleId="affffff1">
    <w:basedOn w:val="TableNormal"/>
    <w:tblPr>
      <w:tblStyleRowBandSize w:val="1"/>
      <w:tblStyleColBandSize w:val="1"/>
      <w:tblCellMar>
        <w:top w:w="58" w:type="dxa"/>
        <w:left w:w="115" w:type="dxa"/>
        <w:bottom w:w="58" w:type="dxa"/>
        <w:right w:w="115" w:type="dxa"/>
      </w:tblCellMar>
    </w:tblPr>
  </w:style>
  <w:style w:type="table" w:customStyle="1" w:styleId="affffff2">
    <w:basedOn w:val="TableNormal"/>
    <w:rPr>
      <w:rFonts w:ascii="Calibri" w:eastAsia="Calibri" w:hAnsi="Calibri" w:cs="Calibri"/>
      <w:sz w:val="22"/>
      <w:szCs w:val="22"/>
    </w:rPr>
    <w:tblPr>
      <w:tblStyleRowBandSize w:val="1"/>
      <w:tblStyleColBandSize w:val="1"/>
    </w:tblPr>
  </w:style>
  <w:style w:type="table" w:customStyle="1" w:styleId="affffff3">
    <w:basedOn w:val="TableNormal"/>
    <w:rPr>
      <w:rFonts w:ascii="Calibri" w:eastAsia="Calibri" w:hAnsi="Calibri" w:cs="Calibri"/>
      <w:sz w:val="22"/>
      <w:szCs w:val="22"/>
    </w:rPr>
    <w:tblPr>
      <w:tblStyleRowBandSize w:val="1"/>
      <w:tblStyleColBandSize w:val="1"/>
    </w:tblPr>
  </w:style>
  <w:style w:type="table" w:customStyle="1" w:styleId="affffff4">
    <w:basedOn w:val="TableNormal"/>
    <w:tblPr>
      <w:tblStyleRowBandSize w:val="1"/>
      <w:tblStyleColBandSize w:val="1"/>
      <w:tblCellMar>
        <w:top w:w="58" w:type="dxa"/>
        <w:left w:w="115" w:type="dxa"/>
        <w:bottom w:w="58" w:type="dxa"/>
        <w:right w:w="115" w:type="dxa"/>
      </w:tblCellMar>
    </w:tblPr>
  </w:style>
  <w:style w:type="table" w:customStyle="1" w:styleId="affffff5">
    <w:basedOn w:val="TableNormal"/>
    <w:rPr>
      <w:rFonts w:ascii="Calibri" w:eastAsia="Calibri" w:hAnsi="Calibri" w:cs="Calibri"/>
      <w:sz w:val="22"/>
      <w:szCs w:val="22"/>
    </w:rPr>
    <w:tblPr>
      <w:tblStyleRowBandSize w:val="1"/>
      <w:tblStyleColBandSize w:val="1"/>
    </w:tblPr>
  </w:style>
  <w:style w:type="table" w:customStyle="1" w:styleId="affffff6">
    <w:basedOn w:val="TableNormal"/>
    <w:rPr>
      <w:rFonts w:ascii="Calibri" w:eastAsia="Calibri" w:hAnsi="Calibri" w:cs="Calibri"/>
      <w:sz w:val="22"/>
      <w:szCs w:val="22"/>
    </w:rPr>
    <w:tblPr>
      <w:tblStyleRowBandSize w:val="1"/>
      <w:tblStyleColBandSize w:val="1"/>
    </w:tblPr>
  </w:style>
  <w:style w:type="table" w:customStyle="1" w:styleId="affffff7">
    <w:basedOn w:val="TableNormal"/>
    <w:tblPr>
      <w:tblStyleRowBandSize w:val="1"/>
      <w:tblStyleColBandSize w:val="1"/>
      <w:tblCellMar>
        <w:top w:w="58" w:type="dxa"/>
        <w:left w:w="115" w:type="dxa"/>
        <w:bottom w:w="58" w:type="dxa"/>
        <w:right w:w="115" w:type="dxa"/>
      </w:tblCellMar>
    </w:tblPr>
  </w:style>
  <w:style w:type="table" w:customStyle="1" w:styleId="affffff8">
    <w:basedOn w:val="TableNormal"/>
    <w:rPr>
      <w:rFonts w:ascii="Calibri" w:eastAsia="Calibri" w:hAnsi="Calibri" w:cs="Calibri"/>
      <w:sz w:val="22"/>
      <w:szCs w:val="22"/>
    </w:rPr>
    <w:tblPr>
      <w:tblStyleRowBandSize w:val="1"/>
      <w:tblStyleColBandSize w:val="1"/>
    </w:tblPr>
  </w:style>
  <w:style w:type="table" w:customStyle="1" w:styleId="affffff9">
    <w:basedOn w:val="TableNormal"/>
    <w:rPr>
      <w:rFonts w:ascii="Calibri" w:eastAsia="Calibri" w:hAnsi="Calibri" w:cs="Calibri"/>
      <w:sz w:val="22"/>
      <w:szCs w:val="22"/>
    </w:rPr>
    <w:tblPr>
      <w:tblStyleRowBandSize w:val="1"/>
      <w:tblStyleColBandSize w:val="1"/>
    </w:tblPr>
  </w:style>
  <w:style w:type="table" w:customStyle="1" w:styleId="affffffa">
    <w:basedOn w:val="TableNormal"/>
    <w:tblPr>
      <w:tblStyleRowBandSize w:val="1"/>
      <w:tblStyleColBandSize w:val="1"/>
      <w:tblCellMar>
        <w:top w:w="58" w:type="dxa"/>
        <w:left w:w="115" w:type="dxa"/>
        <w:bottom w:w="58" w:type="dxa"/>
        <w:right w:w="115" w:type="dxa"/>
      </w:tblCellMar>
    </w:tblPr>
  </w:style>
  <w:style w:type="table" w:customStyle="1" w:styleId="affffffb">
    <w:basedOn w:val="TableNormal"/>
    <w:rPr>
      <w:rFonts w:ascii="Calibri" w:eastAsia="Calibri" w:hAnsi="Calibri" w:cs="Calibri"/>
      <w:sz w:val="22"/>
      <w:szCs w:val="22"/>
    </w:rPr>
    <w:tblPr>
      <w:tblStyleRowBandSize w:val="1"/>
      <w:tblStyleColBandSize w:val="1"/>
    </w:tblPr>
  </w:style>
  <w:style w:type="table" w:customStyle="1" w:styleId="affffffc">
    <w:basedOn w:val="TableNormal"/>
    <w:rPr>
      <w:rFonts w:ascii="Calibri" w:eastAsia="Calibri" w:hAnsi="Calibri" w:cs="Calibri"/>
      <w:sz w:val="22"/>
      <w:szCs w:val="22"/>
    </w:rPr>
    <w:tblPr>
      <w:tblStyleRowBandSize w:val="1"/>
      <w:tblStyleColBandSize w:val="1"/>
    </w:tblPr>
  </w:style>
  <w:style w:type="table" w:customStyle="1" w:styleId="affffffd">
    <w:basedOn w:val="TableNormal"/>
    <w:tblPr>
      <w:tblStyleRowBandSize w:val="1"/>
      <w:tblStyleColBandSize w:val="1"/>
      <w:tblCellMar>
        <w:top w:w="58" w:type="dxa"/>
        <w:left w:w="115" w:type="dxa"/>
        <w:bottom w:w="58" w:type="dxa"/>
        <w:right w:w="115" w:type="dxa"/>
      </w:tblCellMar>
    </w:tblPr>
  </w:style>
  <w:style w:type="table" w:customStyle="1" w:styleId="affffffe">
    <w:basedOn w:val="TableNormal"/>
    <w:rPr>
      <w:rFonts w:ascii="Calibri" w:eastAsia="Calibri" w:hAnsi="Calibri" w:cs="Calibri"/>
      <w:sz w:val="22"/>
      <w:szCs w:val="22"/>
    </w:rPr>
    <w:tblPr>
      <w:tblStyleRowBandSize w:val="1"/>
      <w:tblStyleColBandSize w:val="1"/>
    </w:tblPr>
  </w:style>
  <w:style w:type="table" w:customStyle="1" w:styleId="afffffff">
    <w:basedOn w:val="TableNormal"/>
    <w:rPr>
      <w:rFonts w:ascii="Calibri" w:eastAsia="Calibri" w:hAnsi="Calibri" w:cs="Calibri"/>
      <w:sz w:val="22"/>
      <w:szCs w:val="22"/>
    </w:rPr>
    <w:tblPr>
      <w:tblStyleRowBandSize w:val="1"/>
      <w:tblStyleColBandSize w:val="1"/>
    </w:tblPr>
  </w:style>
  <w:style w:type="table" w:customStyle="1" w:styleId="afffffff0">
    <w:basedOn w:val="TableNormal"/>
    <w:tblPr>
      <w:tblStyleRowBandSize w:val="1"/>
      <w:tblStyleColBandSize w:val="1"/>
      <w:tblCellMar>
        <w:top w:w="58" w:type="dxa"/>
        <w:left w:w="115" w:type="dxa"/>
        <w:bottom w:w="58" w:type="dxa"/>
        <w:right w:w="115" w:type="dxa"/>
      </w:tblCellMar>
    </w:tblPr>
  </w:style>
  <w:style w:type="table" w:customStyle="1" w:styleId="afffffff1">
    <w:basedOn w:val="TableNormal"/>
    <w:rPr>
      <w:rFonts w:ascii="Calibri" w:eastAsia="Calibri" w:hAnsi="Calibri" w:cs="Calibri"/>
      <w:sz w:val="22"/>
      <w:szCs w:val="22"/>
    </w:rPr>
    <w:tblPr>
      <w:tblStyleRowBandSize w:val="1"/>
      <w:tblStyleColBandSize w:val="1"/>
    </w:tblPr>
  </w:style>
  <w:style w:type="table" w:customStyle="1" w:styleId="afffffff2">
    <w:basedOn w:val="TableNormal"/>
    <w:rPr>
      <w:rFonts w:ascii="Calibri" w:eastAsia="Calibri" w:hAnsi="Calibri" w:cs="Calibri"/>
      <w:sz w:val="22"/>
      <w:szCs w:val="22"/>
    </w:rPr>
    <w:tblPr>
      <w:tblStyleRowBandSize w:val="1"/>
      <w:tblStyleColBandSize w:val="1"/>
    </w:tblPr>
  </w:style>
  <w:style w:type="table" w:customStyle="1" w:styleId="afffffff3">
    <w:basedOn w:val="TableNormal"/>
    <w:rPr>
      <w:rFonts w:ascii="Calibri" w:eastAsia="Calibri" w:hAnsi="Calibri" w:cs="Calibri"/>
      <w:sz w:val="22"/>
      <w:szCs w:val="22"/>
    </w:rPr>
    <w:tblPr>
      <w:tblStyleRowBandSize w:val="1"/>
      <w:tblStyleColBandSize w:val="1"/>
    </w:tblPr>
  </w:style>
  <w:style w:type="table" w:customStyle="1" w:styleId="afffffff4">
    <w:basedOn w:val="TableNormal"/>
    <w:tblPr>
      <w:tblStyleRowBandSize w:val="1"/>
      <w:tblStyleColBandSize w:val="1"/>
      <w:tblCellMar>
        <w:top w:w="58" w:type="dxa"/>
        <w:left w:w="115" w:type="dxa"/>
        <w:bottom w:w="58" w:type="dxa"/>
        <w:right w:w="115" w:type="dxa"/>
      </w:tblCellMar>
    </w:tblPr>
  </w:style>
  <w:style w:type="table" w:customStyle="1" w:styleId="afffffff5">
    <w:basedOn w:val="TableNormal"/>
    <w:rPr>
      <w:rFonts w:ascii="Calibri" w:eastAsia="Calibri" w:hAnsi="Calibri" w:cs="Calibri"/>
      <w:sz w:val="22"/>
      <w:szCs w:val="22"/>
    </w:rPr>
    <w:tblPr>
      <w:tblStyleRowBandSize w:val="1"/>
      <w:tblStyleColBandSize w:val="1"/>
    </w:tblPr>
  </w:style>
  <w:style w:type="table" w:customStyle="1" w:styleId="afffffff6">
    <w:basedOn w:val="TableNormal"/>
    <w:rPr>
      <w:rFonts w:ascii="Calibri" w:eastAsia="Calibri" w:hAnsi="Calibri" w:cs="Calibri"/>
      <w:sz w:val="22"/>
      <w:szCs w:val="22"/>
    </w:rPr>
    <w:tblPr>
      <w:tblStyleRowBandSize w:val="1"/>
      <w:tblStyleColBandSize w:val="1"/>
    </w:tblPr>
  </w:style>
  <w:style w:type="table" w:customStyle="1" w:styleId="afffffff7">
    <w:basedOn w:val="TableNormal"/>
    <w:rPr>
      <w:rFonts w:ascii="Calibri" w:eastAsia="Calibri" w:hAnsi="Calibri" w:cs="Calibri"/>
      <w:sz w:val="22"/>
      <w:szCs w:val="22"/>
    </w:rPr>
    <w:tblPr>
      <w:tblStyleRowBandSize w:val="1"/>
      <w:tblStyleColBandSize w:val="1"/>
    </w:tblPr>
  </w:style>
  <w:style w:type="table" w:customStyle="1" w:styleId="afffffff8">
    <w:basedOn w:val="TableNormal"/>
    <w:tblPr>
      <w:tblStyleRowBandSize w:val="1"/>
      <w:tblStyleColBandSize w:val="1"/>
      <w:tblCellMar>
        <w:top w:w="58" w:type="dxa"/>
        <w:left w:w="115" w:type="dxa"/>
        <w:bottom w:w="58" w:type="dxa"/>
        <w:right w:w="115" w:type="dxa"/>
      </w:tblCellMar>
    </w:tblPr>
  </w:style>
  <w:style w:type="table" w:customStyle="1" w:styleId="afffffff9">
    <w:basedOn w:val="TableNormal"/>
    <w:rPr>
      <w:rFonts w:ascii="Calibri" w:eastAsia="Calibri" w:hAnsi="Calibri" w:cs="Calibri"/>
      <w:sz w:val="22"/>
      <w:szCs w:val="22"/>
    </w:rPr>
    <w:tblPr>
      <w:tblStyleRowBandSize w:val="1"/>
      <w:tblStyleColBandSize w:val="1"/>
    </w:tblPr>
  </w:style>
  <w:style w:type="table" w:customStyle="1" w:styleId="afffffffa">
    <w:basedOn w:val="TableNormal"/>
    <w:rPr>
      <w:rFonts w:ascii="Calibri" w:eastAsia="Calibri" w:hAnsi="Calibri" w:cs="Calibri"/>
      <w:sz w:val="22"/>
      <w:szCs w:val="22"/>
    </w:rPr>
    <w:tblPr>
      <w:tblStyleRowBandSize w:val="1"/>
      <w:tblStyleColBandSize w:val="1"/>
    </w:tblPr>
  </w:style>
  <w:style w:type="paragraph" w:styleId="TOC1">
    <w:name w:val="toc 1"/>
    <w:basedOn w:val="Normal"/>
    <w:next w:val="Normal"/>
    <w:autoRedefine/>
    <w:uiPriority w:val="39"/>
    <w:unhideWhenUsed/>
    <w:rsid w:val="003377BF"/>
    <w:pPr>
      <w:spacing w:after="100"/>
      <w:ind w:left="0"/>
    </w:pPr>
    <w:rPr>
      <w:b/>
      <w:sz w:val="28"/>
    </w:rPr>
  </w:style>
  <w:style w:type="paragraph" w:styleId="TOC2">
    <w:name w:val="toc 2"/>
    <w:basedOn w:val="Normal"/>
    <w:next w:val="Normal"/>
    <w:autoRedefine/>
    <w:uiPriority w:val="39"/>
    <w:unhideWhenUsed/>
    <w:rsid w:val="002F2585"/>
    <w:pPr>
      <w:spacing w:after="100"/>
      <w:ind w:left="240"/>
    </w:pPr>
  </w:style>
  <w:style w:type="paragraph" w:styleId="TOC3">
    <w:name w:val="toc 3"/>
    <w:basedOn w:val="Normal"/>
    <w:next w:val="Normal"/>
    <w:autoRedefine/>
    <w:unhideWhenUsed/>
    <w:rsid w:val="002F2585"/>
    <w:pPr>
      <w:spacing w:after="100"/>
      <w:ind w:left="480"/>
    </w:pPr>
  </w:style>
  <w:style w:type="character" w:styleId="Hyperlink">
    <w:name w:val="Hyperlink"/>
    <w:basedOn w:val="DefaultParagraphFont"/>
    <w:uiPriority w:val="99"/>
    <w:unhideWhenUsed/>
    <w:rsid w:val="002F2585"/>
    <w:rPr>
      <w:color w:val="0000FF" w:themeColor="hyperlink"/>
      <w:u w:val="single"/>
    </w:rPr>
  </w:style>
  <w:style w:type="paragraph" w:styleId="ListParagraph">
    <w:name w:val="List Paragraph"/>
    <w:basedOn w:val="Normal"/>
    <w:uiPriority w:val="34"/>
    <w:qFormat/>
    <w:rsid w:val="005F3A93"/>
    <w:pPr>
      <w:ind w:left="720"/>
      <w:contextualSpacing/>
    </w:pPr>
  </w:style>
  <w:style w:type="table" w:styleId="TableGrid">
    <w:name w:val="Table Grid"/>
    <w:basedOn w:val="TableNormal"/>
    <w:uiPriority w:val="39"/>
    <w:rsid w:val="004E02DB"/>
    <w:pPr>
      <w:spacing w:before="0" w:after="0"/>
      <w:ind w:left="0"/>
    </w:pPr>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C718BD"/>
    <w:pPr>
      <w:tabs>
        <w:tab w:val="center" w:pos="4680"/>
        <w:tab w:val="right" w:pos="9360"/>
      </w:tabs>
      <w:spacing w:before="0" w:after="0"/>
    </w:pPr>
  </w:style>
  <w:style w:type="character" w:customStyle="1" w:styleId="HeaderChar">
    <w:name w:val="Header Char"/>
    <w:basedOn w:val="DefaultParagraphFont"/>
    <w:link w:val="Header"/>
    <w:rsid w:val="00C718BD"/>
  </w:style>
  <w:style w:type="paragraph" w:styleId="Footer">
    <w:name w:val="footer"/>
    <w:basedOn w:val="Normal"/>
    <w:link w:val="FooterChar"/>
    <w:unhideWhenUsed/>
    <w:rsid w:val="00C718BD"/>
    <w:pPr>
      <w:tabs>
        <w:tab w:val="center" w:pos="4680"/>
        <w:tab w:val="right" w:pos="9360"/>
      </w:tabs>
      <w:spacing w:before="0" w:after="0"/>
    </w:pPr>
  </w:style>
  <w:style w:type="character" w:customStyle="1" w:styleId="FooterChar">
    <w:name w:val="Footer Char"/>
    <w:basedOn w:val="DefaultParagraphFont"/>
    <w:link w:val="Footer"/>
    <w:rsid w:val="00C718BD"/>
  </w:style>
  <w:style w:type="paragraph" w:styleId="BalloonText">
    <w:name w:val="Balloon Text"/>
    <w:basedOn w:val="Normal"/>
    <w:link w:val="BalloonTextChar"/>
    <w:uiPriority w:val="99"/>
    <w:semiHidden/>
    <w:unhideWhenUsed/>
    <w:rsid w:val="009C6FDA"/>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6FDA"/>
    <w:rPr>
      <w:rFonts w:ascii="Segoe UI" w:hAnsi="Segoe UI" w:cs="Segoe UI"/>
      <w:sz w:val="18"/>
      <w:szCs w:val="18"/>
    </w:rPr>
  </w:style>
  <w:style w:type="paragraph" w:customStyle="1" w:styleId="TableStyleWCS">
    <w:name w:val="Table Style WCS"/>
    <w:link w:val="TableStyleWCSChar"/>
    <w:qFormat/>
    <w:rsid w:val="004166B0"/>
    <w:pPr>
      <w:pBdr>
        <w:top w:val="none" w:sz="4" w:space="0" w:color="000000"/>
        <w:left w:val="none" w:sz="4" w:space="0" w:color="000000"/>
        <w:bottom w:val="none" w:sz="4" w:space="0" w:color="000000"/>
        <w:right w:val="none" w:sz="4" w:space="0" w:color="000000"/>
        <w:between w:val="none" w:sz="4" w:space="0" w:color="000000"/>
      </w:pBdr>
      <w:tabs>
        <w:tab w:val="left" w:pos="960"/>
      </w:tabs>
      <w:spacing w:before="0" w:after="0"/>
      <w:ind w:left="0"/>
      <w:contextualSpacing/>
    </w:pPr>
    <w:rPr>
      <w:rFonts w:ascii="Cambria" w:eastAsia="MS Mincho" w:hAnsi="Cambria"/>
      <w:color w:val="000000" w:themeColor="text1"/>
      <w:szCs w:val="22"/>
    </w:rPr>
  </w:style>
  <w:style w:type="character" w:customStyle="1" w:styleId="TableStyleWCSChar">
    <w:name w:val="Table Style WCS Char"/>
    <w:basedOn w:val="DefaultParagraphFont"/>
    <w:link w:val="TableStyleWCS"/>
    <w:rsid w:val="00590B63"/>
    <w:rPr>
      <w:rFonts w:ascii="Cambria" w:eastAsia="MS Mincho" w:hAnsi="Cambria"/>
      <w:color w:val="000000" w:themeColor="text1"/>
      <w:szCs w:val="22"/>
    </w:rPr>
  </w:style>
  <w:style w:type="paragraph" w:styleId="TOCHeading">
    <w:name w:val="TOC Heading"/>
    <w:basedOn w:val="Heading1"/>
    <w:next w:val="Normal"/>
    <w:uiPriority w:val="39"/>
    <w:unhideWhenUsed/>
    <w:qFormat/>
    <w:rsid w:val="00961C08"/>
    <w:pPr>
      <w:keepLines/>
      <w:widowControl/>
      <w:spacing w:before="240" w:after="0" w:line="259" w:lineRule="auto"/>
      <w:ind w:left="0" w:firstLine="0"/>
      <w:outlineLvl w:val="9"/>
    </w:pPr>
    <w:rPr>
      <w:rFonts w:asciiTheme="majorHAnsi" w:eastAsiaTheme="majorEastAsia" w:hAnsiTheme="majorHAnsi" w:cstheme="majorBidi"/>
      <w:b w:val="0"/>
      <w:smallCaps w:val="0"/>
      <w:color w:val="365F91" w:themeColor="accent1" w:themeShade="BF"/>
      <w:sz w:val="32"/>
      <w:szCs w:val="32"/>
      <w:lang w:eastAsia="en-US"/>
    </w:rPr>
  </w:style>
  <w:style w:type="character" w:customStyle="1" w:styleId="Heading7Char">
    <w:name w:val="Heading 7 Char"/>
    <w:basedOn w:val="DefaultParagraphFont"/>
    <w:link w:val="Heading7"/>
    <w:rsid w:val="0052259B"/>
    <w:rPr>
      <w:rFonts w:ascii="Helvetica" w:eastAsia="Times New Roman" w:hAnsi="Helvetica" w:cs="Times New Roman"/>
      <w:b/>
      <w:noProof/>
      <w:color w:val="000000"/>
      <w:sz w:val="20"/>
      <w:szCs w:val="20"/>
      <w:lang w:eastAsia="en-US"/>
    </w:rPr>
  </w:style>
  <w:style w:type="character" w:customStyle="1" w:styleId="Heading8Char">
    <w:name w:val="Heading 8 Char"/>
    <w:basedOn w:val="DefaultParagraphFont"/>
    <w:link w:val="Heading8"/>
    <w:rsid w:val="0052259B"/>
    <w:rPr>
      <w:rFonts w:ascii="Helvetica" w:eastAsia="Times New Roman" w:hAnsi="Helvetica" w:cs="Times New Roman"/>
      <w:b/>
      <w:i/>
      <w:iCs/>
      <w:noProof/>
      <w:color w:val="000000"/>
      <w:sz w:val="20"/>
      <w:szCs w:val="20"/>
      <w:lang w:eastAsia="en-US"/>
    </w:rPr>
  </w:style>
  <w:style w:type="character" w:customStyle="1" w:styleId="Heading9Char">
    <w:name w:val="Heading 9 Char"/>
    <w:basedOn w:val="DefaultParagraphFont"/>
    <w:link w:val="Heading9"/>
    <w:rsid w:val="0052259B"/>
    <w:rPr>
      <w:rFonts w:ascii="Helvetica" w:eastAsia="Times New Roman" w:hAnsi="Helvetica" w:cs="Times New Roman"/>
      <w:b/>
      <w:i/>
      <w:iCs/>
      <w:noProof/>
      <w:color w:val="000000"/>
      <w:sz w:val="18"/>
      <w:szCs w:val="18"/>
      <w:lang w:eastAsia="en-US"/>
    </w:rPr>
  </w:style>
  <w:style w:type="character" w:customStyle="1" w:styleId="Heading1Char">
    <w:name w:val="Heading 1 Char"/>
    <w:aliases w:val="H1 Char"/>
    <w:basedOn w:val="DefaultParagraphFont"/>
    <w:link w:val="Heading1"/>
    <w:rsid w:val="0052259B"/>
    <w:rPr>
      <w:b/>
      <w:smallCaps/>
      <w:color w:val="6E2500"/>
      <w:sz w:val="36"/>
      <w:szCs w:val="36"/>
    </w:rPr>
  </w:style>
  <w:style w:type="character" w:customStyle="1" w:styleId="Heading2Char">
    <w:name w:val="Heading 2 Char"/>
    <w:aliases w:val="l2 Char,H2 Char"/>
    <w:basedOn w:val="DefaultParagraphFont"/>
    <w:link w:val="Heading2"/>
    <w:rsid w:val="00405A3A"/>
    <w:rPr>
      <w:b/>
      <w:i/>
      <w:noProof/>
      <w:color w:val="004620"/>
      <w:sz w:val="32"/>
      <w:szCs w:val="32"/>
    </w:rPr>
  </w:style>
  <w:style w:type="character" w:customStyle="1" w:styleId="Heading3Char">
    <w:name w:val="Heading 3 Char"/>
    <w:basedOn w:val="DefaultParagraphFont"/>
    <w:link w:val="Heading30"/>
    <w:rsid w:val="0052259B"/>
    <w:rPr>
      <w:b/>
    </w:rPr>
  </w:style>
  <w:style w:type="character" w:customStyle="1" w:styleId="Heading4Char">
    <w:name w:val="Heading 4 Char"/>
    <w:basedOn w:val="DefaultParagraphFont"/>
    <w:link w:val="Heading4"/>
    <w:rsid w:val="0052259B"/>
    <w:rPr>
      <w:b/>
    </w:rPr>
  </w:style>
  <w:style w:type="character" w:customStyle="1" w:styleId="Heading5Char">
    <w:name w:val="Heading 5 Char"/>
    <w:basedOn w:val="DefaultParagraphFont"/>
    <w:link w:val="Heading5"/>
    <w:rsid w:val="0052259B"/>
    <w:rPr>
      <w:rFonts w:ascii=".VnArial" w:eastAsia=".VnArial" w:hAnsi=".VnArial" w:cs=".VnArial"/>
    </w:rPr>
  </w:style>
  <w:style w:type="character" w:customStyle="1" w:styleId="Heading6Char">
    <w:name w:val="Heading 6 Char"/>
    <w:basedOn w:val="DefaultParagraphFont"/>
    <w:link w:val="Heading6"/>
    <w:rsid w:val="0052259B"/>
    <w:rPr>
      <w:rFonts w:ascii="Helvetica Neue" w:eastAsia="Helvetica Neue" w:hAnsi="Helvetica Neue" w:cs="Helvetica Neue"/>
      <w:i/>
      <w:color w:val="000000"/>
      <w:sz w:val="22"/>
      <w:szCs w:val="22"/>
    </w:rPr>
  </w:style>
  <w:style w:type="paragraph" w:styleId="NormalIndent">
    <w:name w:val="Normal Indent"/>
    <w:basedOn w:val="Normal"/>
    <w:rsid w:val="0052259B"/>
    <w:pPr>
      <w:tabs>
        <w:tab w:val="left" w:pos="540"/>
        <w:tab w:val="left" w:pos="702"/>
        <w:tab w:val="left" w:pos="1080"/>
      </w:tabs>
      <w:spacing w:line="288" w:lineRule="auto"/>
      <w:ind w:left="0"/>
      <w:jc w:val="both"/>
    </w:pPr>
    <w:rPr>
      <w:rFonts w:ascii="Tahoma" w:eastAsia="Times New Roman" w:hAnsi="Tahoma"/>
      <w:b/>
      <w:sz w:val="20"/>
      <w:szCs w:val="20"/>
      <w:lang w:eastAsia="en-US"/>
    </w:rPr>
  </w:style>
  <w:style w:type="paragraph" w:customStyle="1" w:styleId="Example">
    <w:name w:val="Example"/>
    <w:basedOn w:val="NormalIndent"/>
    <w:autoRedefine/>
    <w:rsid w:val="0052259B"/>
    <w:pPr>
      <w:spacing w:before="60"/>
      <w:ind w:left="1440"/>
    </w:pPr>
    <w:rPr>
      <w:i/>
      <w:iCs/>
      <w:sz w:val="18"/>
      <w:szCs w:val="18"/>
    </w:rPr>
  </w:style>
  <w:style w:type="paragraph" w:customStyle="1" w:styleId="Heading10">
    <w:name w:val="Heading 10"/>
    <w:basedOn w:val="Heading4"/>
    <w:rsid w:val="0052259B"/>
    <w:pPr>
      <w:tabs>
        <w:tab w:val="left" w:pos="540"/>
      </w:tabs>
      <w:ind w:left="720" w:firstLine="0"/>
    </w:pPr>
    <w:rPr>
      <w:rFonts w:ascii=".VnTime" w:eastAsia="Times New Roman" w:hAnsi=".VnTime" w:cs="Times New Roman"/>
      <w:b w:val="0"/>
      <w:bCs/>
      <w:i/>
      <w:iCs/>
      <w:sz w:val="22"/>
      <w:szCs w:val="22"/>
      <w:lang w:eastAsia="en-US"/>
    </w:rPr>
  </w:style>
  <w:style w:type="paragraph" w:customStyle="1" w:styleId="Vidu">
    <w:name w:val="Vidu"/>
    <w:basedOn w:val="Normal"/>
    <w:rsid w:val="0052259B"/>
    <w:pPr>
      <w:numPr>
        <w:numId w:val="6"/>
      </w:numPr>
      <w:tabs>
        <w:tab w:val="left" w:pos="540"/>
      </w:tabs>
      <w:jc w:val="both"/>
    </w:pPr>
    <w:rPr>
      <w:rFonts w:ascii="Tahoma" w:eastAsia="Times New Roman" w:hAnsi="Tahoma"/>
      <w:b/>
      <w:sz w:val="20"/>
      <w:szCs w:val="20"/>
      <w:lang w:eastAsia="en-US"/>
    </w:rPr>
  </w:style>
  <w:style w:type="paragraph" w:customStyle="1" w:styleId="Mucvidu">
    <w:name w:val="Mucvidu"/>
    <w:basedOn w:val="Vidu"/>
    <w:rsid w:val="0052259B"/>
    <w:pPr>
      <w:numPr>
        <w:numId w:val="7"/>
      </w:numPr>
      <w:tabs>
        <w:tab w:val="clear" w:pos="360"/>
      </w:tabs>
      <w:ind w:left="1080"/>
    </w:pPr>
  </w:style>
  <w:style w:type="paragraph" w:customStyle="1" w:styleId="Tailieu">
    <w:name w:val="Tailieu"/>
    <w:basedOn w:val="Refer"/>
    <w:rsid w:val="0052259B"/>
    <w:pPr>
      <w:numPr>
        <w:numId w:val="8"/>
      </w:numPr>
    </w:pPr>
    <w:rPr>
      <w:sz w:val="28"/>
      <w:szCs w:val="28"/>
    </w:rPr>
  </w:style>
  <w:style w:type="paragraph" w:customStyle="1" w:styleId="Refer">
    <w:name w:val="Refer"/>
    <w:basedOn w:val="Normal"/>
    <w:rsid w:val="0052259B"/>
    <w:pPr>
      <w:tabs>
        <w:tab w:val="left" w:pos="540"/>
      </w:tabs>
      <w:spacing w:after="120"/>
      <w:ind w:left="709" w:firstLine="720"/>
      <w:jc w:val="both"/>
    </w:pPr>
    <w:rPr>
      <w:rFonts w:ascii="Tahoma" w:eastAsia="Times New Roman" w:hAnsi="Tahoma"/>
      <w:b/>
      <w:sz w:val="20"/>
      <w:szCs w:val="20"/>
      <w:lang w:eastAsia="en-US"/>
    </w:rPr>
  </w:style>
  <w:style w:type="paragraph" w:customStyle="1" w:styleId="Point">
    <w:name w:val="Point"/>
    <w:basedOn w:val="Header"/>
    <w:rsid w:val="0052259B"/>
    <w:pPr>
      <w:numPr>
        <w:numId w:val="9"/>
      </w:numPr>
      <w:pBdr>
        <w:bottom w:val="single" w:sz="4" w:space="1" w:color="auto"/>
      </w:pBdr>
      <w:tabs>
        <w:tab w:val="clear" w:pos="4680"/>
        <w:tab w:val="clear" w:pos="9360"/>
        <w:tab w:val="left" w:pos="540"/>
        <w:tab w:val="right" w:pos="9000"/>
      </w:tabs>
      <w:spacing w:after="60"/>
      <w:ind w:right="8"/>
      <w:jc w:val="center"/>
    </w:pPr>
    <w:rPr>
      <w:rFonts w:eastAsia="Times New Roman"/>
      <w:b/>
      <w:sz w:val="20"/>
      <w:szCs w:val="20"/>
      <w:lang w:eastAsia="en-US"/>
    </w:rPr>
  </w:style>
  <w:style w:type="paragraph" w:styleId="TOC4">
    <w:name w:val="toc 4"/>
    <w:basedOn w:val="Normal"/>
    <w:next w:val="Normal"/>
    <w:autoRedefine/>
    <w:semiHidden/>
    <w:rsid w:val="0052259B"/>
    <w:pPr>
      <w:tabs>
        <w:tab w:val="left" w:pos="540"/>
      </w:tabs>
      <w:ind w:left="600"/>
    </w:pPr>
    <w:rPr>
      <w:rFonts w:ascii="Tahoma" w:eastAsia="Times New Roman" w:hAnsi="Tahoma"/>
      <w:b/>
      <w:sz w:val="18"/>
      <w:szCs w:val="18"/>
      <w:lang w:eastAsia="en-US"/>
    </w:rPr>
  </w:style>
  <w:style w:type="paragraph" w:styleId="TOC5">
    <w:name w:val="toc 5"/>
    <w:basedOn w:val="Normal"/>
    <w:next w:val="Normal"/>
    <w:autoRedefine/>
    <w:semiHidden/>
    <w:rsid w:val="0052259B"/>
    <w:pPr>
      <w:tabs>
        <w:tab w:val="left" w:pos="540"/>
      </w:tabs>
      <w:ind w:left="800"/>
    </w:pPr>
    <w:rPr>
      <w:rFonts w:ascii="Tahoma" w:eastAsia="Times New Roman" w:hAnsi="Tahoma"/>
      <w:b/>
      <w:sz w:val="18"/>
      <w:szCs w:val="18"/>
      <w:lang w:eastAsia="en-US"/>
    </w:rPr>
  </w:style>
  <w:style w:type="paragraph" w:styleId="TOC6">
    <w:name w:val="toc 6"/>
    <w:basedOn w:val="Normal"/>
    <w:next w:val="Normal"/>
    <w:autoRedefine/>
    <w:semiHidden/>
    <w:rsid w:val="0052259B"/>
    <w:pPr>
      <w:tabs>
        <w:tab w:val="left" w:pos="540"/>
      </w:tabs>
      <w:ind w:left="1000"/>
    </w:pPr>
    <w:rPr>
      <w:rFonts w:ascii="Tahoma" w:eastAsia="Times New Roman" w:hAnsi="Tahoma"/>
      <w:b/>
      <w:sz w:val="18"/>
      <w:szCs w:val="18"/>
      <w:lang w:eastAsia="en-US"/>
    </w:rPr>
  </w:style>
  <w:style w:type="paragraph" w:styleId="TOC7">
    <w:name w:val="toc 7"/>
    <w:basedOn w:val="Normal"/>
    <w:next w:val="Normal"/>
    <w:autoRedefine/>
    <w:semiHidden/>
    <w:rsid w:val="0052259B"/>
    <w:pPr>
      <w:tabs>
        <w:tab w:val="left" w:pos="540"/>
      </w:tabs>
      <w:ind w:left="1200"/>
    </w:pPr>
    <w:rPr>
      <w:rFonts w:ascii="Tahoma" w:eastAsia="Times New Roman" w:hAnsi="Tahoma"/>
      <w:b/>
      <w:sz w:val="18"/>
      <w:szCs w:val="18"/>
      <w:lang w:eastAsia="en-US"/>
    </w:rPr>
  </w:style>
  <w:style w:type="paragraph" w:styleId="TOC8">
    <w:name w:val="toc 8"/>
    <w:basedOn w:val="Normal"/>
    <w:next w:val="Normal"/>
    <w:autoRedefine/>
    <w:semiHidden/>
    <w:rsid w:val="0052259B"/>
    <w:pPr>
      <w:tabs>
        <w:tab w:val="left" w:pos="540"/>
      </w:tabs>
      <w:ind w:left="1400"/>
    </w:pPr>
    <w:rPr>
      <w:rFonts w:ascii="Tahoma" w:eastAsia="Times New Roman" w:hAnsi="Tahoma"/>
      <w:b/>
      <w:sz w:val="18"/>
      <w:szCs w:val="18"/>
      <w:lang w:eastAsia="en-US"/>
    </w:rPr>
  </w:style>
  <w:style w:type="paragraph" w:styleId="TOC9">
    <w:name w:val="toc 9"/>
    <w:basedOn w:val="Normal"/>
    <w:next w:val="Normal"/>
    <w:autoRedefine/>
    <w:semiHidden/>
    <w:rsid w:val="0052259B"/>
    <w:pPr>
      <w:tabs>
        <w:tab w:val="left" w:pos="540"/>
      </w:tabs>
      <w:ind w:left="1600"/>
    </w:pPr>
    <w:rPr>
      <w:rFonts w:ascii="Tahoma" w:eastAsia="Times New Roman" w:hAnsi="Tahoma"/>
      <w:b/>
      <w:sz w:val="18"/>
      <w:szCs w:val="18"/>
      <w:lang w:eastAsia="en-US"/>
    </w:rPr>
  </w:style>
  <w:style w:type="character" w:customStyle="1" w:styleId="TitleChar">
    <w:name w:val="Title Char"/>
    <w:basedOn w:val="DefaultParagraphFont"/>
    <w:link w:val="Title"/>
    <w:rsid w:val="0052259B"/>
    <w:rPr>
      <w:rFonts w:ascii=".VnArialH" w:eastAsia=".VnArialH" w:hAnsi=".VnArialH" w:cs=".VnArialH"/>
      <w:b/>
    </w:rPr>
  </w:style>
  <w:style w:type="paragraph" w:customStyle="1" w:styleId="NormalTB">
    <w:name w:val="NormalTB"/>
    <w:rsid w:val="0052259B"/>
    <w:pPr>
      <w:spacing w:before="0" w:after="0"/>
      <w:ind w:left="0"/>
      <w:jc w:val="center"/>
    </w:pPr>
    <w:rPr>
      <w:rFonts w:ascii=".VnTime" w:eastAsia="Times New Roman" w:hAnsi=".VnTime" w:cs="Times New Roman"/>
      <w:sz w:val="20"/>
      <w:szCs w:val="20"/>
      <w:lang w:val="en-GB" w:eastAsia="en-US"/>
    </w:rPr>
  </w:style>
  <w:style w:type="paragraph" w:customStyle="1" w:styleId="NormalH">
    <w:name w:val="NormalH"/>
    <w:basedOn w:val="Normal"/>
    <w:autoRedefine/>
    <w:rsid w:val="0052259B"/>
    <w:pPr>
      <w:pageBreakBefore/>
      <w:tabs>
        <w:tab w:val="left" w:pos="540"/>
        <w:tab w:val="left" w:pos="2160"/>
        <w:tab w:val="right" w:pos="5040"/>
        <w:tab w:val="left" w:pos="5760"/>
        <w:tab w:val="right" w:pos="8640"/>
      </w:tabs>
      <w:spacing w:before="360" w:after="240"/>
      <w:ind w:left="0"/>
    </w:pPr>
    <w:rPr>
      <w:rFonts w:ascii="Verdana" w:eastAsia="Times New Roman" w:hAnsi="Verdana" w:cs="Times New Roman"/>
      <w:caps/>
      <w:color w:val="033103"/>
      <w:szCs w:val="32"/>
      <w:lang w:val="en-GB" w:eastAsia="en-US"/>
    </w:rPr>
  </w:style>
  <w:style w:type="character" w:styleId="PageNumber">
    <w:name w:val="page number"/>
    <w:basedOn w:val="DefaultParagraphFont"/>
    <w:rsid w:val="0052259B"/>
  </w:style>
  <w:style w:type="paragraph" w:customStyle="1" w:styleId="Bang">
    <w:name w:val="Bang"/>
    <w:basedOn w:val="Normal"/>
    <w:autoRedefine/>
    <w:rsid w:val="0052259B"/>
    <w:pPr>
      <w:tabs>
        <w:tab w:val="left" w:pos="540"/>
      </w:tabs>
      <w:spacing w:before="80" w:after="80"/>
      <w:ind w:left="0"/>
    </w:pPr>
    <w:rPr>
      <w:rFonts w:ascii="Tahoma" w:eastAsia="Times New Roman" w:hAnsi="Tahoma" w:cs="Tahoma"/>
      <w:b/>
      <w:sz w:val="18"/>
      <w:szCs w:val="18"/>
      <w:lang w:eastAsia="en-US"/>
    </w:rPr>
  </w:style>
  <w:style w:type="paragraph" w:customStyle="1" w:styleId="Heading3">
    <w:name w:val="Heading3"/>
    <w:basedOn w:val="NormalIndent"/>
    <w:rsid w:val="0052259B"/>
    <w:pPr>
      <w:numPr>
        <w:ilvl w:val="1"/>
        <w:numId w:val="12"/>
      </w:numPr>
    </w:pPr>
    <w:rPr>
      <w:rFonts w:ascii=".VnArial" w:hAnsi=".VnArial" w:cs="Times New Roman"/>
      <w:sz w:val="22"/>
      <w:szCs w:val="22"/>
    </w:rPr>
  </w:style>
  <w:style w:type="paragraph" w:styleId="BodyTextIndent3">
    <w:name w:val="Body Text Indent 3"/>
    <w:basedOn w:val="Normal"/>
    <w:link w:val="BodyTextIndent3Char"/>
    <w:rsid w:val="0052259B"/>
    <w:pPr>
      <w:tabs>
        <w:tab w:val="left" w:pos="540"/>
      </w:tabs>
      <w:ind w:left="540"/>
      <w:jc w:val="both"/>
    </w:pPr>
    <w:rPr>
      <w:rFonts w:ascii="Tahoma" w:eastAsia="Times New Roman" w:hAnsi="Tahoma"/>
      <w:b/>
      <w:sz w:val="20"/>
      <w:szCs w:val="20"/>
      <w:lang w:val="en-AU" w:eastAsia="en-US"/>
    </w:rPr>
  </w:style>
  <w:style w:type="character" w:customStyle="1" w:styleId="BodyTextIndent3Char">
    <w:name w:val="Body Text Indent 3 Char"/>
    <w:basedOn w:val="DefaultParagraphFont"/>
    <w:link w:val="BodyTextIndent3"/>
    <w:rsid w:val="0052259B"/>
    <w:rPr>
      <w:rFonts w:ascii="Tahoma" w:eastAsia="Times New Roman" w:hAnsi="Tahoma"/>
      <w:b/>
      <w:noProof/>
      <w:sz w:val="20"/>
      <w:szCs w:val="20"/>
      <w:lang w:val="en-AU" w:eastAsia="en-US"/>
    </w:rPr>
  </w:style>
  <w:style w:type="paragraph" w:styleId="BodyText">
    <w:name w:val="Body Text"/>
    <w:basedOn w:val="Normal"/>
    <w:link w:val="BodyTextChar"/>
    <w:rsid w:val="0052259B"/>
    <w:pPr>
      <w:tabs>
        <w:tab w:val="left" w:pos="540"/>
      </w:tabs>
      <w:spacing w:before="0"/>
      <w:ind w:left="0"/>
      <w:jc w:val="both"/>
    </w:pPr>
    <w:rPr>
      <w:rFonts w:ascii="Times New Roman" w:eastAsia="Times New Roman" w:hAnsi="Times New Roman" w:cs="Times New Roman"/>
      <w:b/>
      <w:lang w:val="en-AU" w:eastAsia="en-US"/>
    </w:rPr>
  </w:style>
  <w:style w:type="character" w:customStyle="1" w:styleId="BodyTextChar">
    <w:name w:val="Body Text Char"/>
    <w:basedOn w:val="DefaultParagraphFont"/>
    <w:link w:val="BodyText"/>
    <w:rsid w:val="0052259B"/>
    <w:rPr>
      <w:rFonts w:ascii="Times New Roman" w:eastAsia="Times New Roman" w:hAnsi="Times New Roman" w:cs="Times New Roman"/>
      <w:b/>
      <w:noProof/>
      <w:lang w:val="en-AU" w:eastAsia="en-US"/>
    </w:rPr>
  </w:style>
  <w:style w:type="paragraph" w:customStyle="1" w:styleId="Heading1H1">
    <w:name w:val="Heading 1.H1"/>
    <w:basedOn w:val="Normal"/>
    <w:next w:val="Normal"/>
    <w:rsid w:val="0052259B"/>
    <w:pPr>
      <w:keepNext/>
      <w:tabs>
        <w:tab w:val="left" w:pos="432"/>
        <w:tab w:val="left" w:pos="540"/>
      </w:tabs>
      <w:spacing w:before="240" w:after="240"/>
      <w:ind w:left="432" w:hanging="432"/>
      <w:jc w:val="both"/>
    </w:pPr>
    <w:rPr>
      <w:rFonts w:ascii="Times New Roman" w:eastAsia="Times New Roman" w:hAnsi="Times New Roman" w:cs="Times New Roman"/>
      <w:bCs/>
      <w:caps/>
      <w:kern w:val="28"/>
      <w:lang w:val="en-AU" w:eastAsia="en-US"/>
    </w:rPr>
  </w:style>
  <w:style w:type="paragraph" w:customStyle="1" w:styleId="Heading2H2">
    <w:name w:val="Heading 2.H2"/>
    <w:basedOn w:val="Normal"/>
    <w:next w:val="Normal"/>
    <w:rsid w:val="0052259B"/>
    <w:pPr>
      <w:keepNext/>
      <w:tabs>
        <w:tab w:val="left" w:pos="540"/>
        <w:tab w:val="left" w:pos="576"/>
      </w:tabs>
      <w:spacing w:before="240" w:after="200"/>
      <w:ind w:left="576" w:hanging="576"/>
      <w:jc w:val="both"/>
    </w:pPr>
    <w:rPr>
      <w:rFonts w:ascii="Times New Roman" w:eastAsia="Times New Roman" w:hAnsi="Times New Roman" w:cs="Times New Roman"/>
      <w:bCs/>
      <w:sz w:val="20"/>
      <w:szCs w:val="20"/>
      <w:lang w:val="en-AU" w:eastAsia="en-US"/>
    </w:rPr>
  </w:style>
  <w:style w:type="paragraph" w:customStyle="1" w:styleId="APP2">
    <w:name w:val="APP2"/>
    <w:basedOn w:val="Normal"/>
    <w:rsid w:val="0052259B"/>
    <w:pPr>
      <w:tabs>
        <w:tab w:val="left" w:pos="-720"/>
        <w:tab w:val="left" w:pos="0"/>
        <w:tab w:val="left" w:pos="540"/>
      </w:tabs>
      <w:spacing w:before="0"/>
      <w:ind w:left="0" w:hanging="720"/>
      <w:jc w:val="both"/>
    </w:pPr>
    <w:rPr>
      <w:rFonts w:ascii="Times New Roman" w:eastAsia="Times New Roman" w:hAnsi="Times New Roman" w:cs="Times New Roman"/>
      <w:bCs/>
      <w:sz w:val="20"/>
      <w:szCs w:val="20"/>
      <w:lang w:val="en-AU" w:eastAsia="en-US"/>
    </w:rPr>
  </w:style>
  <w:style w:type="paragraph" w:customStyle="1" w:styleId="App1">
    <w:name w:val="App1"/>
    <w:basedOn w:val="Heading1H1"/>
    <w:rsid w:val="0052259B"/>
    <w:pPr>
      <w:tabs>
        <w:tab w:val="left" w:pos="-720"/>
        <w:tab w:val="left" w:pos="0"/>
      </w:tabs>
      <w:spacing w:before="0" w:after="0"/>
      <w:ind w:left="1440" w:hanging="1440"/>
    </w:pPr>
    <w:rPr>
      <w:caps w:val="0"/>
      <w:sz w:val="32"/>
      <w:szCs w:val="32"/>
    </w:rPr>
  </w:style>
  <w:style w:type="paragraph" w:customStyle="1" w:styleId="PARA1">
    <w:name w:val="PARA1"/>
    <w:basedOn w:val="Normal"/>
    <w:rsid w:val="0052259B"/>
    <w:pPr>
      <w:tabs>
        <w:tab w:val="left" w:pos="-720"/>
        <w:tab w:val="left" w:pos="-576"/>
        <w:tab w:val="left" w:pos="0"/>
        <w:tab w:val="left" w:pos="540"/>
      </w:tabs>
      <w:spacing w:before="0"/>
      <w:ind w:left="0"/>
      <w:jc w:val="both"/>
    </w:pPr>
    <w:rPr>
      <w:rFonts w:ascii="Times New Roman" w:eastAsia="Times New Roman" w:hAnsi="Times New Roman" w:cs="Times New Roman"/>
      <w:b/>
      <w:sz w:val="20"/>
      <w:szCs w:val="20"/>
      <w:lang w:val="en-GB" w:eastAsia="en-US"/>
    </w:rPr>
  </w:style>
  <w:style w:type="paragraph" w:customStyle="1" w:styleId="chklvl2">
    <w:name w:val="chklvl2"/>
    <w:basedOn w:val="Normal"/>
    <w:rsid w:val="0052259B"/>
    <w:pPr>
      <w:tabs>
        <w:tab w:val="left" w:pos="540"/>
      </w:tabs>
      <w:spacing w:before="0"/>
      <w:ind w:left="0" w:firstLine="720"/>
      <w:jc w:val="both"/>
    </w:pPr>
    <w:rPr>
      <w:rFonts w:ascii="Times New Roman" w:eastAsia="Times New Roman" w:hAnsi="Times New Roman" w:cs="Times New Roman"/>
      <w:b/>
      <w:sz w:val="22"/>
      <w:szCs w:val="22"/>
      <w:lang w:val="en-AU" w:eastAsia="en-US"/>
    </w:rPr>
  </w:style>
  <w:style w:type="paragraph" w:customStyle="1" w:styleId="chklvl1">
    <w:name w:val="chklvl1"/>
    <w:basedOn w:val="Normal"/>
    <w:rsid w:val="0052259B"/>
    <w:pPr>
      <w:tabs>
        <w:tab w:val="left" w:pos="540"/>
      </w:tabs>
      <w:spacing w:before="0"/>
      <w:ind w:left="0" w:firstLine="360"/>
      <w:jc w:val="both"/>
    </w:pPr>
    <w:rPr>
      <w:rFonts w:ascii="Times New Roman" w:eastAsia="Times New Roman" w:hAnsi="Times New Roman" w:cs="Times New Roman"/>
      <w:b/>
      <w:lang w:val="en-AU" w:eastAsia="en-US"/>
    </w:rPr>
  </w:style>
  <w:style w:type="paragraph" w:customStyle="1" w:styleId="chklvl3">
    <w:name w:val="chklvl3"/>
    <w:basedOn w:val="Normal"/>
    <w:rsid w:val="0052259B"/>
    <w:pPr>
      <w:tabs>
        <w:tab w:val="left" w:pos="540"/>
      </w:tabs>
      <w:spacing w:before="0"/>
      <w:ind w:left="0" w:firstLine="1080"/>
      <w:jc w:val="both"/>
    </w:pPr>
    <w:rPr>
      <w:rFonts w:ascii="Times New Roman" w:eastAsia="Times New Roman" w:hAnsi="Times New Roman" w:cs="Times New Roman"/>
      <w:b/>
      <w:sz w:val="20"/>
      <w:szCs w:val="20"/>
      <w:lang w:val="en-AU" w:eastAsia="en-US"/>
    </w:rPr>
  </w:style>
  <w:style w:type="paragraph" w:customStyle="1" w:styleId="CHKLVL4">
    <w:name w:val="CHKLVL4"/>
    <w:basedOn w:val="Normal"/>
    <w:rsid w:val="0052259B"/>
    <w:pPr>
      <w:tabs>
        <w:tab w:val="left" w:pos="540"/>
      </w:tabs>
      <w:spacing w:before="0"/>
      <w:ind w:left="1440"/>
      <w:jc w:val="both"/>
    </w:pPr>
    <w:rPr>
      <w:rFonts w:ascii="Times New Roman" w:eastAsia="Times New Roman" w:hAnsi="Times New Roman" w:cs="Times New Roman"/>
      <w:b/>
      <w:i/>
      <w:iCs/>
      <w:sz w:val="20"/>
      <w:szCs w:val="20"/>
      <w:lang w:val="en-AU" w:eastAsia="en-US"/>
    </w:rPr>
  </w:style>
  <w:style w:type="paragraph" w:customStyle="1" w:styleId="GLOSSARY1">
    <w:name w:val="GLOSSARY1"/>
    <w:basedOn w:val="Normal"/>
    <w:rsid w:val="0052259B"/>
    <w:pPr>
      <w:tabs>
        <w:tab w:val="left" w:pos="540"/>
      </w:tabs>
      <w:spacing w:before="0"/>
      <w:ind w:left="274" w:hanging="274"/>
      <w:jc w:val="both"/>
    </w:pPr>
    <w:rPr>
      <w:rFonts w:ascii="Times New Roman" w:eastAsia="Times New Roman" w:hAnsi="Times New Roman" w:cs="Times New Roman"/>
      <w:bCs/>
      <w:sz w:val="20"/>
      <w:szCs w:val="20"/>
      <w:lang w:val="en-AU" w:eastAsia="en-US"/>
    </w:rPr>
  </w:style>
  <w:style w:type="paragraph" w:customStyle="1" w:styleId="h1para">
    <w:name w:val="h1para"/>
    <w:basedOn w:val="Normal"/>
    <w:rsid w:val="0052259B"/>
    <w:pPr>
      <w:tabs>
        <w:tab w:val="left" w:pos="540"/>
      </w:tabs>
      <w:spacing w:before="0"/>
      <w:jc w:val="both"/>
    </w:pPr>
    <w:rPr>
      <w:rFonts w:ascii="Times New Roman" w:eastAsia="Times New Roman" w:hAnsi="Times New Roman" w:cs="Times New Roman"/>
      <w:b/>
      <w:sz w:val="20"/>
      <w:szCs w:val="20"/>
      <w:lang w:val="en-AU" w:eastAsia="en-US"/>
    </w:rPr>
  </w:style>
  <w:style w:type="paragraph" w:customStyle="1" w:styleId="h2level">
    <w:name w:val="h2level"/>
    <w:basedOn w:val="Normal"/>
    <w:rsid w:val="0052259B"/>
    <w:pPr>
      <w:tabs>
        <w:tab w:val="left" w:pos="540"/>
      </w:tabs>
      <w:spacing w:before="0"/>
      <w:ind w:left="1170"/>
      <w:jc w:val="both"/>
    </w:pPr>
    <w:rPr>
      <w:rFonts w:ascii="Times New Roman" w:eastAsia="Times New Roman" w:hAnsi="Times New Roman" w:cs="Times New Roman"/>
      <w:b/>
      <w:sz w:val="20"/>
      <w:szCs w:val="20"/>
      <w:lang w:val="en-AU" w:eastAsia="en-US"/>
    </w:rPr>
  </w:style>
  <w:style w:type="paragraph" w:customStyle="1" w:styleId="Titlechklst">
    <w:name w:val="Title_chklst"/>
    <w:basedOn w:val="Normal"/>
    <w:rsid w:val="0052259B"/>
    <w:pPr>
      <w:tabs>
        <w:tab w:val="left" w:pos="540"/>
      </w:tabs>
      <w:spacing w:before="0"/>
      <w:ind w:left="0"/>
      <w:jc w:val="center"/>
    </w:pPr>
    <w:rPr>
      <w:rFonts w:ascii="Times New Roman" w:eastAsia="Times New Roman" w:hAnsi="Times New Roman" w:cs="Times New Roman"/>
      <w:bCs/>
      <w:caps/>
      <w:sz w:val="28"/>
      <w:szCs w:val="28"/>
      <w:lang w:val="en-AU" w:eastAsia="en-US"/>
    </w:rPr>
  </w:style>
  <w:style w:type="paragraph" w:customStyle="1" w:styleId="CHAPTER">
    <w:name w:val="CHAPTER"/>
    <w:basedOn w:val="Normal"/>
    <w:rsid w:val="0052259B"/>
    <w:pPr>
      <w:tabs>
        <w:tab w:val="left" w:pos="540"/>
      </w:tabs>
      <w:spacing w:before="0"/>
      <w:ind w:left="360" w:hanging="360"/>
      <w:jc w:val="center"/>
    </w:pPr>
    <w:rPr>
      <w:rFonts w:ascii="Times New Roman" w:eastAsia="Times New Roman" w:hAnsi="Times New Roman" w:cs="Times New Roman"/>
      <w:bCs/>
      <w:sz w:val="36"/>
      <w:szCs w:val="36"/>
      <w:lang w:val="en-AU" w:eastAsia="en-US"/>
    </w:rPr>
  </w:style>
  <w:style w:type="paragraph" w:customStyle="1" w:styleId="Sub-heading1">
    <w:name w:val="Sub-heading 1"/>
    <w:basedOn w:val="CHAPTER"/>
    <w:rsid w:val="0052259B"/>
    <w:pPr>
      <w:jc w:val="left"/>
    </w:pPr>
    <w:rPr>
      <w:caps/>
      <w:sz w:val="28"/>
      <w:szCs w:val="28"/>
    </w:rPr>
  </w:style>
  <w:style w:type="paragraph" w:customStyle="1" w:styleId="Para">
    <w:name w:val="Para"/>
    <w:basedOn w:val="Normal"/>
    <w:rsid w:val="0052259B"/>
    <w:pPr>
      <w:tabs>
        <w:tab w:val="left" w:pos="540"/>
      </w:tabs>
      <w:spacing w:before="0"/>
      <w:ind w:left="432"/>
      <w:jc w:val="both"/>
    </w:pPr>
    <w:rPr>
      <w:rFonts w:ascii="Times New Roman" w:eastAsia="Times New Roman" w:hAnsi="Times New Roman" w:cs="Times New Roman"/>
      <w:b/>
      <w:sz w:val="20"/>
      <w:szCs w:val="20"/>
      <w:lang w:val="en-AU" w:eastAsia="en-US"/>
    </w:rPr>
  </w:style>
  <w:style w:type="paragraph" w:customStyle="1" w:styleId="Level4">
    <w:name w:val="Level_4"/>
    <w:basedOn w:val="Normal"/>
    <w:rsid w:val="0052259B"/>
    <w:pPr>
      <w:tabs>
        <w:tab w:val="left" w:pos="540"/>
      </w:tabs>
      <w:spacing w:before="0"/>
      <w:ind w:left="1080"/>
      <w:jc w:val="both"/>
    </w:pPr>
    <w:rPr>
      <w:rFonts w:ascii="Times New Roman" w:eastAsia="Times New Roman" w:hAnsi="Times New Roman" w:cs="Times New Roman"/>
      <w:b/>
      <w:sz w:val="20"/>
      <w:szCs w:val="20"/>
      <w:lang w:val="en-AU" w:eastAsia="en-US"/>
    </w:rPr>
  </w:style>
  <w:style w:type="paragraph" w:customStyle="1" w:styleId="Level1">
    <w:name w:val="Level_1"/>
    <w:basedOn w:val="Normal"/>
    <w:rsid w:val="0052259B"/>
    <w:pPr>
      <w:tabs>
        <w:tab w:val="left" w:pos="540"/>
      </w:tabs>
      <w:spacing w:before="0"/>
      <w:ind w:left="0"/>
      <w:jc w:val="both"/>
    </w:pPr>
    <w:rPr>
      <w:rFonts w:ascii="Times New Roman" w:eastAsia="Times New Roman" w:hAnsi="Times New Roman" w:cs="Times New Roman"/>
      <w:bCs/>
      <w:sz w:val="20"/>
      <w:szCs w:val="20"/>
      <w:lang w:val="en-AU" w:eastAsia="en-US"/>
    </w:rPr>
  </w:style>
  <w:style w:type="paragraph" w:customStyle="1" w:styleId="Level3">
    <w:name w:val="Level_3"/>
    <w:basedOn w:val="Level1"/>
    <w:rsid w:val="0052259B"/>
    <w:pPr>
      <w:ind w:left="720"/>
    </w:pPr>
    <w:rPr>
      <w:b/>
      <w:bCs w:val="0"/>
    </w:rPr>
  </w:style>
  <w:style w:type="paragraph" w:customStyle="1" w:styleId="Level2">
    <w:name w:val="Level_2"/>
    <w:basedOn w:val="Level3"/>
    <w:rsid w:val="0052259B"/>
    <w:pPr>
      <w:ind w:left="432"/>
    </w:pPr>
  </w:style>
  <w:style w:type="paragraph" w:customStyle="1" w:styleId="Level5">
    <w:name w:val="Level_5"/>
    <w:basedOn w:val="Normal"/>
    <w:rsid w:val="0052259B"/>
    <w:pPr>
      <w:tabs>
        <w:tab w:val="left" w:pos="540"/>
      </w:tabs>
      <w:spacing w:before="0"/>
      <w:ind w:left="1440"/>
      <w:jc w:val="both"/>
    </w:pPr>
    <w:rPr>
      <w:rFonts w:ascii="Times New Roman" w:eastAsia="Times New Roman" w:hAnsi="Times New Roman" w:cs="Times New Roman"/>
      <w:b/>
      <w:sz w:val="20"/>
      <w:szCs w:val="20"/>
      <w:lang w:val="en-AU" w:eastAsia="en-US"/>
    </w:rPr>
  </w:style>
  <w:style w:type="paragraph" w:customStyle="1" w:styleId="level6">
    <w:name w:val="level_6"/>
    <w:basedOn w:val="Normal"/>
    <w:rsid w:val="0052259B"/>
    <w:pPr>
      <w:tabs>
        <w:tab w:val="left" w:pos="540"/>
      </w:tabs>
      <w:spacing w:before="0"/>
      <w:ind w:left="1800"/>
      <w:jc w:val="both"/>
    </w:pPr>
    <w:rPr>
      <w:rFonts w:ascii="Times New Roman" w:eastAsia="Times New Roman" w:hAnsi="Times New Roman" w:cs="Times New Roman"/>
      <w:b/>
      <w:sz w:val="20"/>
      <w:szCs w:val="20"/>
      <w:lang w:val="en-AU" w:eastAsia="en-US"/>
    </w:rPr>
  </w:style>
  <w:style w:type="paragraph" w:customStyle="1" w:styleId="Appendix">
    <w:name w:val="Appendix"/>
    <w:basedOn w:val="Normal"/>
    <w:rsid w:val="0052259B"/>
    <w:pPr>
      <w:tabs>
        <w:tab w:val="left" w:pos="540"/>
      </w:tabs>
      <w:spacing w:before="0"/>
      <w:ind w:left="0"/>
      <w:jc w:val="both"/>
    </w:pPr>
    <w:rPr>
      <w:rFonts w:ascii="Times New Roman" w:eastAsia="Times New Roman" w:hAnsi="Times New Roman" w:cs="Times New Roman"/>
      <w:bCs/>
      <w:caps/>
      <w:lang w:val="en-AU" w:eastAsia="en-US"/>
    </w:rPr>
  </w:style>
  <w:style w:type="paragraph" w:customStyle="1" w:styleId="Applevel2">
    <w:name w:val="App_level2"/>
    <w:basedOn w:val="Normal"/>
    <w:rsid w:val="0052259B"/>
    <w:pPr>
      <w:tabs>
        <w:tab w:val="left" w:pos="540"/>
      </w:tabs>
      <w:spacing w:before="0"/>
      <w:ind w:left="0"/>
      <w:jc w:val="both"/>
    </w:pPr>
    <w:rPr>
      <w:rFonts w:ascii="Times New Roman" w:eastAsia="Times New Roman" w:hAnsi="Times New Roman" w:cs="Times New Roman"/>
      <w:bCs/>
      <w:caps/>
      <w:sz w:val="20"/>
      <w:szCs w:val="20"/>
      <w:lang w:val="en-AU" w:eastAsia="en-US"/>
    </w:rPr>
  </w:style>
  <w:style w:type="paragraph" w:styleId="FootnoteText">
    <w:name w:val="footnote text"/>
    <w:basedOn w:val="Normal"/>
    <w:link w:val="FootnoteTextChar"/>
    <w:semiHidden/>
    <w:rsid w:val="0052259B"/>
    <w:pPr>
      <w:tabs>
        <w:tab w:val="left" w:pos="540"/>
      </w:tabs>
      <w:spacing w:before="0"/>
      <w:ind w:left="0"/>
    </w:pPr>
    <w:rPr>
      <w:rFonts w:ascii="Times New Roman" w:eastAsia="Times New Roman" w:hAnsi="Times New Roman" w:cs="Times New Roman"/>
      <w:b/>
      <w:sz w:val="20"/>
      <w:szCs w:val="20"/>
      <w:lang w:eastAsia="en-US"/>
    </w:rPr>
  </w:style>
  <w:style w:type="character" w:customStyle="1" w:styleId="FootnoteTextChar">
    <w:name w:val="Footnote Text Char"/>
    <w:basedOn w:val="DefaultParagraphFont"/>
    <w:link w:val="FootnoteText"/>
    <w:semiHidden/>
    <w:rsid w:val="0052259B"/>
    <w:rPr>
      <w:rFonts w:ascii="Times New Roman" w:eastAsia="Times New Roman" w:hAnsi="Times New Roman" w:cs="Times New Roman"/>
      <w:b/>
      <w:noProof/>
      <w:sz w:val="20"/>
      <w:szCs w:val="20"/>
      <w:lang w:eastAsia="en-US"/>
    </w:rPr>
  </w:style>
  <w:style w:type="paragraph" w:customStyle="1" w:styleId="Standaard">
    <w:name w:val="Standaard"/>
    <w:rsid w:val="0052259B"/>
    <w:pPr>
      <w:spacing w:before="0" w:after="0"/>
      <w:ind w:left="0"/>
    </w:pPr>
    <w:rPr>
      <w:rFonts w:ascii="CG Times" w:eastAsia="Times New Roman" w:hAnsi="CG Times" w:cs="Times New Roman"/>
      <w:lang w:val="en-GB" w:eastAsia="en-US"/>
    </w:rPr>
  </w:style>
  <w:style w:type="paragraph" w:styleId="CommentText">
    <w:name w:val="annotation text"/>
    <w:basedOn w:val="Normal"/>
    <w:link w:val="CommentTextChar"/>
    <w:semiHidden/>
    <w:rsid w:val="0052259B"/>
    <w:pPr>
      <w:tabs>
        <w:tab w:val="left" w:pos="540"/>
      </w:tabs>
      <w:spacing w:before="0"/>
      <w:ind w:left="0"/>
    </w:pPr>
    <w:rPr>
      <w:rFonts w:ascii="Times New Roman" w:eastAsia="Times New Roman" w:hAnsi="Times New Roman" w:cs="Times New Roman"/>
      <w:b/>
      <w:sz w:val="20"/>
      <w:szCs w:val="20"/>
      <w:lang w:val="en-GB" w:eastAsia="en-US"/>
    </w:rPr>
  </w:style>
  <w:style w:type="character" w:customStyle="1" w:styleId="CommentTextChar">
    <w:name w:val="Comment Text Char"/>
    <w:basedOn w:val="DefaultParagraphFont"/>
    <w:link w:val="CommentText"/>
    <w:semiHidden/>
    <w:rsid w:val="0052259B"/>
    <w:rPr>
      <w:rFonts w:ascii="Times New Roman" w:eastAsia="Times New Roman" w:hAnsi="Times New Roman" w:cs="Times New Roman"/>
      <w:b/>
      <w:noProof/>
      <w:sz w:val="20"/>
      <w:szCs w:val="20"/>
      <w:lang w:val="en-GB" w:eastAsia="en-US"/>
    </w:rPr>
  </w:style>
  <w:style w:type="paragraph" w:styleId="BodyTextIndent">
    <w:name w:val="Body Text Indent"/>
    <w:basedOn w:val="Normal"/>
    <w:link w:val="BodyTextIndentChar"/>
    <w:rsid w:val="0052259B"/>
    <w:pPr>
      <w:tabs>
        <w:tab w:val="left" w:pos="540"/>
      </w:tabs>
      <w:spacing w:before="0"/>
      <w:ind w:left="0"/>
      <w:jc w:val="both"/>
    </w:pPr>
    <w:rPr>
      <w:rFonts w:ascii="Times New Roman" w:eastAsia="Times New Roman" w:hAnsi="Times New Roman" w:cs="Times New Roman"/>
      <w:b/>
      <w:lang w:val="en-AU" w:eastAsia="en-US"/>
    </w:rPr>
  </w:style>
  <w:style w:type="character" w:customStyle="1" w:styleId="BodyTextIndentChar">
    <w:name w:val="Body Text Indent Char"/>
    <w:basedOn w:val="DefaultParagraphFont"/>
    <w:link w:val="BodyTextIndent"/>
    <w:rsid w:val="0052259B"/>
    <w:rPr>
      <w:rFonts w:ascii="Times New Roman" w:eastAsia="Times New Roman" w:hAnsi="Times New Roman" w:cs="Times New Roman"/>
      <w:b/>
      <w:noProof/>
      <w:lang w:val="en-AU" w:eastAsia="en-US"/>
    </w:rPr>
  </w:style>
  <w:style w:type="paragraph" w:customStyle="1" w:styleId="Starbullet">
    <w:name w:val="Starbullet"/>
    <w:basedOn w:val="Normal"/>
    <w:rsid w:val="0052259B"/>
    <w:pPr>
      <w:tabs>
        <w:tab w:val="left" w:pos="540"/>
      </w:tabs>
      <w:spacing w:before="0" w:after="240"/>
      <w:ind w:left="360" w:hanging="360"/>
      <w:jc w:val="both"/>
    </w:pPr>
    <w:rPr>
      <w:rFonts w:ascii="Times New Roman" w:eastAsia="Times New Roman" w:hAnsi="Times New Roman" w:cs="Times New Roman"/>
      <w:b/>
      <w:color w:val="000000"/>
      <w:lang w:val="en-GB" w:eastAsia="en-US"/>
    </w:rPr>
  </w:style>
  <w:style w:type="paragraph" w:customStyle="1" w:styleId="textnotindented">
    <w:name w:val="text not indented"/>
    <w:basedOn w:val="Normal"/>
    <w:rsid w:val="0052259B"/>
    <w:pPr>
      <w:tabs>
        <w:tab w:val="left" w:pos="540"/>
      </w:tabs>
      <w:spacing w:before="240"/>
      <w:ind w:left="0"/>
      <w:jc w:val="both"/>
    </w:pPr>
    <w:rPr>
      <w:rFonts w:ascii="Times New Roman" w:eastAsia="Times New Roman" w:hAnsi="Times New Roman" w:cs="Times New Roman"/>
      <w:b/>
      <w:color w:val="000000"/>
      <w:lang w:val="en-GB" w:eastAsia="en-US"/>
    </w:rPr>
  </w:style>
  <w:style w:type="paragraph" w:styleId="Caption">
    <w:name w:val="caption"/>
    <w:basedOn w:val="Normal"/>
    <w:next w:val="Normal"/>
    <w:qFormat/>
    <w:rsid w:val="0052259B"/>
    <w:pPr>
      <w:tabs>
        <w:tab w:val="left" w:pos="540"/>
      </w:tabs>
      <w:spacing w:before="0"/>
      <w:ind w:left="0"/>
      <w:jc w:val="center"/>
    </w:pPr>
    <w:rPr>
      <w:rFonts w:ascii="Times New Roman" w:eastAsia="Times New Roman" w:hAnsi="Times New Roman" w:cs="Times New Roman"/>
      <w:b/>
      <w:color w:val="000000"/>
      <w:lang w:val="en-GB" w:eastAsia="en-US"/>
    </w:rPr>
  </w:style>
  <w:style w:type="paragraph" w:customStyle="1" w:styleId="table">
    <w:name w:val="table"/>
    <w:basedOn w:val="Normal"/>
    <w:rsid w:val="0052259B"/>
    <w:pPr>
      <w:tabs>
        <w:tab w:val="left" w:pos="540"/>
      </w:tabs>
      <w:spacing w:after="120"/>
      <w:ind w:left="0"/>
    </w:pPr>
    <w:rPr>
      <w:rFonts w:ascii="Times New Roman" w:eastAsia="Times New Roman" w:hAnsi="Times New Roman" w:cs="Times New Roman"/>
      <w:b/>
      <w:color w:val="000000"/>
      <w:lang w:val="en-GB" w:eastAsia="en-US"/>
    </w:rPr>
  </w:style>
  <w:style w:type="character" w:styleId="FootnoteReference">
    <w:name w:val="footnote reference"/>
    <w:semiHidden/>
    <w:rsid w:val="0052259B"/>
    <w:rPr>
      <w:vertAlign w:val="superscript"/>
    </w:rPr>
  </w:style>
  <w:style w:type="paragraph" w:customStyle="1" w:styleId="Bullet">
    <w:name w:val="Bullet"/>
    <w:basedOn w:val="Normal"/>
    <w:rsid w:val="0052259B"/>
    <w:pPr>
      <w:tabs>
        <w:tab w:val="left" w:pos="-720"/>
        <w:tab w:val="left" w:pos="0"/>
        <w:tab w:val="left" w:pos="540"/>
      </w:tabs>
      <w:spacing w:before="40" w:after="80"/>
      <w:ind w:left="1440" w:hanging="720"/>
      <w:jc w:val="both"/>
    </w:pPr>
    <w:rPr>
      <w:rFonts w:ascii="Times New Roman" w:eastAsia="Times New Roman" w:hAnsi="Times New Roman" w:cs="Times New Roman"/>
      <w:b/>
      <w:lang w:val="en-AU" w:eastAsia="en-US"/>
    </w:rPr>
  </w:style>
  <w:style w:type="paragraph" w:customStyle="1" w:styleId="screentable">
    <w:name w:val="screen table"/>
    <w:rsid w:val="0052259B"/>
    <w:pPr>
      <w:widowControl w:val="0"/>
      <w:spacing w:before="0" w:after="0"/>
      <w:ind w:left="0"/>
    </w:pPr>
    <w:rPr>
      <w:rFonts w:ascii="Times New Roman" w:eastAsia="Times New Roman" w:hAnsi="Times New Roman" w:cs="Times New Roman"/>
      <w:sz w:val="20"/>
      <w:szCs w:val="20"/>
      <w:lang w:eastAsia="en-US"/>
    </w:rPr>
  </w:style>
  <w:style w:type="paragraph" w:styleId="BodyText3">
    <w:name w:val="Body Text 3"/>
    <w:basedOn w:val="Normal"/>
    <w:link w:val="BodyText3Char"/>
    <w:rsid w:val="0052259B"/>
    <w:pPr>
      <w:tabs>
        <w:tab w:val="left" w:pos="540"/>
      </w:tabs>
      <w:spacing w:before="0"/>
      <w:ind w:left="0"/>
    </w:pPr>
    <w:rPr>
      <w:rFonts w:ascii="Tahoma" w:eastAsia="Times New Roman" w:hAnsi="Tahoma"/>
      <w:bCs/>
      <w:i/>
      <w:iCs/>
      <w:sz w:val="44"/>
      <w:szCs w:val="44"/>
      <w:lang w:val="en-AU" w:eastAsia="en-US"/>
    </w:rPr>
  </w:style>
  <w:style w:type="character" w:customStyle="1" w:styleId="BodyText3Char">
    <w:name w:val="Body Text 3 Char"/>
    <w:basedOn w:val="DefaultParagraphFont"/>
    <w:link w:val="BodyText3"/>
    <w:rsid w:val="0052259B"/>
    <w:rPr>
      <w:rFonts w:ascii="Tahoma" w:eastAsia="Times New Roman" w:hAnsi="Tahoma"/>
      <w:bCs/>
      <w:i/>
      <w:iCs/>
      <w:noProof/>
      <w:sz w:val="44"/>
      <w:szCs w:val="44"/>
      <w:lang w:val="en-AU" w:eastAsia="en-US"/>
    </w:rPr>
  </w:style>
  <w:style w:type="paragraph" w:styleId="TableofFigures">
    <w:name w:val="table of figures"/>
    <w:basedOn w:val="Normal"/>
    <w:next w:val="Normal"/>
    <w:semiHidden/>
    <w:rsid w:val="0052259B"/>
    <w:pPr>
      <w:tabs>
        <w:tab w:val="left" w:pos="540"/>
      </w:tabs>
      <w:spacing w:before="0"/>
      <w:ind w:left="0"/>
    </w:pPr>
    <w:rPr>
      <w:rFonts w:ascii="Times New Roman" w:eastAsia="Times New Roman" w:hAnsi="Times New Roman" w:cs="Times New Roman"/>
      <w:b/>
      <w:i/>
      <w:iCs/>
      <w:sz w:val="20"/>
      <w:szCs w:val="20"/>
      <w:lang w:val="en-GB" w:eastAsia="en-US"/>
    </w:rPr>
  </w:style>
  <w:style w:type="paragraph" w:customStyle="1" w:styleId="DiffListing">
    <w:name w:val="Diff Listing"/>
    <w:basedOn w:val="Normal"/>
    <w:rsid w:val="0052259B"/>
    <w:pPr>
      <w:keepNext/>
      <w:pBdr>
        <w:top w:val="single" w:sz="6" w:space="31" w:color="auto"/>
        <w:left w:val="single" w:sz="6" w:space="31" w:color="auto"/>
        <w:bottom w:val="single" w:sz="6" w:space="31" w:color="auto"/>
        <w:right w:val="single" w:sz="6" w:space="31" w:color="auto"/>
      </w:pBdr>
      <w:shd w:val="pct5" w:color="auto" w:fill="FFFFFF"/>
      <w:tabs>
        <w:tab w:val="left" w:pos="540"/>
      </w:tabs>
      <w:spacing w:before="0"/>
      <w:ind w:left="0"/>
    </w:pPr>
    <w:rPr>
      <w:rFonts w:ascii="Courier New" w:eastAsia="Times New Roman" w:hAnsi="Courier New" w:cs="Courier New"/>
      <w:b/>
      <w:sz w:val="16"/>
      <w:szCs w:val="16"/>
      <w:lang w:val="en-GB" w:eastAsia="en-US"/>
    </w:rPr>
  </w:style>
  <w:style w:type="paragraph" w:customStyle="1" w:styleId="Shadedterminal">
    <w:name w:val="Shaded terminal"/>
    <w:basedOn w:val="Normal"/>
    <w:rsid w:val="0052259B"/>
    <w:pPr>
      <w:widowControl w:val="0"/>
      <w:shd w:val="pct10" w:color="auto" w:fill="auto"/>
      <w:tabs>
        <w:tab w:val="left" w:pos="540"/>
      </w:tabs>
      <w:spacing w:before="0"/>
      <w:ind w:left="0"/>
    </w:pPr>
    <w:rPr>
      <w:rFonts w:ascii="Courier New" w:eastAsia="Times New Roman" w:hAnsi="Courier New" w:cs="Courier New"/>
      <w:b/>
      <w:sz w:val="12"/>
      <w:szCs w:val="12"/>
      <w:lang w:val="en-GB" w:eastAsia="en-US"/>
    </w:rPr>
  </w:style>
  <w:style w:type="paragraph" w:customStyle="1" w:styleId="jlm">
    <w:name w:val="jlm"/>
    <w:basedOn w:val="Normal"/>
    <w:rsid w:val="0052259B"/>
    <w:pPr>
      <w:tabs>
        <w:tab w:val="left" w:pos="540"/>
      </w:tabs>
      <w:spacing w:before="0"/>
      <w:ind w:left="0"/>
    </w:pPr>
    <w:rPr>
      <w:rFonts w:ascii="Courier New" w:eastAsia="Times New Roman" w:hAnsi="Courier New" w:cs="Courier New"/>
      <w:b/>
      <w:sz w:val="20"/>
      <w:szCs w:val="20"/>
      <w:lang w:eastAsia="en-US"/>
    </w:rPr>
  </w:style>
  <w:style w:type="paragraph" w:styleId="DocumentMap">
    <w:name w:val="Document Map"/>
    <w:basedOn w:val="Normal"/>
    <w:link w:val="DocumentMapChar"/>
    <w:semiHidden/>
    <w:rsid w:val="0052259B"/>
    <w:pPr>
      <w:shd w:val="clear" w:color="auto" w:fill="000080"/>
      <w:tabs>
        <w:tab w:val="left" w:pos="540"/>
      </w:tabs>
      <w:spacing w:before="0"/>
      <w:ind w:left="0"/>
      <w:jc w:val="both"/>
    </w:pPr>
    <w:rPr>
      <w:rFonts w:ascii="Tahoma" w:eastAsia="Times New Roman" w:hAnsi="Tahoma" w:cs="Tahoma"/>
      <w:b/>
      <w:sz w:val="20"/>
      <w:szCs w:val="20"/>
      <w:lang w:val="en-AU" w:eastAsia="en-US"/>
    </w:rPr>
  </w:style>
  <w:style w:type="character" w:customStyle="1" w:styleId="DocumentMapChar">
    <w:name w:val="Document Map Char"/>
    <w:basedOn w:val="DefaultParagraphFont"/>
    <w:link w:val="DocumentMap"/>
    <w:semiHidden/>
    <w:rsid w:val="0052259B"/>
    <w:rPr>
      <w:rFonts w:ascii="Tahoma" w:eastAsia="Times New Roman" w:hAnsi="Tahoma" w:cs="Tahoma"/>
      <w:b/>
      <w:noProof/>
      <w:sz w:val="20"/>
      <w:szCs w:val="20"/>
      <w:shd w:val="clear" w:color="auto" w:fill="000080"/>
      <w:lang w:val="en-AU" w:eastAsia="en-US"/>
    </w:rPr>
  </w:style>
  <w:style w:type="paragraph" w:customStyle="1" w:styleId="Listing">
    <w:name w:val="Listing"/>
    <w:basedOn w:val="Normal"/>
    <w:rsid w:val="0052259B"/>
    <w:pPr>
      <w:tabs>
        <w:tab w:val="left" w:pos="540"/>
      </w:tabs>
      <w:spacing w:before="0"/>
      <w:ind w:left="0"/>
    </w:pPr>
    <w:rPr>
      <w:rFonts w:ascii="Courier New" w:eastAsia="Times New Roman" w:hAnsi="Courier New" w:cs="Courier New"/>
      <w:b/>
      <w:sz w:val="16"/>
      <w:szCs w:val="16"/>
      <w:lang w:val="en-AU" w:eastAsia="en-US"/>
    </w:rPr>
  </w:style>
  <w:style w:type="paragraph" w:styleId="BodyTextIndent2">
    <w:name w:val="Body Text Indent 2"/>
    <w:basedOn w:val="Normal"/>
    <w:link w:val="BodyTextIndent2Char"/>
    <w:rsid w:val="0052259B"/>
    <w:pPr>
      <w:tabs>
        <w:tab w:val="left" w:pos="540"/>
      </w:tabs>
      <w:spacing w:before="0"/>
      <w:ind w:left="0"/>
    </w:pPr>
    <w:rPr>
      <w:rFonts w:ascii=".VnTime" w:eastAsia="Times New Roman" w:hAnsi=".VnTime" w:cs="Times New Roman"/>
      <w:b/>
      <w:sz w:val="20"/>
      <w:szCs w:val="20"/>
      <w:lang w:eastAsia="en-US"/>
    </w:rPr>
  </w:style>
  <w:style w:type="character" w:customStyle="1" w:styleId="BodyTextIndent2Char">
    <w:name w:val="Body Text Indent 2 Char"/>
    <w:basedOn w:val="DefaultParagraphFont"/>
    <w:link w:val="BodyTextIndent2"/>
    <w:rsid w:val="0052259B"/>
    <w:rPr>
      <w:rFonts w:ascii=".VnTime" w:eastAsia="Times New Roman" w:hAnsi=".VnTime" w:cs="Times New Roman"/>
      <w:b/>
      <w:noProof/>
      <w:sz w:val="20"/>
      <w:szCs w:val="20"/>
      <w:lang w:eastAsia="en-US"/>
    </w:rPr>
  </w:style>
  <w:style w:type="paragraph" w:customStyle="1" w:styleId="NormalCaption">
    <w:name w:val="NormalCaption"/>
    <w:basedOn w:val="Normal"/>
    <w:rsid w:val="0052259B"/>
    <w:pPr>
      <w:widowControl w:val="0"/>
      <w:tabs>
        <w:tab w:val="left" w:pos="540"/>
      </w:tabs>
      <w:spacing w:after="120"/>
      <w:ind w:left="709"/>
    </w:pPr>
    <w:rPr>
      <w:rFonts w:ascii="Tahoma" w:eastAsia="Times New Roman" w:hAnsi="Tahoma"/>
      <w:bCs/>
      <w:sz w:val="20"/>
      <w:szCs w:val="20"/>
      <w:lang w:eastAsia="en-US"/>
    </w:rPr>
  </w:style>
  <w:style w:type="paragraph" w:customStyle="1" w:styleId="NormalIndent0">
    <w:name w:val="NormalIndent"/>
    <w:basedOn w:val="Normal"/>
    <w:rsid w:val="0052259B"/>
    <w:pPr>
      <w:tabs>
        <w:tab w:val="left" w:pos="540"/>
      </w:tabs>
      <w:ind w:left="0"/>
    </w:pPr>
    <w:rPr>
      <w:rFonts w:ascii="Tahoma" w:eastAsia="Times New Roman" w:hAnsi="Tahoma"/>
      <w:b/>
      <w:sz w:val="20"/>
      <w:szCs w:val="20"/>
      <w:lang w:eastAsia="en-US"/>
    </w:rPr>
  </w:style>
  <w:style w:type="paragraph" w:customStyle="1" w:styleId="NormalIndex">
    <w:name w:val="NormalIndex"/>
    <w:basedOn w:val="NormalIndent0"/>
    <w:rsid w:val="0052259B"/>
    <w:pPr>
      <w:tabs>
        <w:tab w:val="left" w:pos="360"/>
        <w:tab w:val="left" w:pos="450"/>
      </w:tabs>
      <w:spacing w:before="60"/>
      <w:ind w:hanging="360"/>
    </w:pPr>
  </w:style>
  <w:style w:type="paragraph" w:customStyle="1" w:styleId="NH-1">
    <w:name w:val="NH-1"/>
    <w:basedOn w:val="Normal"/>
    <w:next w:val="NH-2"/>
    <w:rsid w:val="0052259B"/>
    <w:pPr>
      <w:keepNext/>
      <w:widowControl w:val="0"/>
      <w:tabs>
        <w:tab w:val="left" w:pos="360"/>
        <w:tab w:val="left" w:pos="540"/>
      </w:tabs>
      <w:ind w:left="360" w:hanging="360"/>
    </w:pPr>
    <w:rPr>
      <w:rFonts w:ascii=".VnArial" w:eastAsia="Times New Roman" w:hAnsi=".VnArial" w:cs="Times New Roman"/>
      <w:bCs/>
      <w:lang w:eastAsia="en-US"/>
    </w:rPr>
  </w:style>
  <w:style w:type="paragraph" w:customStyle="1" w:styleId="NH-2">
    <w:name w:val="NH-2"/>
    <w:basedOn w:val="Normal"/>
    <w:next w:val="NormalIndent"/>
    <w:rsid w:val="0052259B"/>
    <w:pPr>
      <w:keepNext/>
      <w:widowControl w:val="0"/>
      <w:tabs>
        <w:tab w:val="left" w:pos="540"/>
        <w:tab w:val="left" w:pos="720"/>
      </w:tabs>
      <w:ind w:left="360" w:hanging="360"/>
    </w:pPr>
    <w:rPr>
      <w:rFonts w:ascii=".VnArial" w:eastAsia="Times New Roman" w:hAnsi=".VnArial" w:cs="Times New Roman"/>
      <w:bCs/>
      <w:lang w:eastAsia="en-US"/>
    </w:rPr>
  </w:style>
  <w:style w:type="paragraph" w:customStyle="1" w:styleId="NormalText">
    <w:name w:val="NormalText"/>
    <w:basedOn w:val="Normal"/>
    <w:rsid w:val="0052259B"/>
    <w:pPr>
      <w:widowControl w:val="0"/>
      <w:tabs>
        <w:tab w:val="left" w:pos="540"/>
      </w:tabs>
      <w:ind w:left="0"/>
      <w:jc w:val="both"/>
    </w:pPr>
    <w:rPr>
      <w:rFonts w:ascii="Tahoma" w:eastAsia="Times New Roman" w:hAnsi="Tahoma"/>
      <w:b/>
      <w:sz w:val="20"/>
      <w:szCs w:val="20"/>
      <w:lang w:eastAsia="en-US"/>
    </w:rPr>
  </w:style>
  <w:style w:type="paragraph" w:customStyle="1" w:styleId="H5">
    <w:name w:val="H5"/>
    <w:basedOn w:val="NormalIndent"/>
    <w:next w:val="Normal"/>
    <w:rsid w:val="0052259B"/>
    <w:pPr>
      <w:keepNext/>
      <w:widowControl w:val="0"/>
      <w:tabs>
        <w:tab w:val="clear" w:pos="702"/>
        <w:tab w:val="clear" w:pos="1080"/>
      </w:tabs>
      <w:spacing w:line="240" w:lineRule="auto"/>
      <w:ind w:left="-14" w:right="14"/>
      <w:jc w:val="left"/>
    </w:pPr>
    <w:rPr>
      <w:rFonts w:ascii=".VnTime" w:hAnsi=".VnTime" w:cs="Times New Roman"/>
      <w:b w:val="0"/>
      <w:bCs/>
      <w:i/>
      <w:iCs/>
      <w:color w:val="800080"/>
      <w:sz w:val="24"/>
      <w:szCs w:val="24"/>
    </w:rPr>
  </w:style>
  <w:style w:type="paragraph" w:customStyle="1" w:styleId="NormalFD">
    <w:name w:val="NormalFD"/>
    <w:basedOn w:val="Normal"/>
    <w:rsid w:val="0052259B"/>
    <w:pPr>
      <w:widowControl w:val="0"/>
      <w:tabs>
        <w:tab w:val="left" w:pos="540"/>
        <w:tab w:val="left" w:pos="720"/>
        <w:tab w:val="left" w:leader="dot" w:pos="2160"/>
        <w:tab w:val="left" w:leader="dot" w:pos="2880"/>
        <w:tab w:val="left" w:leader="dot" w:pos="3600"/>
        <w:tab w:val="left" w:leader="dot" w:pos="4320"/>
        <w:tab w:val="right" w:leader="dot" w:pos="8280"/>
      </w:tabs>
      <w:ind w:left="2880" w:hanging="2160"/>
      <w:jc w:val="both"/>
    </w:pPr>
    <w:rPr>
      <w:rFonts w:ascii="Tahoma" w:eastAsia="Times New Roman" w:hAnsi="Tahoma"/>
      <w:b/>
      <w:color w:val="000000"/>
      <w:sz w:val="20"/>
      <w:szCs w:val="20"/>
      <w:lang w:eastAsia="en-US"/>
    </w:rPr>
  </w:style>
  <w:style w:type="paragraph" w:customStyle="1" w:styleId="Normal2">
    <w:name w:val="Normal 2"/>
    <w:basedOn w:val="Normal"/>
    <w:rsid w:val="0052259B"/>
    <w:pPr>
      <w:widowControl w:val="0"/>
      <w:tabs>
        <w:tab w:val="left" w:pos="360"/>
        <w:tab w:val="left" w:pos="540"/>
      </w:tabs>
      <w:ind w:left="360" w:hanging="360"/>
    </w:pPr>
    <w:rPr>
      <w:rFonts w:ascii="Tahoma" w:eastAsia="Times New Roman" w:hAnsi="Tahoma"/>
      <w:b/>
      <w:sz w:val="20"/>
      <w:szCs w:val="20"/>
      <w:lang w:eastAsia="en-US"/>
    </w:rPr>
  </w:style>
  <w:style w:type="paragraph" w:styleId="BlockText">
    <w:name w:val="Block Text"/>
    <w:basedOn w:val="Normal"/>
    <w:rsid w:val="0052259B"/>
    <w:pPr>
      <w:widowControl w:val="0"/>
      <w:tabs>
        <w:tab w:val="left" w:pos="540"/>
        <w:tab w:val="left" w:pos="8820"/>
      </w:tabs>
      <w:spacing w:before="0"/>
      <w:ind w:left="0" w:right="22"/>
      <w:jc w:val="both"/>
    </w:pPr>
    <w:rPr>
      <w:rFonts w:ascii=".VnTime" w:eastAsia="Times New Roman" w:hAnsi=".VnTime" w:cs="Times New Roman"/>
      <w:b/>
      <w:sz w:val="20"/>
      <w:szCs w:val="20"/>
      <w:lang w:eastAsia="en-US"/>
    </w:rPr>
  </w:style>
  <w:style w:type="character" w:styleId="CommentReference">
    <w:name w:val="annotation reference"/>
    <w:semiHidden/>
    <w:rsid w:val="0052259B"/>
    <w:rPr>
      <w:sz w:val="16"/>
      <w:szCs w:val="16"/>
    </w:rPr>
  </w:style>
  <w:style w:type="paragraph" w:customStyle="1" w:styleId="Content">
    <w:name w:val="Content"/>
    <w:basedOn w:val="Normal"/>
    <w:rsid w:val="0052259B"/>
    <w:pPr>
      <w:tabs>
        <w:tab w:val="left" w:pos="540"/>
      </w:tabs>
      <w:ind w:left="709" w:firstLine="720"/>
      <w:jc w:val="both"/>
    </w:pPr>
    <w:rPr>
      <w:rFonts w:ascii=".VnTime" w:eastAsia="Times New Roman" w:hAnsi=".VnTime" w:cs="Times New Roman"/>
      <w:b/>
      <w:lang w:eastAsia="en-US"/>
    </w:rPr>
  </w:style>
  <w:style w:type="paragraph" w:customStyle="1" w:styleId="TableCaption">
    <w:name w:val="TableCaption"/>
    <w:basedOn w:val="NormalIndent"/>
    <w:rsid w:val="0052259B"/>
    <w:pPr>
      <w:widowControl w:val="0"/>
      <w:tabs>
        <w:tab w:val="clear" w:pos="702"/>
        <w:tab w:val="clear" w:pos="1080"/>
      </w:tabs>
      <w:spacing w:line="240" w:lineRule="auto"/>
      <w:ind w:left="-14" w:right="14"/>
      <w:jc w:val="left"/>
    </w:pPr>
    <w:rPr>
      <w:b w:val="0"/>
      <w:bCs/>
    </w:rPr>
  </w:style>
  <w:style w:type="character" w:styleId="Strong">
    <w:name w:val="Strong"/>
    <w:qFormat/>
    <w:rsid w:val="0052259B"/>
    <w:rPr>
      <w:b/>
      <w:bCs/>
    </w:rPr>
  </w:style>
  <w:style w:type="paragraph" w:customStyle="1" w:styleId="TableTitle">
    <w:name w:val="Table Title"/>
    <w:basedOn w:val="NormalIndent"/>
    <w:autoRedefine/>
    <w:rsid w:val="0052259B"/>
    <w:pPr>
      <w:keepNext/>
      <w:widowControl w:val="0"/>
      <w:numPr>
        <w:numId w:val="10"/>
      </w:numPr>
      <w:tabs>
        <w:tab w:val="clear" w:pos="702"/>
      </w:tabs>
      <w:spacing w:line="240" w:lineRule="auto"/>
      <w:ind w:right="29"/>
      <w:jc w:val="right"/>
    </w:pPr>
    <w:rPr>
      <w:rFonts w:ascii=".VnTime" w:hAnsi=".VnTime" w:cs="Times New Roman"/>
    </w:rPr>
  </w:style>
  <w:style w:type="paragraph" w:styleId="Index1">
    <w:name w:val="index 1"/>
    <w:basedOn w:val="Normal"/>
    <w:next w:val="Normal"/>
    <w:autoRedefine/>
    <w:semiHidden/>
    <w:rsid w:val="0052259B"/>
    <w:pPr>
      <w:tabs>
        <w:tab w:val="left" w:pos="540"/>
        <w:tab w:val="left" w:pos="702"/>
        <w:tab w:val="left" w:pos="1080"/>
      </w:tabs>
      <w:spacing w:line="288" w:lineRule="auto"/>
      <w:ind w:left="-18"/>
      <w:jc w:val="both"/>
    </w:pPr>
    <w:rPr>
      <w:rFonts w:ascii=".VnTime" w:eastAsia="Times New Roman" w:hAnsi=".VnTime" w:cs="Times New Roman"/>
      <w:b/>
      <w:i/>
      <w:iCs/>
      <w:sz w:val="20"/>
      <w:szCs w:val="20"/>
      <w:lang w:eastAsia="en-US"/>
    </w:rPr>
  </w:style>
  <w:style w:type="paragraph" w:customStyle="1" w:styleId="InfoBlue">
    <w:name w:val="InfoBlue"/>
    <w:basedOn w:val="Normal"/>
    <w:next w:val="BodyText"/>
    <w:autoRedefine/>
    <w:rsid w:val="0052259B"/>
    <w:pPr>
      <w:widowControl w:val="0"/>
      <w:tabs>
        <w:tab w:val="left" w:pos="540"/>
      </w:tabs>
      <w:spacing w:before="0" w:after="120" w:line="240" w:lineRule="atLeast"/>
      <w:ind w:left="540"/>
    </w:pPr>
    <w:rPr>
      <w:rFonts w:ascii="Tahoma" w:eastAsia="Times New Roman" w:hAnsi="Tahoma" w:cs="Tahoma"/>
      <w:b/>
      <w:i/>
      <w:color w:val="0000FF"/>
      <w:sz w:val="20"/>
      <w:szCs w:val="20"/>
      <w:lang w:eastAsia="en-US"/>
    </w:rPr>
  </w:style>
  <w:style w:type="paragraph" w:customStyle="1" w:styleId="HeadingBig">
    <w:name w:val="Heading Big"/>
    <w:basedOn w:val="NormalTB"/>
    <w:autoRedefine/>
    <w:rsid w:val="0052259B"/>
    <w:pPr>
      <w:widowControl w:val="0"/>
      <w:spacing w:before="120"/>
    </w:pPr>
    <w:rPr>
      <w:rFonts w:ascii="Swis721 BlkEx BT" w:hAnsi="Swis721 BlkEx BT"/>
      <w:b/>
      <w:snapToGrid w:val="0"/>
      <w:color w:val="6E2500"/>
      <w:sz w:val="40"/>
      <w:szCs w:val="40"/>
      <w:lang w:val="en-US"/>
    </w:rPr>
  </w:style>
  <w:style w:type="paragraph" w:customStyle="1" w:styleId="HeadingLv1">
    <w:name w:val="Heading Lv1"/>
    <w:basedOn w:val="Normal"/>
    <w:autoRedefine/>
    <w:rsid w:val="0052259B"/>
    <w:pPr>
      <w:widowControl w:val="0"/>
      <w:tabs>
        <w:tab w:val="left" w:pos="540"/>
      </w:tabs>
      <w:ind w:left="0"/>
      <w:jc w:val="center"/>
    </w:pPr>
    <w:rPr>
      <w:rFonts w:ascii="Tahoma" w:eastAsia="Times New Roman" w:hAnsi="Tahoma" w:cs="Tahoma"/>
      <w:snapToGrid w:val="0"/>
      <w:color w:val="6E2500"/>
      <w:sz w:val="20"/>
      <w:szCs w:val="20"/>
      <w:lang w:eastAsia="en-US"/>
    </w:rPr>
  </w:style>
  <w:style w:type="paragraph" w:customStyle="1" w:styleId="NormalT">
    <w:name w:val="NormalT"/>
    <w:basedOn w:val="Normal"/>
    <w:rsid w:val="0052259B"/>
    <w:pPr>
      <w:tabs>
        <w:tab w:val="left" w:pos="540"/>
      </w:tabs>
      <w:ind w:left="0"/>
    </w:pPr>
    <w:rPr>
      <w:rFonts w:ascii="Tahoma" w:eastAsia="Times New Roman" w:hAnsi="Tahoma"/>
      <w:b/>
      <w:sz w:val="20"/>
      <w:szCs w:val="20"/>
      <w:lang w:eastAsia="en-US"/>
    </w:rPr>
  </w:style>
  <w:style w:type="paragraph" w:customStyle="1" w:styleId="TableContents">
    <w:name w:val="Table Contents"/>
    <w:basedOn w:val="Normal"/>
    <w:rsid w:val="0052259B"/>
    <w:pPr>
      <w:widowControl w:val="0"/>
      <w:suppressLineNumbers/>
      <w:tabs>
        <w:tab w:val="left" w:pos="540"/>
      </w:tabs>
      <w:suppressAutoHyphens/>
      <w:snapToGrid w:val="0"/>
      <w:spacing w:before="0"/>
      <w:ind w:left="144"/>
    </w:pPr>
    <w:rPr>
      <w:rFonts w:eastAsia="Times New Roman" w:cs="Times New Roman"/>
      <w:b/>
      <w:sz w:val="20"/>
      <w:szCs w:val="20"/>
      <w:lang w:eastAsia="ar-SA"/>
    </w:rPr>
  </w:style>
  <w:style w:type="numbering" w:styleId="111111">
    <w:name w:val="Outline List 2"/>
    <w:basedOn w:val="NoList"/>
    <w:rsid w:val="0052259B"/>
    <w:pPr>
      <w:numPr>
        <w:numId w:val="11"/>
      </w:numPr>
    </w:pPr>
  </w:style>
  <w:style w:type="paragraph" w:styleId="Date">
    <w:name w:val="Date"/>
    <w:basedOn w:val="Normal"/>
    <w:next w:val="Normal"/>
    <w:link w:val="DateChar"/>
    <w:uiPriority w:val="99"/>
    <w:semiHidden/>
    <w:unhideWhenUsed/>
    <w:rsid w:val="0052259B"/>
    <w:pPr>
      <w:tabs>
        <w:tab w:val="left" w:pos="540"/>
      </w:tabs>
      <w:ind w:left="0"/>
    </w:pPr>
    <w:rPr>
      <w:rFonts w:ascii="Tahoma" w:eastAsia="Times New Roman" w:hAnsi="Tahoma"/>
      <w:b/>
      <w:sz w:val="20"/>
      <w:szCs w:val="20"/>
      <w:lang w:eastAsia="en-US"/>
    </w:rPr>
  </w:style>
  <w:style w:type="character" w:customStyle="1" w:styleId="DateChar">
    <w:name w:val="Date Char"/>
    <w:basedOn w:val="DefaultParagraphFont"/>
    <w:link w:val="Date"/>
    <w:uiPriority w:val="99"/>
    <w:semiHidden/>
    <w:rsid w:val="0052259B"/>
    <w:rPr>
      <w:rFonts w:ascii="Tahoma" w:eastAsia="Times New Roman" w:hAnsi="Tahoma"/>
      <w:b/>
      <w:noProof/>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4"/>
        <w:szCs w:val="24"/>
        <w:lang w:val="en-US" w:eastAsia="ja-JP" w:bidi="ar-SA"/>
      </w:rPr>
    </w:rPrDefault>
    <w:pPrDefault>
      <w:pPr>
        <w:spacing w:before="120" w:after="60"/>
        <w:ind w:left="45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foot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Strong" w:semiHidden="0" w:uiPriority="0" w:unhideWhenUsed="0" w:qFormat="1"/>
    <w:lsdException w:name="Emphasis" w:semiHidden="0" w:uiPriority="20" w:unhideWhenUsed="0" w:qFormat="1"/>
    <w:lsdException w:name="Document Map" w:uiPriority="0"/>
    <w:lsdException w:name="Outline List 2"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77CA"/>
    <w:rPr>
      <w:noProof/>
    </w:rPr>
  </w:style>
  <w:style w:type="paragraph" w:styleId="Heading1">
    <w:name w:val="heading 1"/>
    <w:aliases w:val="H1"/>
    <w:basedOn w:val="Normal"/>
    <w:next w:val="Normal"/>
    <w:link w:val="Heading1Char"/>
    <w:qFormat/>
    <w:pPr>
      <w:keepNext/>
      <w:widowControl w:val="0"/>
      <w:spacing w:before="360" w:after="240" w:line="360" w:lineRule="auto"/>
      <w:ind w:left="547" w:hanging="547"/>
      <w:outlineLvl w:val="0"/>
    </w:pPr>
    <w:rPr>
      <w:b/>
      <w:smallCaps/>
      <w:color w:val="6E2500"/>
      <w:sz w:val="36"/>
      <w:szCs w:val="36"/>
    </w:rPr>
  </w:style>
  <w:style w:type="paragraph" w:styleId="Heading2">
    <w:name w:val="heading 2"/>
    <w:aliases w:val="l2,H2"/>
    <w:basedOn w:val="Normal"/>
    <w:next w:val="Normal"/>
    <w:link w:val="Heading2Char"/>
    <w:autoRedefine/>
    <w:unhideWhenUsed/>
    <w:qFormat/>
    <w:rsid w:val="00405A3A"/>
    <w:pPr>
      <w:keepNext/>
      <w:numPr>
        <w:ilvl w:val="1"/>
        <w:numId w:val="1"/>
      </w:numPr>
      <w:spacing w:before="480" w:after="240"/>
      <w:jc w:val="both"/>
      <w:outlineLvl w:val="1"/>
    </w:pPr>
    <w:rPr>
      <w:b/>
      <w:i/>
      <w:color w:val="004620"/>
      <w:sz w:val="32"/>
      <w:szCs w:val="32"/>
    </w:rPr>
  </w:style>
  <w:style w:type="paragraph" w:styleId="Heading30">
    <w:name w:val="heading 3"/>
    <w:basedOn w:val="Normal"/>
    <w:next w:val="Normal"/>
    <w:link w:val="Heading3Char"/>
    <w:unhideWhenUsed/>
    <w:qFormat/>
    <w:pPr>
      <w:keepNext/>
      <w:spacing w:before="360" w:after="240"/>
      <w:ind w:left="0"/>
      <w:jc w:val="center"/>
      <w:outlineLvl w:val="2"/>
    </w:pPr>
    <w:rPr>
      <w:b/>
    </w:rPr>
  </w:style>
  <w:style w:type="paragraph" w:styleId="Heading4">
    <w:name w:val="heading 4"/>
    <w:basedOn w:val="Normal"/>
    <w:next w:val="Normal"/>
    <w:link w:val="Heading4Char"/>
    <w:unhideWhenUsed/>
    <w:qFormat/>
    <w:pPr>
      <w:keepNext/>
      <w:spacing w:before="240"/>
      <w:ind w:left="864" w:hanging="864"/>
      <w:jc w:val="both"/>
      <w:outlineLvl w:val="3"/>
    </w:pPr>
    <w:rPr>
      <w:b/>
    </w:rPr>
  </w:style>
  <w:style w:type="paragraph" w:styleId="Heading5">
    <w:name w:val="heading 5"/>
    <w:basedOn w:val="Normal"/>
    <w:next w:val="Normal"/>
    <w:link w:val="Heading5Char"/>
    <w:unhideWhenUsed/>
    <w:qFormat/>
    <w:pPr>
      <w:spacing w:before="240"/>
      <w:ind w:left="1008" w:hanging="1008"/>
      <w:jc w:val="both"/>
      <w:outlineLvl w:val="4"/>
    </w:pPr>
    <w:rPr>
      <w:rFonts w:ascii=".VnArial" w:eastAsia=".VnArial" w:hAnsi=".VnArial" w:cs=".VnArial"/>
    </w:rPr>
  </w:style>
  <w:style w:type="paragraph" w:styleId="Heading6">
    <w:name w:val="heading 6"/>
    <w:basedOn w:val="Normal"/>
    <w:next w:val="Normal"/>
    <w:link w:val="Heading6Char"/>
    <w:unhideWhenUsed/>
    <w:qFormat/>
    <w:pPr>
      <w:tabs>
        <w:tab w:val="left" w:pos="702"/>
        <w:tab w:val="left" w:pos="1080"/>
      </w:tabs>
      <w:spacing w:before="240" w:line="288" w:lineRule="auto"/>
      <w:ind w:left="1152" w:hanging="1152"/>
      <w:jc w:val="both"/>
      <w:outlineLvl w:val="5"/>
    </w:pPr>
    <w:rPr>
      <w:rFonts w:ascii="Helvetica Neue" w:eastAsia="Helvetica Neue" w:hAnsi="Helvetica Neue" w:cs="Helvetica Neue"/>
      <w:i/>
      <w:color w:val="000000"/>
      <w:sz w:val="22"/>
      <w:szCs w:val="22"/>
    </w:rPr>
  </w:style>
  <w:style w:type="paragraph" w:styleId="Heading7">
    <w:name w:val="heading 7"/>
    <w:basedOn w:val="Normal"/>
    <w:next w:val="Normal"/>
    <w:link w:val="Heading7Char"/>
    <w:qFormat/>
    <w:rsid w:val="0052259B"/>
    <w:pPr>
      <w:tabs>
        <w:tab w:val="left" w:pos="540"/>
        <w:tab w:val="left" w:pos="702"/>
        <w:tab w:val="left" w:pos="1080"/>
        <w:tab w:val="num" w:pos="1296"/>
      </w:tabs>
      <w:spacing w:before="240" w:line="288" w:lineRule="auto"/>
      <w:ind w:left="1296" w:hanging="1296"/>
      <w:jc w:val="both"/>
      <w:outlineLvl w:val="6"/>
    </w:pPr>
    <w:rPr>
      <w:rFonts w:ascii="Helvetica" w:eastAsia="Times New Roman" w:hAnsi="Helvetica" w:cs="Times New Roman"/>
      <w:b/>
      <w:color w:val="000000"/>
      <w:sz w:val="20"/>
      <w:szCs w:val="20"/>
      <w:lang w:eastAsia="en-US"/>
    </w:rPr>
  </w:style>
  <w:style w:type="paragraph" w:styleId="Heading8">
    <w:name w:val="heading 8"/>
    <w:basedOn w:val="Normal"/>
    <w:next w:val="Normal"/>
    <w:link w:val="Heading8Char"/>
    <w:qFormat/>
    <w:rsid w:val="0052259B"/>
    <w:pPr>
      <w:tabs>
        <w:tab w:val="num" w:pos="360"/>
        <w:tab w:val="left" w:pos="540"/>
        <w:tab w:val="left" w:pos="702"/>
        <w:tab w:val="left" w:pos="1080"/>
      </w:tabs>
      <w:spacing w:before="240" w:line="288" w:lineRule="auto"/>
      <w:ind w:left="0"/>
      <w:jc w:val="both"/>
      <w:outlineLvl w:val="7"/>
    </w:pPr>
    <w:rPr>
      <w:rFonts w:ascii="Helvetica" w:eastAsia="Times New Roman" w:hAnsi="Helvetica" w:cs="Times New Roman"/>
      <w:b/>
      <w:i/>
      <w:iCs/>
      <w:color w:val="000000"/>
      <w:sz w:val="20"/>
      <w:szCs w:val="20"/>
      <w:lang w:eastAsia="en-US"/>
    </w:rPr>
  </w:style>
  <w:style w:type="paragraph" w:styleId="Heading9">
    <w:name w:val="heading 9"/>
    <w:basedOn w:val="Normal"/>
    <w:next w:val="Normal"/>
    <w:link w:val="Heading9Char"/>
    <w:qFormat/>
    <w:rsid w:val="0052259B"/>
    <w:pPr>
      <w:tabs>
        <w:tab w:val="left" w:pos="540"/>
        <w:tab w:val="left" w:pos="702"/>
        <w:tab w:val="left" w:pos="1080"/>
        <w:tab w:val="num" w:pos="1584"/>
      </w:tabs>
      <w:spacing w:before="240" w:line="288" w:lineRule="auto"/>
      <w:ind w:left="1584" w:hanging="1584"/>
      <w:jc w:val="both"/>
      <w:outlineLvl w:val="8"/>
    </w:pPr>
    <w:rPr>
      <w:rFonts w:ascii="Helvetica" w:eastAsia="Times New Roman" w:hAnsi="Helvetica" w:cs="Times New Roman"/>
      <w:b/>
      <w:i/>
      <w:iCs/>
      <w:color w:val="000000"/>
      <w:sz w:val="18"/>
      <w:szCs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spacing w:before="240"/>
      <w:jc w:val="center"/>
    </w:pPr>
    <w:rPr>
      <w:rFonts w:ascii=".VnArialH" w:eastAsia=".VnArialH" w:hAnsi=".VnArialH" w:cs=".VnArialH"/>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80" w:type="dxa"/>
        <w:right w:w="80" w:type="dxa"/>
      </w:tblCellMar>
    </w:tblPr>
  </w:style>
  <w:style w:type="table" w:customStyle="1" w:styleId="a1">
    <w:basedOn w:val="TableNormal"/>
    <w:tblPr>
      <w:tblStyleRowBandSize w:val="1"/>
      <w:tblStyleColBandSize w:val="1"/>
      <w:tblCellMar>
        <w:top w:w="58" w:type="dxa"/>
        <w:left w:w="115" w:type="dxa"/>
        <w:bottom w:w="58" w:type="dxa"/>
        <w:right w:w="115" w:type="dxa"/>
      </w:tblCellMar>
    </w:tblPr>
  </w:style>
  <w:style w:type="table" w:customStyle="1" w:styleId="a2">
    <w:basedOn w:val="TableNormal"/>
    <w:rPr>
      <w:rFonts w:ascii="Calibri" w:eastAsia="Calibri" w:hAnsi="Calibri" w:cs="Calibri"/>
      <w:sz w:val="22"/>
      <w:szCs w:val="22"/>
    </w:rPr>
    <w:tblPr>
      <w:tblStyleRowBandSize w:val="1"/>
      <w:tblStyleColBandSize w:val="1"/>
    </w:tblPr>
  </w:style>
  <w:style w:type="table" w:customStyle="1" w:styleId="a3">
    <w:basedOn w:val="TableNormal"/>
    <w:rPr>
      <w:rFonts w:ascii="Calibri" w:eastAsia="Calibri" w:hAnsi="Calibri" w:cs="Calibri"/>
      <w:sz w:val="22"/>
      <w:szCs w:val="22"/>
    </w:rPr>
    <w:tblPr>
      <w:tblStyleRowBandSize w:val="1"/>
      <w:tblStyleColBandSize w:val="1"/>
    </w:tblPr>
  </w:style>
  <w:style w:type="table" w:customStyle="1" w:styleId="a4">
    <w:basedOn w:val="TableNormal"/>
    <w:rPr>
      <w:rFonts w:ascii="Calibri" w:eastAsia="Calibri" w:hAnsi="Calibri" w:cs="Calibri"/>
      <w:sz w:val="22"/>
      <w:szCs w:val="22"/>
    </w:rPr>
    <w:tblPr>
      <w:tblStyleRowBandSize w:val="1"/>
      <w:tblStyleColBandSize w:val="1"/>
    </w:tblPr>
  </w:style>
  <w:style w:type="table" w:customStyle="1" w:styleId="a5">
    <w:basedOn w:val="TableNormal"/>
    <w:tblPr>
      <w:tblStyleRowBandSize w:val="1"/>
      <w:tblStyleColBandSize w:val="1"/>
      <w:tblCellMar>
        <w:top w:w="58" w:type="dxa"/>
        <w:left w:w="115" w:type="dxa"/>
        <w:bottom w:w="58" w:type="dxa"/>
        <w:right w:w="115" w:type="dxa"/>
      </w:tblCellMar>
    </w:tblPr>
  </w:style>
  <w:style w:type="table" w:customStyle="1" w:styleId="a6">
    <w:basedOn w:val="TableNormal"/>
    <w:rPr>
      <w:rFonts w:ascii="Calibri" w:eastAsia="Calibri" w:hAnsi="Calibri" w:cs="Calibri"/>
      <w:sz w:val="22"/>
      <w:szCs w:val="22"/>
    </w:rPr>
    <w:tblPr>
      <w:tblStyleRowBandSize w:val="1"/>
      <w:tblStyleColBandSize w:val="1"/>
    </w:tblPr>
  </w:style>
  <w:style w:type="table" w:customStyle="1" w:styleId="a7">
    <w:basedOn w:val="TableNormal"/>
    <w:rPr>
      <w:rFonts w:ascii="Calibri" w:eastAsia="Calibri" w:hAnsi="Calibri" w:cs="Calibri"/>
      <w:sz w:val="22"/>
      <w:szCs w:val="22"/>
    </w:rPr>
    <w:tblPr>
      <w:tblStyleRowBandSize w:val="1"/>
      <w:tblStyleColBandSize w:val="1"/>
    </w:tblPr>
  </w:style>
  <w:style w:type="table" w:customStyle="1" w:styleId="a8">
    <w:basedOn w:val="TableNormal"/>
    <w:rPr>
      <w:rFonts w:ascii="Calibri" w:eastAsia="Calibri" w:hAnsi="Calibri" w:cs="Calibri"/>
      <w:sz w:val="22"/>
      <w:szCs w:val="22"/>
    </w:rPr>
    <w:tblPr>
      <w:tblStyleRowBandSize w:val="1"/>
      <w:tblStyleColBandSize w:val="1"/>
    </w:tblPr>
  </w:style>
  <w:style w:type="table" w:customStyle="1" w:styleId="a9">
    <w:basedOn w:val="TableNormal"/>
    <w:tblPr>
      <w:tblStyleRowBandSize w:val="1"/>
      <w:tblStyleColBandSize w:val="1"/>
      <w:tblCellMar>
        <w:top w:w="58" w:type="dxa"/>
        <w:left w:w="115" w:type="dxa"/>
        <w:bottom w:w="58" w:type="dxa"/>
        <w:right w:w="115" w:type="dxa"/>
      </w:tblCellMar>
    </w:tblPr>
  </w:style>
  <w:style w:type="table" w:customStyle="1" w:styleId="aa">
    <w:basedOn w:val="TableNormal"/>
    <w:rPr>
      <w:rFonts w:ascii="Calibri" w:eastAsia="Calibri" w:hAnsi="Calibri" w:cs="Calibri"/>
      <w:sz w:val="22"/>
      <w:szCs w:val="22"/>
    </w:rPr>
    <w:tblPr>
      <w:tblStyleRowBandSize w:val="1"/>
      <w:tblStyleColBandSize w:val="1"/>
    </w:tblPr>
  </w:style>
  <w:style w:type="table" w:customStyle="1" w:styleId="ab">
    <w:basedOn w:val="TableNormal"/>
    <w:rPr>
      <w:rFonts w:ascii="Calibri" w:eastAsia="Calibri" w:hAnsi="Calibri" w:cs="Calibri"/>
      <w:sz w:val="22"/>
      <w:szCs w:val="22"/>
    </w:rPr>
    <w:tblPr>
      <w:tblStyleRowBandSize w:val="1"/>
      <w:tblStyleColBandSize w:val="1"/>
    </w:tblPr>
  </w:style>
  <w:style w:type="table" w:customStyle="1" w:styleId="ac">
    <w:basedOn w:val="TableNormal"/>
    <w:rPr>
      <w:rFonts w:ascii="Calibri" w:eastAsia="Calibri" w:hAnsi="Calibri" w:cs="Calibri"/>
      <w:sz w:val="22"/>
      <w:szCs w:val="22"/>
    </w:rPr>
    <w:tblPr>
      <w:tblStyleRowBandSize w:val="1"/>
      <w:tblStyleColBandSize w:val="1"/>
    </w:tblPr>
  </w:style>
  <w:style w:type="table" w:customStyle="1" w:styleId="ad">
    <w:basedOn w:val="TableNormal"/>
    <w:tblPr>
      <w:tblStyleRowBandSize w:val="1"/>
      <w:tblStyleColBandSize w:val="1"/>
      <w:tblCellMar>
        <w:top w:w="58" w:type="dxa"/>
        <w:left w:w="115" w:type="dxa"/>
        <w:bottom w:w="58" w:type="dxa"/>
        <w:right w:w="115" w:type="dxa"/>
      </w:tblCellMar>
    </w:tblPr>
  </w:style>
  <w:style w:type="table" w:customStyle="1" w:styleId="ae">
    <w:basedOn w:val="TableNormal"/>
    <w:rPr>
      <w:rFonts w:ascii="Calibri" w:eastAsia="Calibri" w:hAnsi="Calibri" w:cs="Calibri"/>
      <w:sz w:val="22"/>
      <w:szCs w:val="22"/>
    </w:rPr>
    <w:tblPr>
      <w:tblStyleRowBandSize w:val="1"/>
      <w:tblStyleColBandSize w:val="1"/>
    </w:tblPr>
  </w:style>
  <w:style w:type="table" w:customStyle="1" w:styleId="af">
    <w:basedOn w:val="TableNormal"/>
    <w:tblPr>
      <w:tblStyleRowBandSize w:val="1"/>
      <w:tblStyleColBandSize w:val="1"/>
      <w:tblCellMar>
        <w:top w:w="58" w:type="dxa"/>
        <w:left w:w="115" w:type="dxa"/>
        <w:bottom w:w="58" w:type="dxa"/>
        <w:right w:w="115" w:type="dxa"/>
      </w:tblCellMar>
    </w:tblPr>
  </w:style>
  <w:style w:type="table" w:customStyle="1" w:styleId="af0">
    <w:basedOn w:val="TableNormal"/>
    <w:rPr>
      <w:rFonts w:ascii="Calibri" w:eastAsia="Calibri" w:hAnsi="Calibri" w:cs="Calibri"/>
      <w:sz w:val="22"/>
      <w:szCs w:val="22"/>
    </w:rPr>
    <w:tblPr>
      <w:tblStyleRowBandSize w:val="1"/>
      <w:tblStyleColBandSize w:val="1"/>
    </w:tblPr>
  </w:style>
  <w:style w:type="table" w:customStyle="1" w:styleId="af1">
    <w:basedOn w:val="TableNormal"/>
    <w:rPr>
      <w:rFonts w:ascii="Calibri" w:eastAsia="Calibri" w:hAnsi="Calibri" w:cs="Calibri"/>
      <w:sz w:val="22"/>
      <w:szCs w:val="22"/>
    </w:rPr>
    <w:tblPr>
      <w:tblStyleRowBandSize w:val="1"/>
      <w:tblStyleColBandSize w:val="1"/>
    </w:tblPr>
  </w:style>
  <w:style w:type="table" w:customStyle="1" w:styleId="af2">
    <w:basedOn w:val="TableNormal"/>
    <w:rPr>
      <w:rFonts w:ascii="Calibri" w:eastAsia="Calibri" w:hAnsi="Calibri" w:cs="Calibri"/>
      <w:sz w:val="22"/>
      <w:szCs w:val="22"/>
    </w:rPr>
    <w:tblPr>
      <w:tblStyleRowBandSize w:val="1"/>
      <w:tblStyleColBandSize w:val="1"/>
    </w:tblPr>
  </w:style>
  <w:style w:type="table" w:customStyle="1" w:styleId="af3">
    <w:basedOn w:val="TableNormal"/>
    <w:tblPr>
      <w:tblStyleRowBandSize w:val="1"/>
      <w:tblStyleColBandSize w:val="1"/>
      <w:tblCellMar>
        <w:top w:w="58" w:type="dxa"/>
        <w:left w:w="115" w:type="dxa"/>
        <w:bottom w:w="58" w:type="dxa"/>
        <w:right w:w="115" w:type="dxa"/>
      </w:tblCellMar>
    </w:tblPr>
  </w:style>
  <w:style w:type="table" w:customStyle="1" w:styleId="af4">
    <w:basedOn w:val="TableNormal"/>
    <w:rPr>
      <w:rFonts w:ascii="Calibri" w:eastAsia="Calibri" w:hAnsi="Calibri" w:cs="Calibri"/>
      <w:sz w:val="22"/>
      <w:szCs w:val="22"/>
    </w:rPr>
    <w:tblPr>
      <w:tblStyleRowBandSize w:val="1"/>
      <w:tblStyleColBandSize w:val="1"/>
    </w:tblPr>
  </w:style>
  <w:style w:type="table" w:customStyle="1" w:styleId="af5">
    <w:basedOn w:val="TableNormal"/>
    <w:rPr>
      <w:rFonts w:ascii="Calibri" w:eastAsia="Calibri" w:hAnsi="Calibri" w:cs="Calibri"/>
      <w:sz w:val="22"/>
      <w:szCs w:val="22"/>
    </w:rPr>
    <w:tblPr>
      <w:tblStyleRowBandSize w:val="1"/>
      <w:tblStyleColBandSize w:val="1"/>
    </w:tblPr>
  </w:style>
  <w:style w:type="table" w:customStyle="1" w:styleId="af6">
    <w:basedOn w:val="TableNormal"/>
    <w:rPr>
      <w:rFonts w:ascii="Calibri" w:eastAsia="Calibri" w:hAnsi="Calibri" w:cs="Calibri"/>
      <w:sz w:val="22"/>
      <w:szCs w:val="22"/>
    </w:rPr>
    <w:tblPr>
      <w:tblStyleRowBandSize w:val="1"/>
      <w:tblStyleColBandSize w:val="1"/>
    </w:tblPr>
  </w:style>
  <w:style w:type="table" w:customStyle="1" w:styleId="af7">
    <w:basedOn w:val="TableNormal"/>
    <w:tblPr>
      <w:tblStyleRowBandSize w:val="1"/>
      <w:tblStyleColBandSize w:val="1"/>
      <w:tblCellMar>
        <w:top w:w="58" w:type="dxa"/>
        <w:left w:w="115" w:type="dxa"/>
        <w:bottom w:w="58" w:type="dxa"/>
        <w:right w:w="115" w:type="dxa"/>
      </w:tblCellMar>
    </w:tblPr>
  </w:style>
  <w:style w:type="table" w:customStyle="1" w:styleId="af8">
    <w:basedOn w:val="TableNormal"/>
    <w:rPr>
      <w:rFonts w:ascii="Calibri" w:eastAsia="Calibri" w:hAnsi="Calibri" w:cs="Calibri"/>
      <w:sz w:val="22"/>
      <w:szCs w:val="22"/>
    </w:rPr>
    <w:tblPr>
      <w:tblStyleRowBandSize w:val="1"/>
      <w:tblStyleColBandSize w:val="1"/>
    </w:tblPr>
  </w:style>
  <w:style w:type="table" w:customStyle="1" w:styleId="af9">
    <w:basedOn w:val="TableNormal"/>
    <w:rPr>
      <w:rFonts w:ascii="Calibri" w:eastAsia="Calibri" w:hAnsi="Calibri" w:cs="Calibri"/>
      <w:sz w:val="22"/>
      <w:szCs w:val="22"/>
    </w:rPr>
    <w:tblPr>
      <w:tblStyleRowBandSize w:val="1"/>
      <w:tblStyleColBandSize w:val="1"/>
    </w:tblPr>
  </w:style>
  <w:style w:type="table" w:customStyle="1" w:styleId="afa">
    <w:basedOn w:val="TableNormal"/>
    <w:tblPr>
      <w:tblStyleRowBandSize w:val="1"/>
      <w:tblStyleColBandSize w:val="1"/>
      <w:tblCellMar>
        <w:top w:w="58" w:type="dxa"/>
        <w:left w:w="115" w:type="dxa"/>
        <w:bottom w:w="58" w:type="dxa"/>
        <w:right w:w="115" w:type="dxa"/>
      </w:tblCellMar>
    </w:tblPr>
  </w:style>
  <w:style w:type="table" w:customStyle="1" w:styleId="afb">
    <w:basedOn w:val="TableNormal"/>
    <w:rPr>
      <w:rFonts w:ascii="Calibri" w:eastAsia="Calibri" w:hAnsi="Calibri" w:cs="Calibri"/>
      <w:sz w:val="22"/>
      <w:szCs w:val="22"/>
    </w:rPr>
    <w:tblPr>
      <w:tblStyleRowBandSize w:val="1"/>
      <w:tblStyleColBandSize w:val="1"/>
    </w:tblPr>
  </w:style>
  <w:style w:type="table" w:customStyle="1" w:styleId="afc">
    <w:basedOn w:val="TableNormal"/>
    <w:rPr>
      <w:rFonts w:ascii="Calibri" w:eastAsia="Calibri" w:hAnsi="Calibri" w:cs="Calibri"/>
      <w:sz w:val="22"/>
      <w:szCs w:val="22"/>
    </w:rPr>
    <w:tblPr>
      <w:tblStyleRowBandSize w:val="1"/>
      <w:tblStyleColBandSize w:val="1"/>
    </w:tblPr>
  </w:style>
  <w:style w:type="table" w:customStyle="1" w:styleId="afd">
    <w:basedOn w:val="TableNormal"/>
    <w:rPr>
      <w:rFonts w:ascii="Calibri" w:eastAsia="Calibri" w:hAnsi="Calibri" w:cs="Calibri"/>
      <w:sz w:val="22"/>
      <w:szCs w:val="22"/>
    </w:rPr>
    <w:tblPr>
      <w:tblStyleRowBandSize w:val="1"/>
      <w:tblStyleColBandSize w:val="1"/>
    </w:tblPr>
  </w:style>
  <w:style w:type="table" w:customStyle="1" w:styleId="afe">
    <w:basedOn w:val="TableNormal"/>
    <w:tblPr>
      <w:tblStyleRowBandSize w:val="1"/>
      <w:tblStyleColBandSize w:val="1"/>
      <w:tblCellMar>
        <w:top w:w="58" w:type="dxa"/>
        <w:left w:w="115" w:type="dxa"/>
        <w:bottom w:w="58" w:type="dxa"/>
        <w:right w:w="115" w:type="dxa"/>
      </w:tblCellMar>
    </w:tblPr>
  </w:style>
  <w:style w:type="table" w:customStyle="1" w:styleId="aff">
    <w:basedOn w:val="TableNormal"/>
    <w:rPr>
      <w:rFonts w:ascii="Calibri" w:eastAsia="Calibri" w:hAnsi="Calibri" w:cs="Calibri"/>
      <w:sz w:val="22"/>
      <w:szCs w:val="22"/>
    </w:rPr>
    <w:tblPr>
      <w:tblStyleRowBandSize w:val="1"/>
      <w:tblStyleColBandSize w:val="1"/>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rPr>
      <w:rFonts w:ascii="Calibri" w:eastAsia="Calibri" w:hAnsi="Calibri" w:cs="Calibri"/>
      <w:sz w:val="22"/>
      <w:szCs w:val="22"/>
    </w:rPr>
    <w:tblPr>
      <w:tblStyleRowBandSize w:val="1"/>
      <w:tblStyleColBandSize w:val="1"/>
    </w:tblPr>
  </w:style>
  <w:style w:type="table" w:customStyle="1" w:styleId="aff2">
    <w:basedOn w:val="TableNormal"/>
    <w:tblPr>
      <w:tblStyleRowBandSize w:val="1"/>
      <w:tblStyleColBandSize w:val="1"/>
      <w:tblCellMar>
        <w:top w:w="58" w:type="dxa"/>
        <w:left w:w="115" w:type="dxa"/>
        <w:bottom w:w="58" w:type="dxa"/>
        <w:right w:w="115" w:type="dxa"/>
      </w:tblCellMar>
    </w:tblPr>
  </w:style>
  <w:style w:type="table" w:customStyle="1" w:styleId="aff3">
    <w:basedOn w:val="TableNormal"/>
    <w:rPr>
      <w:rFonts w:ascii="Calibri" w:eastAsia="Calibri" w:hAnsi="Calibri" w:cs="Calibri"/>
      <w:sz w:val="22"/>
      <w:szCs w:val="22"/>
    </w:rPr>
    <w:tblPr>
      <w:tblStyleRowBandSize w:val="1"/>
      <w:tblStyleColBandSize w:val="1"/>
    </w:tblPr>
  </w:style>
  <w:style w:type="table" w:customStyle="1" w:styleId="aff4">
    <w:basedOn w:val="TableNormal"/>
    <w:rPr>
      <w:rFonts w:ascii="Calibri" w:eastAsia="Calibri" w:hAnsi="Calibri" w:cs="Calibri"/>
      <w:sz w:val="22"/>
      <w:szCs w:val="22"/>
    </w:rPr>
    <w:tblPr>
      <w:tblStyleRowBandSize w:val="1"/>
      <w:tblStyleColBandSize w:val="1"/>
    </w:tblPr>
  </w:style>
  <w:style w:type="table" w:customStyle="1" w:styleId="aff5">
    <w:basedOn w:val="TableNormal"/>
    <w:rPr>
      <w:rFonts w:ascii="Calibri" w:eastAsia="Calibri" w:hAnsi="Calibri" w:cs="Calibri"/>
      <w:sz w:val="22"/>
      <w:szCs w:val="22"/>
    </w:rPr>
    <w:tblPr>
      <w:tblStyleRowBandSize w:val="1"/>
      <w:tblStyleColBandSize w:val="1"/>
    </w:tblPr>
  </w:style>
  <w:style w:type="table" w:customStyle="1" w:styleId="aff6">
    <w:basedOn w:val="TableNormal"/>
    <w:tblPr>
      <w:tblStyleRowBandSize w:val="1"/>
      <w:tblStyleColBandSize w:val="1"/>
      <w:tblCellMar>
        <w:top w:w="58" w:type="dxa"/>
        <w:left w:w="115" w:type="dxa"/>
        <w:bottom w:w="58" w:type="dxa"/>
        <w:right w:w="115" w:type="dxa"/>
      </w:tblCellMar>
    </w:tblPr>
  </w:style>
  <w:style w:type="table" w:customStyle="1" w:styleId="aff7">
    <w:basedOn w:val="TableNormal"/>
    <w:rPr>
      <w:rFonts w:ascii="Calibri" w:eastAsia="Calibri" w:hAnsi="Calibri" w:cs="Calibri"/>
      <w:sz w:val="22"/>
      <w:szCs w:val="22"/>
    </w:rPr>
    <w:tblPr>
      <w:tblStyleRowBandSize w:val="1"/>
      <w:tblStyleColBandSize w:val="1"/>
    </w:tblPr>
  </w:style>
  <w:style w:type="table" w:customStyle="1" w:styleId="aff8">
    <w:basedOn w:val="TableNormal"/>
    <w:rPr>
      <w:rFonts w:ascii="Calibri" w:eastAsia="Calibri" w:hAnsi="Calibri" w:cs="Calibri"/>
      <w:sz w:val="22"/>
      <w:szCs w:val="22"/>
    </w:rPr>
    <w:tblPr>
      <w:tblStyleRowBandSize w:val="1"/>
      <w:tblStyleColBandSize w:val="1"/>
    </w:tblPr>
  </w:style>
  <w:style w:type="table" w:customStyle="1" w:styleId="aff9">
    <w:basedOn w:val="TableNormal"/>
    <w:rPr>
      <w:rFonts w:ascii="Calibri" w:eastAsia="Calibri" w:hAnsi="Calibri" w:cs="Calibri"/>
      <w:sz w:val="22"/>
      <w:szCs w:val="22"/>
    </w:rPr>
    <w:tblPr>
      <w:tblStyleRowBandSize w:val="1"/>
      <w:tblStyleColBandSize w:val="1"/>
    </w:tblPr>
  </w:style>
  <w:style w:type="table" w:customStyle="1" w:styleId="affa">
    <w:basedOn w:val="TableNormal"/>
    <w:tblPr>
      <w:tblStyleRowBandSize w:val="1"/>
      <w:tblStyleColBandSize w:val="1"/>
      <w:tblCellMar>
        <w:top w:w="58" w:type="dxa"/>
        <w:left w:w="115" w:type="dxa"/>
        <w:bottom w:w="58" w:type="dxa"/>
        <w:right w:w="115" w:type="dxa"/>
      </w:tblCellMar>
    </w:tblPr>
  </w:style>
  <w:style w:type="table" w:customStyle="1" w:styleId="affb">
    <w:basedOn w:val="TableNormal"/>
    <w:rPr>
      <w:rFonts w:ascii="Calibri" w:eastAsia="Calibri" w:hAnsi="Calibri" w:cs="Calibri"/>
      <w:sz w:val="22"/>
      <w:szCs w:val="22"/>
    </w:rPr>
    <w:tblPr>
      <w:tblStyleRowBandSize w:val="1"/>
      <w:tblStyleColBandSize w:val="1"/>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rPr>
      <w:rFonts w:ascii="Calibri" w:eastAsia="Calibri" w:hAnsi="Calibri" w:cs="Calibri"/>
      <w:sz w:val="22"/>
      <w:szCs w:val="22"/>
    </w:rPr>
    <w:tblPr>
      <w:tblStyleRowBandSize w:val="1"/>
      <w:tblStyleColBandSize w:val="1"/>
    </w:tblPr>
  </w:style>
  <w:style w:type="table" w:customStyle="1" w:styleId="affe">
    <w:basedOn w:val="TableNormal"/>
    <w:tblPr>
      <w:tblStyleRowBandSize w:val="1"/>
      <w:tblStyleColBandSize w:val="1"/>
      <w:tblCellMar>
        <w:top w:w="58" w:type="dxa"/>
        <w:left w:w="115" w:type="dxa"/>
        <w:bottom w:w="58" w:type="dxa"/>
        <w:right w:w="115" w:type="dxa"/>
      </w:tblCellMar>
    </w:tblPr>
  </w:style>
  <w:style w:type="table" w:customStyle="1" w:styleId="afff">
    <w:basedOn w:val="TableNormal"/>
    <w:rPr>
      <w:rFonts w:ascii="Calibri" w:eastAsia="Calibri" w:hAnsi="Calibri" w:cs="Calibri"/>
      <w:sz w:val="22"/>
      <w:szCs w:val="22"/>
    </w:rPr>
    <w:tblPr>
      <w:tblStyleRowBandSize w:val="1"/>
      <w:tblStyleColBandSize w:val="1"/>
    </w:tblPr>
  </w:style>
  <w:style w:type="table" w:customStyle="1" w:styleId="afff0">
    <w:basedOn w:val="TableNormal"/>
    <w:rPr>
      <w:rFonts w:ascii="Calibri" w:eastAsia="Calibri" w:hAnsi="Calibri" w:cs="Calibri"/>
      <w:sz w:val="22"/>
      <w:szCs w:val="22"/>
    </w:rPr>
    <w:tblPr>
      <w:tblStyleRowBandSize w:val="1"/>
      <w:tblStyleColBandSize w:val="1"/>
    </w:tblPr>
  </w:style>
  <w:style w:type="table" w:customStyle="1" w:styleId="afff1">
    <w:basedOn w:val="TableNormal"/>
    <w:tblPr>
      <w:tblStyleRowBandSize w:val="1"/>
      <w:tblStyleColBandSize w:val="1"/>
      <w:tblCellMar>
        <w:top w:w="58" w:type="dxa"/>
        <w:left w:w="115" w:type="dxa"/>
        <w:bottom w:w="58" w:type="dxa"/>
        <w:right w:w="115" w:type="dxa"/>
      </w:tblCellMar>
    </w:tblPr>
  </w:style>
  <w:style w:type="table" w:customStyle="1" w:styleId="afff2">
    <w:basedOn w:val="TableNormal"/>
    <w:rPr>
      <w:rFonts w:ascii="Calibri" w:eastAsia="Calibri" w:hAnsi="Calibri" w:cs="Calibri"/>
      <w:sz w:val="22"/>
      <w:szCs w:val="22"/>
    </w:rPr>
    <w:tblPr>
      <w:tblStyleRowBandSize w:val="1"/>
      <w:tblStyleColBandSize w:val="1"/>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rPr>
      <w:rFonts w:ascii="Calibri" w:eastAsia="Calibri" w:hAnsi="Calibri" w:cs="Calibri"/>
      <w:sz w:val="22"/>
      <w:szCs w:val="22"/>
    </w:rPr>
    <w:tblPr>
      <w:tblStyleRowBandSize w:val="1"/>
      <w:tblStyleColBandSize w:val="1"/>
    </w:tblPr>
  </w:style>
  <w:style w:type="table" w:customStyle="1" w:styleId="afff5">
    <w:basedOn w:val="TableNormal"/>
    <w:tblPr>
      <w:tblStyleRowBandSize w:val="1"/>
      <w:tblStyleColBandSize w:val="1"/>
      <w:tblCellMar>
        <w:top w:w="58" w:type="dxa"/>
        <w:left w:w="115" w:type="dxa"/>
        <w:bottom w:w="58" w:type="dxa"/>
        <w:right w:w="115" w:type="dxa"/>
      </w:tblCellMar>
    </w:tblPr>
  </w:style>
  <w:style w:type="table" w:customStyle="1" w:styleId="afff6">
    <w:basedOn w:val="TableNormal"/>
    <w:rPr>
      <w:rFonts w:ascii="Calibri" w:eastAsia="Calibri" w:hAnsi="Calibri" w:cs="Calibri"/>
      <w:sz w:val="22"/>
      <w:szCs w:val="22"/>
    </w:rPr>
    <w:tblPr>
      <w:tblStyleRowBandSize w:val="1"/>
      <w:tblStyleColBandSize w:val="1"/>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rPr>
      <w:rFonts w:ascii="Calibri" w:eastAsia="Calibri" w:hAnsi="Calibri" w:cs="Calibri"/>
      <w:sz w:val="22"/>
      <w:szCs w:val="22"/>
    </w:rPr>
    <w:tblPr>
      <w:tblStyleRowBandSize w:val="1"/>
      <w:tblStyleColBandSize w:val="1"/>
    </w:tblPr>
  </w:style>
  <w:style w:type="table" w:customStyle="1" w:styleId="afff9">
    <w:basedOn w:val="TableNormal"/>
    <w:tblPr>
      <w:tblStyleRowBandSize w:val="1"/>
      <w:tblStyleColBandSize w:val="1"/>
      <w:tblCellMar>
        <w:top w:w="58" w:type="dxa"/>
        <w:left w:w="115" w:type="dxa"/>
        <w:bottom w:w="58" w:type="dxa"/>
        <w:right w:w="115" w:type="dxa"/>
      </w:tblCellMar>
    </w:tblPr>
  </w:style>
  <w:style w:type="table" w:customStyle="1" w:styleId="afffa">
    <w:basedOn w:val="TableNormal"/>
    <w:rPr>
      <w:rFonts w:ascii="Calibri" w:eastAsia="Calibri" w:hAnsi="Calibri" w:cs="Calibri"/>
      <w:sz w:val="22"/>
      <w:szCs w:val="22"/>
    </w:rPr>
    <w:tblPr>
      <w:tblStyleRowBandSize w:val="1"/>
      <w:tblStyleColBandSize w:val="1"/>
    </w:tblPr>
  </w:style>
  <w:style w:type="table" w:customStyle="1" w:styleId="afffb">
    <w:basedOn w:val="TableNormal"/>
    <w:rPr>
      <w:rFonts w:ascii="Calibri" w:eastAsia="Calibri" w:hAnsi="Calibri" w:cs="Calibri"/>
      <w:sz w:val="22"/>
      <w:szCs w:val="22"/>
    </w:rPr>
    <w:tblPr>
      <w:tblStyleRowBandSize w:val="1"/>
      <w:tblStyleColBandSize w:val="1"/>
    </w:tblPr>
  </w:style>
  <w:style w:type="table" w:customStyle="1" w:styleId="afffc">
    <w:basedOn w:val="TableNormal"/>
    <w:tblPr>
      <w:tblStyleRowBandSize w:val="1"/>
      <w:tblStyleColBandSize w:val="1"/>
      <w:tblCellMar>
        <w:top w:w="58" w:type="dxa"/>
        <w:left w:w="115" w:type="dxa"/>
        <w:bottom w:w="58" w:type="dxa"/>
        <w:right w:w="115" w:type="dxa"/>
      </w:tblCellMar>
    </w:tblPr>
  </w:style>
  <w:style w:type="table" w:customStyle="1" w:styleId="afffd">
    <w:basedOn w:val="TableNormal"/>
    <w:rPr>
      <w:rFonts w:ascii="Calibri" w:eastAsia="Calibri" w:hAnsi="Calibri" w:cs="Calibri"/>
      <w:sz w:val="22"/>
      <w:szCs w:val="22"/>
    </w:rPr>
    <w:tblPr>
      <w:tblStyleRowBandSize w:val="1"/>
      <w:tblStyleColBandSize w:val="1"/>
    </w:tblPr>
  </w:style>
  <w:style w:type="table" w:customStyle="1" w:styleId="afffe">
    <w:basedOn w:val="TableNormal"/>
    <w:rPr>
      <w:rFonts w:ascii="Calibri" w:eastAsia="Calibri" w:hAnsi="Calibri" w:cs="Calibri"/>
      <w:sz w:val="22"/>
      <w:szCs w:val="22"/>
    </w:rPr>
    <w:tblPr>
      <w:tblStyleRowBandSize w:val="1"/>
      <w:tblStyleColBandSize w:val="1"/>
    </w:tblPr>
  </w:style>
  <w:style w:type="table" w:customStyle="1" w:styleId="affff">
    <w:basedOn w:val="TableNormal"/>
    <w:rPr>
      <w:rFonts w:ascii="Calibri" w:eastAsia="Calibri" w:hAnsi="Calibri" w:cs="Calibri"/>
      <w:sz w:val="22"/>
      <w:szCs w:val="22"/>
    </w:rPr>
    <w:tblPr>
      <w:tblStyleRowBandSize w:val="1"/>
      <w:tblStyleColBandSize w:val="1"/>
    </w:tblPr>
  </w:style>
  <w:style w:type="table" w:customStyle="1" w:styleId="affff0">
    <w:basedOn w:val="TableNormal"/>
    <w:tblPr>
      <w:tblStyleRowBandSize w:val="1"/>
      <w:tblStyleColBandSize w:val="1"/>
      <w:tblCellMar>
        <w:top w:w="58" w:type="dxa"/>
        <w:left w:w="115" w:type="dxa"/>
        <w:bottom w:w="58" w:type="dxa"/>
        <w:right w:w="115" w:type="dxa"/>
      </w:tblCellMar>
    </w:tblPr>
  </w:style>
  <w:style w:type="table" w:customStyle="1" w:styleId="affff1">
    <w:basedOn w:val="TableNormal"/>
    <w:rPr>
      <w:rFonts w:ascii="Calibri" w:eastAsia="Calibri" w:hAnsi="Calibri" w:cs="Calibri"/>
      <w:sz w:val="22"/>
      <w:szCs w:val="22"/>
    </w:rPr>
    <w:tblPr>
      <w:tblStyleRowBandSize w:val="1"/>
      <w:tblStyleColBandSize w:val="1"/>
    </w:tblPr>
  </w:style>
  <w:style w:type="table" w:customStyle="1" w:styleId="affff2">
    <w:basedOn w:val="TableNormal"/>
    <w:rPr>
      <w:rFonts w:ascii="Calibri" w:eastAsia="Calibri" w:hAnsi="Calibri" w:cs="Calibri"/>
      <w:sz w:val="22"/>
      <w:szCs w:val="22"/>
    </w:rPr>
    <w:tblPr>
      <w:tblStyleRowBandSize w:val="1"/>
      <w:tblStyleColBandSize w:val="1"/>
    </w:tblPr>
  </w:style>
  <w:style w:type="table" w:customStyle="1" w:styleId="affff3">
    <w:basedOn w:val="TableNormal"/>
    <w:tblPr>
      <w:tblStyleRowBandSize w:val="1"/>
      <w:tblStyleColBandSize w:val="1"/>
      <w:tblCellMar>
        <w:top w:w="58" w:type="dxa"/>
        <w:left w:w="115" w:type="dxa"/>
        <w:bottom w:w="58" w:type="dxa"/>
        <w:right w:w="115" w:type="dxa"/>
      </w:tblCellMar>
    </w:tblPr>
  </w:style>
  <w:style w:type="table" w:customStyle="1" w:styleId="affff4">
    <w:basedOn w:val="TableNormal"/>
    <w:rPr>
      <w:rFonts w:ascii="Calibri" w:eastAsia="Calibri" w:hAnsi="Calibri" w:cs="Calibri"/>
      <w:sz w:val="22"/>
      <w:szCs w:val="22"/>
    </w:rPr>
    <w:tblPr>
      <w:tblStyleRowBandSize w:val="1"/>
      <w:tblStyleColBandSize w:val="1"/>
    </w:tblPr>
  </w:style>
  <w:style w:type="table" w:customStyle="1" w:styleId="affff5">
    <w:basedOn w:val="TableNormal"/>
    <w:rPr>
      <w:rFonts w:ascii="Calibri" w:eastAsia="Calibri" w:hAnsi="Calibri" w:cs="Calibri"/>
      <w:sz w:val="22"/>
      <w:szCs w:val="22"/>
    </w:rPr>
    <w:tblPr>
      <w:tblStyleRowBandSize w:val="1"/>
      <w:tblStyleColBandSize w:val="1"/>
    </w:tblPr>
  </w:style>
  <w:style w:type="table" w:customStyle="1" w:styleId="affff6">
    <w:basedOn w:val="TableNormal"/>
    <w:tblPr>
      <w:tblStyleRowBandSize w:val="1"/>
      <w:tblStyleColBandSize w:val="1"/>
      <w:tblCellMar>
        <w:top w:w="58" w:type="dxa"/>
        <w:left w:w="115" w:type="dxa"/>
        <w:bottom w:w="58" w:type="dxa"/>
        <w:right w:w="115" w:type="dxa"/>
      </w:tblCellMar>
    </w:tblPr>
  </w:style>
  <w:style w:type="table" w:customStyle="1" w:styleId="affff7">
    <w:basedOn w:val="TableNormal"/>
    <w:rPr>
      <w:rFonts w:ascii="Calibri" w:eastAsia="Calibri" w:hAnsi="Calibri" w:cs="Calibri"/>
      <w:sz w:val="22"/>
      <w:szCs w:val="22"/>
    </w:rPr>
    <w:tblPr>
      <w:tblStyleRowBandSize w:val="1"/>
      <w:tblStyleColBandSize w:val="1"/>
    </w:tblPr>
  </w:style>
  <w:style w:type="table" w:customStyle="1" w:styleId="affff8">
    <w:basedOn w:val="TableNormal"/>
    <w:rPr>
      <w:rFonts w:ascii="Calibri" w:eastAsia="Calibri" w:hAnsi="Calibri" w:cs="Calibri"/>
      <w:sz w:val="22"/>
      <w:szCs w:val="22"/>
    </w:rPr>
    <w:tblPr>
      <w:tblStyleRowBandSize w:val="1"/>
      <w:tblStyleColBandSize w:val="1"/>
    </w:tblPr>
  </w:style>
  <w:style w:type="table" w:customStyle="1" w:styleId="affff9">
    <w:basedOn w:val="TableNormal"/>
    <w:tblPr>
      <w:tblStyleRowBandSize w:val="1"/>
      <w:tblStyleColBandSize w:val="1"/>
      <w:tblCellMar>
        <w:top w:w="58" w:type="dxa"/>
        <w:left w:w="115" w:type="dxa"/>
        <w:bottom w:w="58" w:type="dxa"/>
        <w:right w:w="115" w:type="dxa"/>
      </w:tblCellMar>
    </w:tblPr>
  </w:style>
  <w:style w:type="table" w:customStyle="1" w:styleId="affffa">
    <w:basedOn w:val="TableNormal"/>
    <w:rPr>
      <w:rFonts w:ascii="Calibri" w:eastAsia="Calibri" w:hAnsi="Calibri" w:cs="Calibri"/>
      <w:sz w:val="22"/>
      <w:szCs w:val="22"/>
    </w:rPr>
    <w:tblPr>
      <w:tblStyleRowBandSize w:val="1"/>
      <w:tblStyleColBandSize w:val="1"/>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rPr>
      <w:rFonts w:ascii="Calibri" w:eastAsia="Calibri" w:hAnsi="Calibri" w:cs="Calibri"/>
      <w:sz w:val="22"/>
      <w:szCs w:val="22"/>
    </w:rPr>
    <w:tblPr>
      <w:tblStyleRowBandSize w:val="1"/>
      <w:tblStyleColBandSize w:val="1"/>
    </w:tblPr>
  </w:style>
  <w:style w:type="table" w:customStyle="1" w:styleId="affffd">
    <w:basedOn w:val="TableNormal"/>
    <w:tblPr>
      <w:tblStyleRowBandSize w:val="1"/>
      <w:tblStyleColBandSize w:val="1"/>
      <w:tblCellMar>
        <w:top w:w="58" w:type="dxa"/>
        <w:left w:w="115" w:type="dxa"/>
        <w:bottom w:w="58" w:type="dxa"/>
        <w:right w:w="115" w:type="dxa"/>
      </w:tblCellMar>
    </w:tblPr>
  </w:style>
  <w:style w:type="table" w:customStyle="1" w:styleId="affffe">
    <w:basedOn w:val="TableNormal"/>
    <w:rPr>
      <w:rFonts w:ascii="Calibri" w:eastAsia="Calibri" w:hAnsi="Calibri" w:cs="Calibri"/>
      <w:sz w:val="22"/>
      <w:szCs w:val="22"/>
    </w:rPr>
    <w:tblPr>
      <w:tblStyleRowBandSize w:val="1"/>
      <w:tblStyleColBandSize w:val="1"/>
    </w:tblPr>
  </w:style>
  <w:style w:type="table" w:customStyle="1" w:styleId="afffff">
    <w:basedOn w:val="TableNormal"/>
    <w:rPr>
      <w:rFonts w:ascii="Calibri" w:eastAsia="Calibri" w:hAnsi="Calibri" w:cs="Calibri"/>
      <w:sz w:val="22"/>
      <w:szCs w:val="22"/>
    </w:rPr>
    <w:tblPr>
      <w:tblStyleRowBandSize w:val="1"/>
      <w:tblStyleColBandSize w:val="1"/>
    </w:tblPr>
  </w:style>
  <w:style w:type="table" w:customStyle="1" w:styleId="afffff0">
    <w:basedOn w:val="TableNormal"/>
    <w:tblPr>
      <w:tblStyleRowBandSize w:val="1"/>
      <w:tblStyleColBandSize w:val="1"/>
      <w:tblCellMar>
        <w:top w:w="58" w:type="dxa"/>
        <w:left w:w="115" w:type="dxa"/>
        <w:bottom w:w="58" w:type="dxa"/>
        <w:right w:w="115" w:type="dxa"/>
      </w:tblCellMar>
    </w:tblPr>
  </w:style>
  <w:style w:type="table" w:customStyle="1" w:styleId="afffff1">
    <w:basedOn w:val="TableNormal"/>
    <w:rPr>
      <w:rFonts w:ascii="Calibri" w:eastAsia="Calibri" w:hAnsi="Calibri" w:cs="Calibri"/>
      <w:sz w:val="22"/>
      <w:szCs w:val="22"/>
    </w:rPr>
    <w:tblPr>
      <w:tblStyleRowBandSize w:val="1"/>
      <w:tblStyleColBandSize w:val="1"/>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58" w:type="dxa"/>
        <w:left w:w="115" w:type="dxa"/>
        <w:bottom w:w="58" w:type="dxa"/>
        <w:right w:w="115" w:type="dxa"/>
      </w:tblCellMar>
    </w:tblPr>
  </w:style>
  <w:style w:type="table" w:customStyle="1" w:styleId="afffff5">
    <w:basedOn w:val="TableNormal"/>
    <w:rPr>
      <w:rFonts w:ascii="Calibri" w:eastAsia="Calibri" w:hAnsi="Calibri" w:cs="Calibri"/>
      <w:sz w:val="22"/>
      <w:szCs w:val="22"/>
    </w:rPr>
    <w:tblPr>
      <w:tblStyleRowBandSize w:val="1"/>
      <w:tblStyleColBandSize w:val="1"/>
    </w:tblPr>
  </w:style>
  <w:style w:type="table" w:customStyle="1" w:styleId="afffff6">
    <w:basedOn w:val="TableNormal"/>
    <w:rPr>
      <w:rFonts w:ascii="Calibri" w:eastAsia="Calibri" w:hAnsi="Calibri" w:cs="Calibri"/>
      <w:sz w:val="22"/>
      <w:szCs w:val="22"/>
    </w:rPr>
    <w:tblPr>
      <w:tblStyleRowBandSize w:val="1"/>
      <w:tblStyleColBandSize w:val="1"/>
    </w:tblPr>
  </w:style>
  <w:style w:type="table" w:customStyle="1" w:styleId="afffff7">
    <w:basedOn w:val="TableNormal"/>
    <w:tblPr>
      <w:tblStyleRowBandSize w:val="1"/>
      <w:tblStyleColBandSize w:val="1"/>
      <w:tblCellMar>
        <w:top w:w="58" w:type="dxa"/>
        <w:left w:w="115" w:type="dxa"/>
        <w:bottom w:w="58" w:type="dxa"/>
        <w:right w:w="115" w:type="dxa"/>
      </w:tblCellMar>
    </w:tblPr>
  </w:style>
  <w:style w:type="table" w:customStyle="1" w:styleId="afffff8">
    <w:basedOn w:val="TableNormal"/>
    <w:rPr>
      <w:rFonts w:ascii="Calibri" w:eastAsia="Calibri" w:hAnsi="Calibri" w:cs="Calibri"/>
      <w:sz w:val="22"/>
      <w:szCs w:val="22"/>
    </w:rPr>
    <w:tblPr>
      <w:tblStyleRowBandSize w:val="1"/>
      <w:tblStyleColBandSize w:val="1"/>
    </w:tblPr>
  </w:style>
  <w:style w:type="table" w:customStyle="1" w:styleId="afffff9">
    <w:basedOn w:val="TableNormal"/>
    <w:rPr>
      <w:rFonts w:ascii="Calibri" w:eastAsia="Calibri" w:hAnsi="Calibri" w:cs="Calibri"/>
      <w:sz w:val="22"/>
      <w:szCs w:val="22"/>
    </w:rPr>
    <w:tblPr>
      <w:tblStyleRowBandSize w:val="1"/>
      <w:tblStyleColBandSize w:val="1"/>
    </w:tblPr>
  </w:style>
  <w:style w:type="table" w:customStyle="1" w:styleId="afffffa">
    <w:basedOn w:val="TableNormal"/>
    <w:tblPr>
      <w:tblStyleRowBandSize w:val="1"/>
      <w:tblStyleColBandSize w:val="1"/>
      <w:tblCellMar>
        <w:top w:w="58" w:type="dxa"/>
        <w:left w:w="115" w:type="dxa"/>
        <w:bottom w:w="58" w:type="dxa"/>
        <w:right w:w="115" w:type="dxa"/>
      </w:tblCellMar>
    </w:tblPr>
  </w:style>
  <w:style w:type="table" w:customStyle="1" w:styleId="afffffb">
    <w:basedOn w:val="TableNormal"/>
    <w:rPr>
      <w:rFonts w:ascii="Calibri" w:eastAsia="Calibri" w:hAnsi="Calibri" w:cs="Calibri"/>
      <w:sz w:val="22"/>
      <w:szCs w:val="22"/>
    </w:rPr>
    <w:tblPr>
      <w:tblStyleRowBandSize w:val="1"/>
      <w:tblStyleColBandSize w:val="1"/>
    </w:tblPr>
  </w:style>
  <w:style w:type="table" w:customStyle="1" w:styleId="afffffc">
    <w:basedOn w:val="TableNormal"/>
    <w:rPr>
      <w:rFonts w:ascii="Calibri" w:eastAsia="Calibri" w:hAnsi="Calibri" w:cs="Calibri"/>
      <w:sz w:val="22"/>
      <w:szCs w:val="22"/>
    </w:rPr>
    <w:tblPr>
      <w:tblStyleRowBandSize w:val="1"/>
      <w:tblStyleColBandSize w:val="1"/>
    </w:tblPr>
  </w:style>
  <w:style w:type="table" w:customStyle="1" w:styleId="afffffd">
    <w:basedOn w:val="TableNormal"/>
    <w:rPr>
      <w:rFonts w:ascii="Calibri" w:eastAsia="Calibri" w:hAnsi="Calibri" w:cs="Calibri"/>
      <w:sz w:val="22"/>
      <w:szCs w:val="22"/>
    </w:rPr>
    <w:tblPr>
      <w:tblStyleRowBandSize w:val="1"/>
      <w:tblStyleColBandSize w:val="1"/>
    </w:tblPr>
  </w:style>
  <w:style w:type="table" w:customStyle="1" w:styleId="afffffe">
    <w:basedOn w:val="TableNormal"/>
    <w:tblPr>
      <w:tblStyleRowBandSize w:val="1"/>
      <w:tblStyleColBandSize w:val="1"/>
      <w:tblCellMar>
        <w:top w:w="58" w:type="dxa"/>
        <w:left w:w="115" w:type="dxa"/>
        <w:bottom w:w="58" w:type="dxa"/>
        <w:right w:w="115" w:type="dxa"/>
      </w:tblCellMar>
    </w:tblPr>
  </w:style>
  <w:style w:type="table" w:customStyle="1" w:styleId="affffff">
    <w:basedOn w:val="TableNormal"/>
    <w:rPr>
      <w:rFonts w:ascii="Calibri" w:eastAsia="Calibri" w:hAnsi="Calibri" w:cs="Calibri"/>
      <w:sz w:val="22"/>
      <w:szCs w:val="22"/>
    </w:rPr>
    <w:tblPr>
      <w:tblStyleRowBandSize w:val="1"/>
      <w:tblStyleColBandSize w:val="1"/>
    </w:tblPr>
  </w:style>
  <w:style w:type="table" w:customStyle="1" w:styleId="affffff0">
    <w:basedOn w:val="TableNormal"/>
    <w:rPr>
      <w:rFonts w:ascii="Calibri" w:eastAsia="Calibri" w:hAnsi="Calibri" w:cs="Calibri"/>
      <w:sz w:val="22"/>
      <w:szCs w:val="22"/>
    </w:rPr>
    <w:tblPr>
      <w:tblStyleRowBandSize w:val="1"/>
      <w:tblStyleColBandSize w:val="1"/>
    </w:tblPr>
  </w:style>
  <w:style w:type="table" w:customStyle="1" w:styleId="affffff1">
    <w:basedOn w:val="TableNormal"/>
    <w:tblPr>
      <w:tblStyleRowBandSize w:val="1"/>
      <w:tblStyleColBandSize w:val="1"/>
      <w:tblCellMar>
        <w:top w:w="58" w:type="dxa"/>
        <w:left w:w="115" w:type="dxa"/>
        <w:bottom w:w="58" w:type="dxa"/>
        <w:right w:w="115" w:type="dxa"/>
      </w:tblCellMar>
    </w:tblPr>
  </w:style>
  <w:style w:type="table" w:customStyle="1" w:styleId="affffff2">
    <w:basedOn w:val="TableNormal"/>
    <w:rPr>
      <w:rFonts w:ascii="Calibri" w:eastAsia="Calibri" w:hAnsi="Calibri" w:cs="Calibri"/>
      <w:sz w:val="22"/>
      <w:szCs w:val="22"/>
    </w:rPr>
    <w:tblPr>
      <w:tblStyleRowBandSize w:val="1"/>
      <w:tblStyleColBandSize w:val="1"/>
    </w:tblPr>
  </w:style>
  <w:style w:type="table" w:customStyle="1" w:styleId="affffff3">
    <w:basedOn w:val="TableNormal"/>
    <w:rPr>
      <w:rFonts w:ascii="Calibri" w:eastAsia="Calibri" w:hAnsi="Calibri" w:cs="Calibri"/>
      <w:sz w:val="22"/>
      <w:szCs w:val="22"/>
    </w:rPr>
    <w:tblPr>
      <w:tblStyleRowBandSize w:val="1"/>
      <w:tblStyleColBandSize w:val="1"/>
    </w:tblPr>
  </w:style>
  <w:style w:type="table" w:customStyle="1" w:styleId="affffff4">
    <w:basedOn w:val="TableNormal"/>
    <w:tblPr>
      <w:tblStyleRowBandSize w:val="1"/>
      <w:tblStyleColBandSize w:val="1"/>
      <w:tblCellMar>
        <w:top w:w="58" w:type="dxa"/>
        <w:left w:w="115" w:type="dxa"/>
        <w:bottom w:w="58" w:type="dxa"/>
        <w:right w:w="115" w:type="dxa"/>
      </w:tblCellMar>
    </w:tblPr>
  </w:style>
  <w:style w:type="table" w:customStyle="1" w:styleId="affffff5">
    <w:basedOn w:val="TableNormal"/>
    <w:rPr>
      <w:rFonts w:ascii="Calibri" w:eastAsia="Calibri" w:hAnsi="Calibri" w:cs="Calibri"/>
      <w:sz w:val="22"/>
      <w:szCs w:val="22"/>
    </w:rPr>
    <w:tblPr>
      <w:tblStyleRowBandSize w:val="1"/>
      <w:tblStyleColBandSize w:val="1"/>
    </w:tblPr>
  </w:style>
  <w:style w:type="table" w:customStyle="1" w:styleId="affffff6">
    <w:basedOn w:val="TableNormal"/>
    <w:rPr>
      <w:rFonts w:ascii="Calibri" w:eastAsia="Calibri" w:hAnsi="Calibri" w:cs="Calibri"/>
      <w:sz w:val="22"/>
      <w:szCs w:val="22"/>
    </w:rPr>
    <w:tblPr>
      <w:tblStyleRowBandSize w:val="1"/>
      <w:tblStyleColBandSize w:val="1"/>
    </w:tblPr>
  </w:style>
  <w:style w:type="table" w:customStyle="1" w:styleId="affffff7">
    <w:basedOn w:val="TableNormal"/>
    <w:tblPr>
      <w:tblStyleRowBandSize w:val="1"/>
      <w:tblStyleColBandSize w:val="1"/>
      <w:tblCellMar>
        <w:top w:w="58" w:type="dxa"/>
        <w:left w:w="115" w:type="dxa"/>
        <w:bottom w:w="58" w:type="dxa"/>
        <w:right w:w="115" w:type="dxa"/>
      </w:tblCellMar>
    </w:tblPr>
  </w:style>
  <w:style w:type="table" w:customStyle="1" w:styleId="affffff8">
    <w:basedOn w:val="TableNormal"/>
    <w:rPr>
      <w:rFonts w:ascii="Calibri" w:eastAsia="Calibri" w:hAnsi="Calibri" w:cs="Calibri"/>
      <w:sz w:val="22"/>
      <w:szCs w:val="22"/>
    </w:rPr>
    <w:tblPr>
      <w:tblStyleRowBandSize w:val="1"/>
      <w:tblStyleColBandSize w:val="1"/>
    </w:tblPr>
  </w:style>
  <w:style w:type="table" w:customStyle="1" w:styleId="affffff9">
    <w:basedOn w:val="TableNormal"/>
    <w:rPr>
      <w:rFonts w:ascii="Calibri" w:eastAsia="Calibri" w:hAnsi="Calibri" w:cs="Calibri"/>
      <w:sz w:val="22"/>
      <w:szCs w:val="22"/>
    </w:rPr>
    <w:tblPr>
      <w:tblStyleRowBandSize w:val="1"/>
      <w:tblStyleColBandSize w:val="1"/>
    </w:tblPr>
  </w:style>
  <w:style w:type="table" w:customStyle="1" w:styleId="affffffa">
    <w:basedOn w:val="TableNormal"/>
    <w:tblPr>
      <w:tblStyleRowBandSize w:val="1"/>
      <w:tblStyleColBandSize w:val="1"/>
      <w:tblCellMar>
        <w:top w:w="58" w:type="dxa"/>
        <w:left w:w="115" w:type="dxa"/>
        <w:bottom w:w="58" w:type="dxa"/>
        <w:right w:w="115" w:type="dxa"/>
      </w:tblCellMar>
    </w:tblPr>
  </w:style>
  <w:style w:type="table" w:customStyle="1" w:styleId="affffffb">
    <w:basedOn w:val="TableNormal"/>
    <w:rPr>
      <w:rFonts w:ascii="Calibri" w:eastAsia="Calibri" w:hAnsi="Calibri" w:cs="Calibri"/>
      <w:sz w:val="22"/>
      <w:szCs w:val="22"/>
    </w:rPr>
    <w:tblPr>
      <w:tblStyleRowBandSize w:val="1"/>
      <w:tblStyleColBandSize w:val="1"/>
    </w:tblPr>
  </w:style>
  <w:style w:type="table" w:customStyle="1" w:styleId="affffffc">
    <w:basedOn w:val="TableNormal"/>
    <w:rPr>
      <w:rFonts w:ascii="Calibri" w:eastAsia="Calibri" w:hAnsi="Calibri" w:cs="Calibri"/>
      <w:sz w:val="22"/>
      <w:szCs w:val="22"/>
    </w:rPr>
    <w:tblPr>
      <w:tblStyleRowBandSize w:val="1"/>
      <w:tblStyleColBandSize w:val="1"/>
    </w:tblPr>
  </w:style>
  <w:style w:type="table" w:customStyle="1" w:styleId="affffffd">
    <w:basedOn w:val="TableNormal"/>
    <w:tblPr>
      <w:tblStyleRowBandSize w:val="1"/>
      <w:tblStyleColBandSize w:val="1"/>
      <w:tblCellMar>
        <w:top w:w="58" w:type="dxa"/>
        <w:left w:w="115" w:type="dxa"/>
        <w:bottom w:w="58" w:type="dxa"/>
        <w:right w:w="115" w:type="dxa"/>
      </w:tblCellMar>
    </w:tblPr>
  </w:style>
  <w:style w:type="table" w:customStyle="1" w:styleId="affffffe">
    <w:basedOn w:val="TableNormal"/>
    <w:rPr>
      <w:rFonts w:ascii="Calibri" w:eastAsia="Calibri" w:hAnsi="Calibri" w:cs="Calibri"/>
      <w:sz w:val="22"/>
      <w:szCs w:val="22"/>
    </w:rPr>
    <w:tblPr>
      <w:tblStyleRowBandSize w:val="1"/>
      <w:tblStyleColBandSize w:val="1"/>
    </w:tblPr>
  </w:style>
  <w:style w:type="table" w:customStyle="1" w:styleId="afffffff">
    <w:basedOn w:val="TableNormal"/>
    <w:rPr>
      <w:rFonts w:ascii="Calibri" w:eastAsia="Calibri" w:hAnsi="Calibri" w:cs="Calibri"/>
      <w:sz w:val="22"/>
      <w:szCs w:val="22"/>
    </w:rPr>
    <w:tblPr>
      <w:tblStyleRowBandSize w:val="1"/>
      <w:tblStyleColBandSize w:val="1"/>
    </w:tblPr>
  </w:style>
  <w:style w:type="table" w:customStyle="1" w:styleId="afffffff0">
    <w:basedOn w:val="TableNormal"/>
    <w:tblPr>
      <w:tblStyleRowBandSize w:val="1"/>
      <w:tblStyleColBandSize w:val="1"/>
      <w:tblCellMar>
        <w:top w:w="58" w:type="dxa"/>
        <w:left w:w="115" w:type="dxa"/>
        <w:bottom w:w="58" w:type="dxa"/>
        <w:right w:w="115" w:type="dxa"/>
      </w:tblCellMar>
    </w:tblPr>
  </w:style>
  <w:style w:type="table" w:customStyle="1" w:styleId="afffffff1">
    <w:basedOn w:val="TableNormal"/>
    <w:rPr>
      <w:rFonts w:ascii="Calibri" w:eastAsia="Calibri" w:hAnsi="Calibri" w:cs="Calibri"/>
      <w:sz w:val="22"/>
      <w:szCs w:val="22"/>
    </w:rPr>
    <w:tblPr>
      <w:tblStyleRowBandSize w:val="1"/>
      <w:tblStyleColBandSize w:val="1"/>
    </w:tblPr>
  </w:style>
  <w:style w:type="table" w:customStyle="1" w:styleId="afffffff2">
    <w:basedOn w:val="TableNormal"/>
    <w:rPr>
      <w:rFonts w:ascii="Calibri" w:eastAsia="Calibri" w:hAnsi="Calibri" w:cs="Calibri"/>
      <w:sz w:val="22"/>
      <w:szCs w:val="22"/>
    </w:rPr>
    <w:tblPr>
      <w:tblStyleRowBandSize w:val="1"/>
      <w:tblStyleColBandSize w:val="1"/>
    </w:tblPr>
  </w:style>
  <w:style w:type="table" w:customStyle="1" w:styleId="afffffff3">
    <w:basedOn w:val="TableNormal"/>
    <w:rPr>
      <w:rFonts w:ascii="Calibri" w:eastAsia="Calibri" w:hAnsi="Calibri" w:cs="Calibri"/>
      <w:sz w:val="22"/>
      <w:szCs w:val="22"/>
    </w:rPr>
    <w:tblPr>
      <w:tblStyleRowBandSize w:val="1"/>
      <w:tblStyleColBandSize w:val="1"/>
    </w:tblPr>
  </w:style>
  <w:style w:type="table" w:customStyle="1" w:styleId="afffffff4">
    <w:basedOn w:val="TableNormal"/>
    <w:tblPr>
      <w:tblStyleRowBandSize w:val="1"/>
      <w:tblStyleColBandSize w:val="1"/>
      <w:tblCellMar>
        <w:top w:w="58" w:type="dxa"/>
        <w:left w:w="115" w:type="dxa"/>
        <w:bottom w:w="58" w:type="dxa"/>
        <w:right w:w="115" w:type="dxa"/>
      </w:tblCellMar>
    </w:tblPr>
  </w:style>
  <w:style w:type="table" w:customStyle="1" w:styleId="afffffff5">
    <w:basedOn w:val="TableNormal"/>
    <w:rPr>
      <w:rFonts w:ascii="Calibri" w:eastAsia="Calibri" w:hAnsi="Calibri" w:cs="Calibri"/>
      <w:sz w:val="22"/>
      <w:szCs w:val="22"/>
    </w:rPr>
    <w:tblPr>
      <w:tblStyleRowBandSize w:val="1"/>
      <w:tblStyleColBandSize w:val="1"/>
    </w:tblPr>
  </w:style>
  <w:style w:type="table" w:customStyle="1" w:styleId="afffffff6">
    <w:basedOn w:val="TableNormal"/>
    <w:rPr>
      <w:rFonts w:ascii="Calibri" w:eastAsia="Calibri" w:hAnsi="Calibri" w:cs="Calibri"/>
      <w:sz w:val="22"/>
      <w:szCs w:val="22"/>
    </w:rPr>
    <w:tblPr>
      <w:tblStyleRowBandSize w:val="1"/>
      <w:tblStyleColBandSize w:val="1"/>
    </w:tblPr>
  </w:style>
  <w:style w:type="table" w:customStyle="1" w:styleId="afffffff7">
    <w:basedOn w:val="TableNormal"/>
    <w:rPr>
      <w:rFonts w:ascii="Calibri" w:eastAsia="Calibri" w:hAnsi="Calibri" w:cs="Calibri"/>
      <w:sz w:val="22"/>
      <w:szCs w:val="22"/>
    </w:rPr>
    <w:tblPr>
      <w:tblStyleRowBandSize w:val="1"/>
      <w:tblStyleColBandSize w:val="1"/>
    </w:tblPr>
  </w:style>
  <w:style w:type="table" w:customStyle="1" w:styleId="afffffff8">
    <w:basedOn w:val="TableNormal"/>
    <w:tblPr>
      <w:tblStyleRowBandSize w:val="1"/>
      <w:tblStyleColBandSize w:val="1"/>
      <w:tblCellMar>
        <w:top w:w="58" w:type="dxa"/>
        <w:left w:w="115" w:type="dxa"/>
        <w:bottom w:w="58" w:type="dxa"/>
        <w:right w:w="115" w:type="dxa"/>
      </w:tblCellMar>
    </w:tblPr>
  </w:style>
  <w:style w:type="table" w:customStyle="1" w:styleId="afffffff9">
    <w:basedOn w:val="TableNormal"/>
    <w:rPr>
      <w:rFonts w:ascii="Calibri" w:eastAsia="Calibri" w:hAnsi="Calibri" w:cs="Calibri"/>
      <w:sz w:val="22"/>
      <w:szCs w:val="22"/>
    </w:rPr>
    <w:tblPr>
      <w:tblStyleRowBandSize w:val="1"/>
      <w:tblStyleColBandSize w:val="1"/>
    </w:tblPr>
  </w:style>
  <w:style w:type="table" w:customStyle="1" w:styleId="afffffffa">
    <w:basedOn w:val="TableNormal"/>
    <w:rPr>
      <w:rFonts w:ascii="Calibri" w:eastAsia="Calibri" w:hAnsi="Calibri" w:cs="Calibri"/>
      <w:sz w:val="22"/>
      <w:szCs w:val="22"/>
    </w:rPr>
    <w:tblPr>
      <w:tblStyleRowBandSize w:val="1"/>
      <w:tblStyleColBandSize w:val="1"/>
    </w:tblPr>
  </w:style>
  <w:style w:type="paragraph" w:styleId="TOC1">
    <w:name w:val="toc 1"/>
    <w:basedOn w:val="Normal"/>
    <w:next w:val="Normal"/>
    <w:autoRedefine/>
    <w:uiPriority w:val="39"/>
    <w:unhideWhenUsed/>
    <w:rsid w:val="003377BF"/>
    <w:pPr>
      <w:spacing w:after="100"/>
      <w:ind w:left="0"/>
    </w:pPr>
    <w:rPr>
      <w:b/>
      <w:sz w:val="28"/>
    </w:rPr>
  </w:style>
  <w:style w:type="paragraph" w:styleId="TOC2">
    <w:name w:val="toc 2"/>
    <w:basedOn w:val="Normal"/>
    <w:next w:val="Normal"/>
    <w:autoRedefine/>
    <w:uiPriority w:val="39"/>
    <w:unhideWhenUsed/>
    <w:rsid w:val="002F2585"/>
    <w:pPr>
      <w:spacing w:after="100"/>
      <w:ind w:left="240"/>
    </w:pPr>
  </w:style>
  <w:style w:type="paragraph" w:styleId="TOC3">
    <w:name w:val="toc 3"/>
    <w:basedOn w:val="Normal"/>
    <w:next w:val="Normal"/>
    <w:autoRedefine/>
    <w:unhideWhenUsed/>
    <w:rsid w:val="002F2585"/>
    <w:pPr>
      <w:spacing w:after="100"/>
      <w:ind w:left="480"/>
    </w:pPr>
  </w:style>
  <w:style w:type="character" w:styleId="Hyperlink">
    <w:name w:val="Hyperlink"/>
    <w:basedOn w:val="DefaultParagraphFont"/>
    <w:uiPriority w:val="99"/>
    <w:unhideWhenUsed/>
    <w:rsid w:val="002F2585"/>
    <w:rPr>
      <w:color w:val="0000FF" w:themeColor="hyperlink"/>
      <w:u w:val="single"/>
    </w:rPr>
  </w:style>
  <w:style w:type="paragraph" w:styleId="ListParagraph">
    <w:name w:val="List Paragraph"/>
    <w:basedOn w:val="Normal"/>
    <w:uiPriority w:val="34"/>
    <w:qFormat/>
    <w:rsid w:val="005F3A93"/>
    <w:pPr>
      <w:ind w:left="720"/>
      <w:contextualSpacing/>
    </w:pPr>
  </w:style>
  <w:style w:type="table" w:styleId="TableGrid">
    <w:name w:val="Table Grid"/>
    <w:basedOn w:val="TableNormal"/>
    <w:uiPriority w:val="39"/>
    <w:rsid w:val="004E02DB"/>
    <w:pPr>
      <w:spacing w:before="0" w:after="0"/>
      <w:ind w:left="0"/>
    </w:pPr>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C718BD"/>
    <w:pPr>
      <w:tabs>
        <w:tab w:val="center" w:pos="4680"/>
        <w:tab w:val="right" w:pos="9360"/>
      </w:tabs>
      <w:spacing w:before="0" w:after="0"/>
    </w:pPr>
  </w:style>
  <w:style w:type="character" w:customStyle="1" w:styleId="HeaderChar">
    <w:name w:val="Header Char"/>
    <w:basedOn w:val="DefaultParagraphFont"/>
    <w:link w:val="Header"/>
    <w:rsid w:val="00C718BD"/>
  </w:style>
  <w:style w:type="paragraph" w:styleId="Footer">
    <w:name w:val="footer"/>
    <w:basedOn w:val="Normal"/>
    <w:link w:val="FooterChar"/>
    <w:unhideWhenUsed/>
    <w:rsid w:val="00C718BD"/>
    <w:pPr>
      <w:tabs>
        <w:tab w:val="center" w:pos="4680"/>
        <w:tab w:val="right" w:pos="9360"/>
      </w:tabs>
      <w:spacing w:before="0" w:after="0"/>
    </w:pPr>
  </w:style>
  <w:style w:type="character" w:customStyle="1" w:styleId="FooterChar">
    <w:name w:val="Footer Char"/>
    <w:basedOn w:val="DefaultParagraphFont"/>
    <w:link w:val="Footer"/>
    <w:rsid w:val="00C718BD"/>
  </w:style>
  <w:style w:type="paragraph" w:styleId="BalloonText">
    <w:name w:val="Balloon Text"/>
    <w:basedOn w:val="Normal"/>
    <w:link w:val="BalloonTextChar"/>
    <w:uiPriority w:val="99"/>
    <w:semiHidden/>
    <w:unhideWhenUsed/>
    <w:rsid w:val="009C6FDA"/>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6FDA"/>
    <w:rPr>
      <w:rFonts w:ascii="Segoe UI" w:hAnsi="Segoe UI" w:cs="Segoe UI"/>
      <w:sz w:val="18"/>
      <w:szCs w:val="18"/>
    </w:rPr>
  </w:style>
  <w:style w:type="paragraph" w:customStyle="1" w:styleId="TableStyleWCS">
    <w:name w:val="Table Style WCS"/>
    <w:link w:val="TableStyleWCSChar"/>
    <w:qFormat/>
    <w:rsid w:val="004166B0"/>
    <w:pPr>
      <w:pBdr>
        <w:top w:val="none" w:sz="4" w:space="0" w:color="000000"/>
        <w:left w:val="none" w:sz="4" w:space="0" w:color="000000"/>
        <w:bottom w:val="none" w:sz="4" w:space="0" w:color="000000"/>
        <w:right w:val="none" w:sz="4" w:space="0" w:color="000000"/>
        <w:between w:val="none" w:sz="4" w:space="0" w:color="000000"/>
      </w:pBdr>
      <w:tabs>
        <w:tab w:val="left" w:pos="960"/>
      </w:tabs>
      <w:spacing w:before="0" w:after="0"/>
      <w:ind w:left="0"/>
      <w:contextualSpacing/>
    </w:pPr>
    <w:rPr>
      <w:rFonts w:ascii="Cambria" w:eastAsia="MS Mincho" w:hAnsi="Cambria"/>
      <w:color w:val="000000" w:themeColor="text1"/>
      <w:szCs w:val="22"/>
    </w:rPr>
  </w:style>
  <w:style w:type="character" w:customStyle="1" w:styleId="TableStyleWCSChar">
    <w:name w:val="Table Style WCS Char"/>
    <w:basedOn w:val="DefaultParagraphFont"/>
    <w:link w:val="TableStyleWCS"/>
    <w:rsid w:val="00590B63"/>
    <w:rPr>
      <w:rFonts w:ascii="Cambria" w:eastAsia="MS Mincho" w:hAnsi="Cambria"/>
      <w:color w:val="000000" w:themeColor="text1"/>
      <w:szCs w:val="22"/>
    </w:rPr>
  </w:style>
  <w:style w:type="paragraph" w:styleId="TOCHeading">
    <w:name w:val="TOC Heading"/>
    <w:basedOn w:val="Heading1"/>
    <w:next w:val="Normal"/>
    <w:uiPriority w:val="39"/>
    <w:unhideWhenUsed/>
    <w:qFormat/>
    <w:rsid w:val="00961C08"/>
    <w:pPr>
      <w:keepLines/>
      <w:widowControl/>
      <w:spacing w:before="240" w:after="0" w:line="259" w:lineRule="auto"/>
      <w:ind w:left="0" w:firstLine="0"/>
      <w:outlineLvl w:val="9"/>
    </w:pPr>
    <w:rPr>
      <w:rFonts w:asciiTheme="majorHAnsi" w:eastAsiaTheme="majorEastAsia" w:hAnsiTheme="majorHAnsi" w:cstheme="majorBidi"/>
      <w:b w:val="0"/>
      <w:smallCaps w:val="0"/>
      <w:color w:val="365F91" w:themeColor="accent1" w:themeShade="BF"/>
      <w:sz w:val="32"/>
      <w:szCs w:val="32"/>
      <w:lang w:eastAsia="en-US"/>
    </w:rPr>
  </w:style>
  <w:style w:type="character" w:customStyle="1" w:styleId="Heading7Char">
    <w:name w:val="Heading 7 Char"/>
    <w:basedOn w:val="DefaultParagraphFont"/>
    <w:link w:val="Heading7"/>
    <w:rsid w:val="0052259B"/>
    <w:rPr>
      <w:rFonts w:ascii="Helvetica" w:eastAsia="Times New Roman" w:hAnsi="Helvetica" w:cs="Times New Roman"/>
      <w:b/>
      <w:noProof/>
      <w:color w:val="000000"/>
      <w:sz w:val="20"/>
      <w:szCs w:val="20"/>
      <w:lang w:eastAsia="en-US"/>
    </w:rPr>
  </w:style>
  <w:style w:type="character" w:customStyle="1" w:styleId="Heading8Char">
    <w:name w:val="Heading 8 Char"/>
    <w:basedOn w:val="DefaultParagraphFont"/>
    <w:link w:val="Heading8"/>
    <w:rsid w:val="0052259B"/>
    <w:rPr>
      <w:rFonts w:ascii="Helvetica" w:eastAsia="Times New Roman" w:hAnsi="Helvetica" w:cs="Times New Roman"/>
      <w:b/>
      <w:i/>
      <w:iCs/>
      <w:noProof/>
      <w:color w:val="000000"/>
      <w:sz w:val="20"/>
      <w:szCs w:val="20"/>
      <w:lang w:eastAsia="en-US"/>
    </w:rPr>
  </w:style>
  <w:style w:type="character" w:customStyle="1" w:styleId="Heading9Char">
    <w:name w:val="Heading 9 Char"/>
    <w:basedOn w:val="DefaultParagraphFont"/>
    <w:link w:val="Heading9"/>
    <w:rsid w:val="0052259B"/>
    <w:rPr>
      <w:rFonts w:ascii="Helvetica" w:eastAsia="Times New Roman" w:hAnsi="Helvetica" w:cs="Times New Roman"/>
      <w:b/>
      <w:i/>
      <w:iCs/>
      <w:noProof/>
      <w:color w:val="000000"/>
      <w:sz w:val="18"/>
      <w:szCs w:val="18"/>
      <w:lang w:eastAsia="en-US"/>
    </w:rPr>
  </w:style>
  <w:style w:type="character" w:customStyle="1" w:styleId="Heading1Char">
    <w:name w:val="Heading 1 Char"/>
    <w:aliases w:val="H1 Char"/>
    <w:basedOn w:val="DefaultParagraphFont"/>
    <w:link w:val="Heading1"/>
    <w:rsid w:val="0052259B"/>
    <w:rPr>
      <w:b/>
      <w:smallCaps/>
      <w:color w:val="6E2500"/>
      <w:sz w:val="36"/>
      <w:szCs w:val="36"/>
    </w:rPr>
  </w:style>
  <w:style w:type="character" w:customStyle="1" w:styleId="Heading2Char">
    <w:name w:val="Heading 2 Char"/>
    <w:aliases w:val="l2 Char,H2 Char"/>
    <w:basedOn w:val="DefaultParagraphFont"/>
    <w:link w:val="Heading2"/>
    <w:rsid w:val="00405A3A"/>
    <w:rPr>
      <w:b/>
      <w:i/>
      <w:noProof/>
      <w:color w:val="004620"/>
      <w:sz w:val="32"/>
      <w:szCs w:val="32"/>
    </w:rPr>
  </w:style>
  <w:style w:type="character" w:customStyle="1" w:styleId="Heading3Char">
    <w:name w:val="Heading 3 Char"/>
    <w:basedOn w:val="DefaultParagraphFont"/>
    <w:link w:val="Heading30"/>
    <w:rsid w:val="0052259B"/>
    <w:rPr>
      <w:b/>
    </w:rPr>
  </w:style>
  <w:style w:type="character" w:customStyle="1" w:styleId="Heading4Char">
    <w:name w:val="Heading 4 Char"/>
    <w:basedOn w:val="DefaultParagraphFont"/>
    <w:link w:val="Heading4"/>
    <w:rsid w:val="0052259B"/>
    <w:rPr>
      <w:b/>
    </w:rPr>
  </w:style>
  <w:style w:type="character" w:customStyle="1" w:styleId="Heading5Char">
    <w:name w:val="Heading 5 Char"/>
    <w:basedOn w:val="DefaultParagraphFont"/>
    <w:link w:val="Heading5"/>
    <w:rsid w:val="0052259B"/>
    <w:rPr>
      <w:rFonts w:ascii=".VnArial" w:eastAsia=".VnArial" w:hAnsi=".VnArial" w:cs=".VnArial"/>
    </w:rPr>
  </w:style>
  <w:style w:type="character" w:customStyle="1" w:styleId="Heading6Char">
    <w:name w:val="Heading 6 Char"/>
    <w:basedOn w:val="DefaultParagraphFont"/>
    <w:link w:val="Heading6"/>
    <w:rsid w:val="0052259B"/>
    <w:rPr>
      <w:rFonts w:ascii="Helvetica Neue" w:eastAsia="Helvetica Neue" w:hAnsi="Helvetica Neue" w:cs="Helvetica Neue"/>
      <w:i/>
      <w:color w:val="000000"/>
      <w:sz w:val="22"/>
      <w:szCs w:val="22"/>
    </w:rPr>
  </w:style>
  <w:style w:type="paragraph" w:styleId="NormalIndent">
    <w:name w:val="Normal Indent"/>
    <w:basedOn w:val="Normal"/>
    <w:rsid w:val="0052259B"/>
    <w:pPr>
      <w:tabs>
        <w:tab w:val="left" w:pos="540"/>
        <w:tab w:val="left" w:pos="702"/>
        <w:tab w:val="left" w:pos="1080"/>
      </w:tabs>
      <w:spacing w:line="288" w:lineRule="auto"/>
      <w:ind w:left="0"/>
      <w:jc w:val="both"/>
    </w:pPr>
    <w:rPr>
      <w:rFonts w:ascii="Tahoma" w:eastAsia="Times New Roman" w:hAnsi="Tahoma"/>
      <w:b/>
      <w:sz w:val="20"/>
      <w:szCs w:val="20"/>
      <w:lang w:eastAsia="en-US"/>
    </w:rPr>
  </w:style>
  <w:style w:type="paragraph" w:customStyle="1" w:styleId="Example">
    <w:name w:val="Example"/>
    <w:basedOn w:val="NormalIndent"/>
    <w:autoRedefine/>
    <w:rsid w:val="0052259B"/>
    <w:pPr>
      <w:spacing w:before="60"/>
      <w:ind w:left="1440"/>
    </w:pPr>
    <w:rPr>
      <w:i/>
      <w:iCs/>
      <w:sz w:val="18"/>
      <w:szCs w:val="18"/>
    </w:rPr>
  </w:style>
  <w:style w:type="paragraph" w:customStyle="1" w:styleId="Heading10">
    <w:name w:val="Heading 10"/>
    <w:basedOn w:val="Heading4"/>
    <w:rsid w:val="0052259B"/>
    <w:pPr>
      <w:tabs>
        <w:tab w:val="left" w:pos="540"/>
      </w:tabs>
      <w:ind w:left="720" w:firstLine="0"/>
    </w:pPr>
    <w:rPr>
      <w:rFonts w:ascii=".VnTime" w:eastAsia="Times New Roman" w:hAnsi=".VnTime" w:cs="Times New Roman"/>
      <w:b w:val="0"/>
      <w:bCs/>
      <w:i/>
      <w:iCs/>
      <w:sz w:val="22"/>
      <w:szCs w:val="22"/>
      <w:lang w:eastAsia="en-US"/>
    </w:rPr>
  </w:style>
  <w:style w:type="paragraph" w:customStyle="1" w:styleId="Vidu">
    <w:name w:val="Vidu"/>
    <w:basedOn w:val="Normal"/>
    <w:rsid w:val="0052259B"/>
    <w:pPr>
      <w:numPr>
        <w:numId w:val="6"/>
      </w:numPr>
      <w:tabs>
        <w:tab w:val="left" w:pos="540"/>
      </w:tabs>
      <w:jc w:val="both"/>
    </w:pPr>
    <w:rPr>
      <w:rFonts w:ascii="Tahoma" w:eastAsia="Times New Roman" w:hAnsi="Tahoma"/>
      <w:b/>
      <w:sz w:val="20"/>
      <w:szCs w:val="20"/>
      <w:lang w:eastAsia="en-US"/>
    </w:rPr>
  </w:style>
  <w:style w:type="paragraph" w:customStyle="1" w:styleId="Mucvidu">
    <w:name w:val="Mucvidu"/>
    <w:basedOn w:val="Vidu"/>
    <w:rsid w:val="0052259B"/>
    <w:pPr>
      <w:numPr>
        <w:numId w:val="7"/>
      </w:numPr>
      <w:tabs>
        <w:tab w:val="clear" w:pos="360"/>
      </w:tabs>
      <w:ind w:left="1080"/>
    </w:pPr>
  </w:style>
  <w:style w:type="paragraph" w:customStyle="1" w:styleId="Tailieu">
    <w:name w:val="Tailieu"/>
    <w:basedOn w:val="Refer"/>
    <w:rsid w:val="0052259B"/>
    <w:pPr>
      <w:numPr>
        <w:numId w:val="8"/>
      </w:numPr>
    </w:pPr>
    <w:rPr>
      <w:sz w:val="28"/>
      <w:szCs w:val="28"/>
    </w:rPr>
  </w:style>
  <w:style w:type="paragraph" w:customStyle="1" w:styleId="Refer">
    <w:name w:val="Refer"/>
    <w:basedOn w:val="Normal"/>
    <w:rsid w:val="0052259B"/>
    <w:pPr>
      <w:tabs>
        <w:tab w:val="left" w:pos="540"/>
      </w:tabs>
      <w:spacing w:after="120"/>
      <w:ind w:left="709" w:firstLine="720"/>
      <w:jc w:val="both"/>
    </w:pPr>
    <w:rPr>
      <w:rFonts w:ascii="Tahoma" w:eastAsia="Times New Roman" w:hAnsi="Tahoma"/>
      <w:b/>
      <w:sz w:val="20"/>
      <w:szCs w:val="20"/>
      <w:lang w:eastAsia="en-US"/>
    </w:rPr>
  </w:style>
  <w:style w:type="paragraph" w:customStyle="1" w:styleId="Point">
    <w:name w:val="Point"/>
    <w:basedOn w:val="Header"/>
    <w:rsid w:val="0052259B"/>
    <w:pPr>
      <w:numPr>
        <w:numId w:val="9"/>
      </w:numPr>
      <w:pBdr>
        <w:bottom w:val="single" w:sz="4" w:space="1" w:color="auto"/>
      </w:pBdr>
      <w:tabs>
        <w:tab w:val="clear" w:pos="4680"/>
        <w:tab w:val="clear" w:pos="9360"/>
        <w:tab w:val="left" w:pos="540"/>
        <w:tab w:val="right" w:pos="9000"/>
      </w:tabs>
      <w:spacing w:after="60"/>
      <w:ind w:right="8"/>
      <w:jc w:val="center"/>
    </w:pPr>
    <w:rPr>
      <w:rFonts w:eastAsia="Times New Roman"/>
      <w:b/>
      <w:sz w:val="20"/>
      <w:szCs w:val="20"/>
      <w:lang w:eastAsia="en-US"/>
    </w:rPr>
  </w:style>
  <w:style w:type="paragraph" w:styleId="TOC4">
    <w:name w:val="toc 4"/>
    <w:basedOn w:val="Normal"/>
    <w:next w:val="Normal"/>
    <w:autoRedefine/>
    <w:semiHidden/>
    <w:rsid w:val="0052259B"/>
    <w:pPr>
      <w:tabs>
        <w:tab w:val="left" w:pos="540"/>
      </w:tabs>
      <w:ind w:left="600"/>
    </w:pPr>
    <w:rPr>
      <w:rFonts w:ascii="Tahoma" w:eastAsia="Times New Roman" w:hAnsi="Tahoma"/>
      <w:b/>
      <w:sz w:val="18"/>
      <w:szCs w:val="18"/>
      <w:lang w:eastAsia="en-US"/>
    </w:rPr>
  </w:style>
  <w:style w:type="paragraph" w:styleId="TOC5">
    <w:name w:val="toc 5"/>
    <w:basedOn w:val="Normal"/>
    <w:next w:val="Normal"/>
    <w:autoRedefine/>
    <w:semiHidden/>
    <w:rsid w:val="0052259B"/>
    <w:pPr>
      <w:tabs>
        <w:tab w:val="left" w:pos="540"/>
      </w:tabs>
      <w:ind w:left="800"/>
    </w:pPr>
    <w:rPr>
      <w:rFonts w:ascii="Tahoma" w:eastAsia="Times New Roman" w:hAnsi="Tahoma"/>
      <w:b/>
      <w:sz w:val="18"/>
      <w:szCs w:val="18"/>
      <w:lang w:eastAsia="en-US"/>
    </w:rPr>
  </w:style>
  <w:style w:type="paragraph" w:styleId="TOC6">
    <w:name w:val="toc 6"/>
    <w:basedOn w:val="Normal"/>
    <w:next w:val="Normal"/>
    <w:autoRedefine/>
    <w:semiHidden/>
    <w:rsid w:val="0052259B"/>
    <w:pPr>
      <w:tabs>
        <w:tab w:val="left" w:pos="540"/>
      </w:tabs>
      <w:ind w:left="1000"/>
    </w:pPr>
    <w:rPr>
      <w:rFonts w:ascii="Tahoma" w:eastAsia="Times New Roman" w:hAnsi="Tahoma"/>
      <w:b/>
      <w:sz w:val="18"/>
      <w:szCs w:val="18"/>
      <w:lang w:eastAsia="en-US"/>
    </w:rPr>
  </w:style>
  <w:style w:type="paragraph" w:styleId="TOC7">
    <w:name w:val="toc 7"/>
    <w:basedOn w:val="Normal"/>
    <w:next w:val="Normal"/>
    <w:autoRedefine/>
    <w:semiHidden/>
    <w:rsid w:val="0052259B"/>
    <w:pPr>
      <w:tabs>
        <w:tab w:val="left" w:pos="540"/>
      </w:tabs>
      <w:ind w:left="1200"/>
    </w:pPr>
    <w:rPr>
      <w:rFonts w:ascii="Tahoma" w:eastAsia="Times New Roman" w:hAnsi="Tahoma"/>
      <w:b/>
      <w:sz w:val="18"/>
      <w:szCs w:val="18"/>
      <w:lang w:eastAsia="en-US"/>
    </w:rPr>
  </w:style>
  <w:style w:type="paragraph" w:styleId="TOC8">
    <w:name w:val="toc 8"/>
    <w:basedOn w:val="Normal"/>
    <w:next w:val="Normal"/>
    <w:autoRedefine/>
    <w:semiHidden/>
    <w:rsid w:val="0052259B"/>
    <w:pPr>
      <w:tabs>
        <w:tab w:val="left" w:pos="540"/>
      </w:tabs>
      <w:ind w:left="1400"/>
    </w:pPr>
    <w:rPr>
      <w:rFonts w:ascii="Tahoma" w:eastAsia="Times New Roman" w:hAnsi="Tahoma"/>
      <w:b/>
      <w:sz w:val="18"/>
      <w:szCs w:val="18"/>
      <w:lang w:eastAsia="en-US"/>
    </w:rPr>
  </w:style>
  <w:style w:type="paragraph" w:styleId="TOC9">
    <w:name w:val="toc 9"/>
    <w:basedOn w:val="Normal"/>
    <w:next w:val="Normal"/>
    <w:autoRedefine/>
    <w:semiHidden/>
    <w:rsid w:val="0052259B"/>
    <w:pPr>
      <w:tabs>
        <w:tab w:val="left" w:pos="540"/>
      </w:tabs>
      <w:ind w:left="1600"/>
    </w:pPr>
    <w:rPr>
      <w:rFonts w:ascii="Tahoma" w:eastAsia="Times New Roman" w:hAnsi="Tahoma"/>
      <w:b/>
      <w:sz w:val="18"/>
      <w:szCs w:val="18"/>
      <w:lang w:eastAsia="en-US"/>
    </w:rPr>
  </w:style>
  <w:style w:type="character" w:customStyle="1" w:styleId="TitleChar">
    <w:name w:val="Title Char"/>
    <w:basedOn w:val="DefaultParagraphFont"/>
    <w:link w:val="Title"/>
    <w:rsid w:val="0052259B"/>
    <w:rPr>
      <w:rFonts w:ascii=".VnArialH" w:eastAsia=".VnArialH" w:hAnsi=".VnArialH" w:cs=".VnArialH"/>
      <w:b/>
    </w:rPr>
  </w:style>
  <w:style w:type="paragraph" w:customStyle="1" w:styleId="NormalTB">
    <w:name w:val="NormalTB"/>
    <w:rsid w:val="0052259B"/>
    <w:pPr>
      <w:spacing w:before="0" w:after="0"/>
      <w:ind w:left="0"/>
      <w:jc w:val="center"/>
    </w:pPr>
    <w:rPr>
      <w:rFonts w:ascii=".VnTime" w:eastAsia="Times New Roman" w:hAnsi=".VnTime" w:cs="Times New Roman"/>
      <w:sz w:val="20"/>
      <w:szCs w:val="20"/>
      <w:lang w:val="en-GB" w:eastAsia="en-US"/>
    </w:rPr>
  </w:style>
  <w:style w:type="paragraph" w:customStyle="1" w:styleId="NormalH">
    <w:name w:val="NormalH"/>
    <w:basedOn w:val="Normal"/>
    <w:autoRedefine/>
    <w:rsid w:val="0052259B"/>
    <w:pPr>
      <w:pageBreakBefore/>
      <w:tabs>
        <w:tab w:val="left" w:pos="540"/>
        <w:tab w:val="left" w:pos="2160"/>
        <w:tab w:val="right" w:pos="5040"/>
        <w:tab w:val="left" w:pos="5760"/>
        <w:tab w:val="right" w:pos="8640"/>
      </w:tabs>
      <w:spacing w:before="360" w:after="240"/>
      <w:ind w:left="0"/>
    </w:pPr>
    <w:rPr>
      <w:rFonts w:ascii="Verdana" w:eastAsia="Times New Roman" w:hAnsi="Verdana" w:cs="Times New Roman"/>
      <w:caps/>
      <w:color w:val="033103"/>
      <w:szCs w:val="32"/>
      <w:lang w:val="en-GB" w:eastAsia="en-US"/>
    </w:rPr>
  </w:style>
  <w:style w:type="character" w:styleId="PageNumber">
    <w:name w:val="page number"/>
    <w:basedOn w:val="DefaultParagraphFont"/>
    <w:rsid w:val="0052259B"/>
  </w:style>
  <w:style w:type="paragraph" w:customStyle="1" w:styleId="Bang">
    <w:name w:val="Bang"/>
    <w:basedOn w:val="Normal"/>
    <w:autoRedefine/>
    <w:rsid w:val="0052259B"/>
    <w:pPr>
      <w:tabs>
        <w:tab w:val="left" w:pos="540"/>
      </w:tabs>
      <w:spacing w:before="80" w:after="80"/>
      <w:ind w:left="0"/>
    </w:pPr>
    <w:rPr>
      <w:rFonts w:ascii="Tahoma" w:eastAsia="Times New Roman" w:hAnsi="Tahoma" w:cs="Tahoma"/>
      <w:b/>
      <w:sz w:val="18"/>
      <w:szCs w:val="18"/>
      <w:lang w:eastAsia="en-US"/>
    </w:rPr>
  </w:style>
  <w:style w:type="paragraph" w:customStyle="1" w:styleId="Heading3">
    <w:name w:val="Heading3"/>
    <w:basedOn w:val="NormalIndent"/>
    <w:rsid w:val="0052259B"/>
    <w:pPr>
      <w:numPr>
        <w:ilvl w:val="1"/>
        <w:numId w:val="12"/>
      </w:numPr>
    </w:pPr>
    <w:rPr>
      <w:rFonts w:ascii=".VnArial" w:hAnsi=".VnArial" w:cs="Times New Roman"/>
      <w:sz w:val="22"/>
      <w:szCs w:val="22"/>
    </w:rPr>
  </w:style>
  <w:style w:type="paragraph" w:styleId="BodyTextIndent3">
    <w:name w:val="Body Text Indent 3"/>
    <w:basedOn w:val="Normal"/>
    <w:link w:val="BodyTextIndent3Char"/>
    <w:rsid w:val="0052259B"/>
    <w:pPr>
      <w:tabs>
        <w:tab w:val="left" w:pos="540"/>
      </w:tabs>
      <w:ind w:left="540"/>
      <w:jc w:val="both"/>
    </w:pPr>
    <w:rPr>
      <w:rFonts w:ascii="Tahoma" w:eastAsia="Times New Roman" w:hAnsi="Tahoma"/>
      <w:b/>
      <w:sz w:val="20"/>
      <w:szCs w:val="20"/>
      <w:lang w:val="en-AU" w:eastAsia="en-US"/>
    </w:rPr>
  </w:style>
  <w:style w:type="character" w:customStyle="1" w:styleId="BodyTextIndent3Char">
    <w:name w:val="Body Text Indent 3 Char"/>
    <w:basedOn w:val="DefaultParagraphFont"/>
    <w:link w:val="BodyTextIndent3"/>
    <w:rsid w:val="0052259B"/>
    <w:rPr>
      <w:rFonts w:ascii="Tahoma" w:eastAsia="Times New Roman" w:hAnsi="Tahoma"/>
      <w:b/>
      <w:noProof/>
      <w:sz w:val="20"/>
      <w:szCs w:val="20"/>
      <w:lang w:val="en-AU" w:eastAsia="en-US"/>
    </w:rPr>
  </w:style>
  <w:style w:type="paragraph" w:styleId="BodyText">
    <w:name w:val="Body Text"/>
    <w:basedOn w:val="Normal"/>
    <w:link w:val="BodyTextChar"/>
    <w:rsid w:val="0052259B"/>
    <w:pPr>
      <w:tabs>
        <w:tab w:val="left" w:pos="540"/>
      </w:tabs>
      <w:spacing w:before="0"/>
      <w:ind w:left="0"/>
      <w:jc w:val="both"/>
    </w:pPr>
    <w:rPr>
      <w:rFonts w:ascii="Times New Roman" w:eastAsia="Times New Roman" w:hAnsi="Times New Roman" w:cs="Times New Roman"/>
      <w:b/>
      <w:lang w:val="en-AU" w:eastAsia="en-US"/>
    </w:rPr>
  </w:style>
  <w:style w:type="character" w:customStyle="1" w:styleId="BodyTextChar">
    <w:name w:val="Body Text Char"/>
    <w:basedOn w:val="DefaultParagraphFont"/>
    <w:link w:val="BodyText"/>
    <w:rsid w:val="0052259B"/>
    <w:rPr>
      <w:rFonts w:ascii="Times New Roman" w:eastAsia="Times New Roman" w:hAnsi="Times New Roman" w:cs="Times New Roman"/>
      <w:b/>
      <w:noProof/>
      <w:lang w:val="en-AU" w:eastAsia="en-US"/>
    </w:rPr>
  </w:style>
  <w:style w:type="paragraph" w:customStyle="1" w:styleId="Heading1H1">
    <w:name w:val="Heading 1.H1"/>
    <w:basedOn w:val="Normal"/>
    <w:next w:val="Normal"/>
    <w:rsid w:val="0052259B"/>
    <w:pPr>
      <w:keepNext/>
      <w:tabs>
        <w:tab w:val="left" w:pos="432"/>
        <w:tab w:val="left" w:pos="540"/>
      </w:tabs>
      <w:spacing w:before="240" w:after="240"/>
      <w:ind w:left="432" w:hanging="432"/>
      <w:jc w:val="both"/>
    </w:pPr>
    <w:rPr>
      <w:rFonts w:ascii="Times New Roman" w:eastAsia="Times New Roman" w:hAnsi="Times New Roman" w:cs="Times New Roman"/>
      <w:bCs/>
      <w:caps/>
      <w:kern w:val="28"/>
      <w:lang w:val="en-AU" w:eastAsia="en-US"/>
    </w:rPr>
  </w:style>
  <w:style w:type="paragraph" w:customStyle="1" w:styleId="Heading2H2">
    <w:name w:val="Heading 2.H2"/>
    <w:basedOn w:val="Normal"/>
    <w:next w:val="Normal"/>
    <w:rsid w:val="0052259B"/>
    <w:pPr>
      <w:keepNext/>
      <w:tabs>
        <w:tab w:val="left" w:pos="540"/>
        <w:tab w:val="left" w:pos="576"/>
      </w:tabs>
      <w:spacing w:before="240" w:after="200"/>
      <w:ind w:left="576" w:hanging="576"/>
      <w:jc w:val="both"/>
    </w:pPr>
    <w:rPr>
      <w:rFonts w:ascii="Times New Roman" w:eastAsia="Times New Roman" w:hAnsi="Times New Roman" w:cs="Times New Roman"/>
      <w:bCs/>
      <w:sz w:val="20"/>
      <w:szCs w:val="20"/>
      <w:lang w:val="en-AU" w:eastAsia="en-US"/>
    </w:rPr>
  </w:style>
  <w:style w:type="paragraph" w:customStyle="1" w:styleId="APP2">
    <w:name w:val="APP2"/>
    <w:basedOn w:val="Normal"/>
    <w:rsid w:val="0052259B"/>
    <w:pPr>
      <w:tabs>
        <w:tab w:val="left" w:pos="-720"/>
        <w:tab w:val="left" w:pos="0"/>
        <w:tab w:val="left" w:pos="540"/>
      </w:tabs>
      <w:spacing w:before="0"/>
      <w:ind w:left="0" w:hanging="720"/>
      <w:jc w:val="both"/>
    </w:pPr>
    <w:rPr>
      <w:rFonts w:ascii="Times New Roman" w:eastAsia="Times New Roman" w:hAnsi="Times New Roman" w:cs="Times New Roman"/>
      <w:bCs/>
      <w:sz w:val="20"/>
      <w:szCs w:val="20"/>
      <w:lang w:val="en-AU" w:eastAsia="en-US"/>
    </w:rPr>
  </w:style>
  <w:style w:type="paragraph" w:customStyle="1" w:styleId="App1">
    <w:name w:val="App1"/>
    <w:basedOn w:val="Heading1H1"/>
    <w:rsid w:val="0052259B"/>
    <w:pPr>
      <w:tabs>
        <w:tab w:val="left" w:pos="-720"/>
        <w:tab w:val="left" w:pos="0"/>
      </w:tabs>
      <w:spacing w:before="0" w:after="0"/>
      <w:ind w:left="1440" w:hanging="1440"/>
    </w:pPr>
    <w:rPr>
      <w:caps w:val="0"/>
      <w:sz w:val="32"/>
      <w:szCs w:val="32"/>
    </w:rPr>
  </w:style>
  <w:style w:type="paragraph" w:customStyle="1" w:styleId="PARA1">
    <w:name w:val="PARA1"/>
    <w:basedOn w:val="Normal"/>
    <w:rsid w:val="0052259B"/>
    <w:pPr>
      <w:tabs>
        <w:tab w:val="left" w:pos="-720"/>
        <w:tab w:val="left" w:pos="-576"/>
        <w:tab w:val="left" w:pos="0"/>
        <w:tab w:val="left" w:pos="540"/>
      </w:tabs>
      <w:spacing w:before="0"/>
      <w:ind w:left="0"/>
      <w:jc w:val="both"/>
    </w:pPr>
    <w:rPr>
      <w:rFonts w:ascii="Times New Roman" w:eastAsia="Times New Roman" w:hAnsi="Times New Roman" w:cs="Times New Roman"/>
      <w:b/>
      <w:sz w:val="20"/>
      <w:szCs w:val="20"/>
      <w:lang w:val="en-GB" w:eastAsia="en-US"/>
    </w:rPr>
  </w:style>
  <w:style w:type="paragraph" w:customStyle="1" w:styleId="chklvl2">
    <w:name w:val="chklvl2"/>
    <w:basedOn w:val="Normal"/>
    <w:rsid w:val="0052259B"/>
    <w:pPr>
      <w:tabs>
        <w:tab w:val="left" w:pos="540"/>
      </w:tabs>
      <w:spacing w:before="0"/>
      <w:ind w:left="0" w:firstLine="720"/>
      <w:jc w:val="both"/>
    </w:pPr>
    <w:rPr>
      <w:rFonts w:ascii="Times New Roman" w:eastAsia="Times New Roman" w:hAnsi="Times New Roman" w:cs="Times New Roman"/>
      <w:b/>
      <w:sz w:val="22"/>
      <w:szCs w:val="22"/>
      <w:lang w:val="en-AU" w:eastAsia="en-US"/>
    </w:rPr>
  </w:style>
  <w:style w:type="paragraph" w:customStyle="1" w:styleId="chklvl1">
    <w:name w:val="chklvl1"/>
    <w:basedOn w:val="Normal"/>
    <w:rsid w:val="0052259B"/>
    <w:pPr>
      <w:tabs>
        <w:tab w:val="left" w:pos="540"/>
      </w:tabs>
      <w:spacing w:before="0"/>
      <w:ind w:left="0" w:firstLine="360"/>
      <w:jc w:val="both"/>
    </w:pPr>
    <w:rPr>
      <w:rFonts w:ascii="Times New Roman" w:eastAsia="Times New Roman" w:hAnsi="Times New Roman" w:cs="Times New Roman"/>
      <w:b/>
      <w:lang w:val="en-AU" w:eastAsia="en-US"/>
    </w:rPr>
  </w:style>
  <w:style w:type="paragraph" w:customStyle="1" w:styleId="chklvl3">
    <w:name w:val="chklvl3"/>
    <w:basedOn w:val="Normal"/>
    <w:rsid w:val="0052259B"/>
    <w:pPr>
      <w:tabs>
        <w:tab w:val="left" w:pos="540"/>
      </w:tabs>
      <w:spacing w:before="0"/>
      <w:ind w:left="0" w:firstLine="1080"/>
      <w:jc w:val="both"/>
    </w:pPr>
    <w:rPr>
      <w:rFonts w:ascii="Times New Roman" w:eastAsia="Times New Roman" w:hAnsi="Times New Roman" w:cs="Times New Roman"/>
      <w:b/>
      <w:sz w:val="20"/>
      <w:szCs w:val="20"/>
      <w:lang w:val="en-AU" w:eastAsia="en-US"/>
    </w:rPr>
  </w:style>
  <w:style w:type="paragraph" w:customStyle="1" w:styleId="CHKLVL4">
    <w:name w:val="CHKLVL4"/>
    <w:basedOn w:val="Normal"/>
    <w:rsid w:val="0052259B"/>
    <w:pPr>
      <w:tabs>
        <w:tab w:val="left" w:pos="540"/>
      </w:tabs>
      <w:spacing w:before="0"/>
      <w:ind w:left="1440"/>
      <w:jc w:val="both"/>
    </w:pPr>
    <w:rPr>
      <w:rFonts w:ascii="Times New Roman" w:eastAsia="Times New Roman" w:hAnsi="Times New Roman" w:cs="Times New Roman"/>
      <w:b/>
      <w:i/>
      <w:iCs/>
      <w:sz w:val="20"/>
      <w:szCs w:val="20"/>
      <w:lang w:val="en-AU" w:eastAsia="en-US"/>
    </w:rPr>
  </w:style>
  <w:style w:type="paragraph" w:customStyle="1" w:styleId="GLOSSARY1">
    <w:name w:val="GLOSSARY1"/>
    <w:basedOn w:val="Normal"/>
    <w:rsid w:val="0052259B"/>
    <w:pPr>
      <w:tabs>
        <w:tab w:val="left" w:pos="540"/>
      </w:tabs>
      <w:spacing w:before="0"/>
      <w:ind w:left="274" w:hanging="274"/>
      <w:jc w:val="both"/>
    </w:pPr>
    <w:rPr>
      <w:rFonts w:ascii="Times New Roman" w:eastAsia="Times New Roman" w:hAnsi="Times New Roman" w:cs="Times New Roman"/>
      <w:bCs/>
      <w:sz w:val="20"/>
      <w:szCs w:val="20"/>
      <w:lang w:val="en-AU" w:eastAsia="en-US"/>
    </w:rPr>
  </w:style>
  <w:style w:type="paragraph" w:customStyle="1" w:styleId="h1para">
    <w:name w:val="h1para"/>
    <w:basedOn w:val="Normal"/>
    <w:rsid w:val="0052259B"/>
    <w:pPr>
      <w:tabs>
        <w:tab w:val="left" w:pos="540"/>
      </w:tabs>
      <w:spacing w:before="0"/>
      <w:jc w:val="both"/>
    </w:pPr>
    <w:rPr>
      <w:rFonts w:ascii="Times New Roman" w:eastAsia="Times New Roman" w:hAnsi="Times New Roman" w:cs="Times New Roman"/>
      <w:b/>
      <w:sz w:val="20"/>
      <w:szCs w:val="20"/>
      <w:lang w:val="en-AU" w:eastAsia="en-US"/>
    </w:rPr>
  </w:style>
  <w:style w:type="paragraph" w:customStyle="1" w:styleId="h2level">
    <w:name w:val="h2level"/>
    <w:basedOn w:val="Normal"/>
    <w:rsid w:val="0052259B"/>
    <w:pPr>
      <w:tabs>
        <w:tab w:val="left" w:pos="540"/>
      </w:tabs>
      <w:spacing w:before="0"/>
      <w:ind w:left="1170"/>
      <w:jc w:val="both"/>
    </w:pPr>
    <w:rPr>
      <w:rFonts w:ascii="Times New Roman" w:eastAsia="Times New Roman" w:hAnsi="Times New Roman" w:cs="Times New Roman"/>
      <w:b/>
      <w:sz w:val="20"/>
      <w:szCs w:val="20"/>
      <w:lang w:val="en-AU" w:eastAsia="en-US"/>
    </w:rPr>
  </w:style>
  <w:style w:type="paragraph" w:customStyle="1" w:styleId="Titlechklst">
    <w:name w:val="Title_chklst"/>
    <w:basedOn w:val="Normal"/>
    <w:rsid w:val="0052259B"/>
    <w:pPr>
      <w:tabs>
        <w:tab w:val="left" w:pos="540"/>
      </w:tabs>
      <w:spacing w:before="0"/>
      <w:ind w:left="0"/>
      <w:jc w:val="center"/>
    </w:pPr>
    <w:rPr>
      <w:rFonts w:ascii="Times New Roman" w:eastAsia="Times New Roman" w:hAnsi="Times New Roman" w:cs="Times New Roman"/>
      <w:bCs/>
      <w:caps/>
      <w:sz w:val="28"/>
      <w:szCs w:val="28"/>
      <w:lang w:val="en-AU" w:eastAsia="en-US"/>
    </w:rPr>
  </w:style>
  <w:style w:type="paragraph" w:customStyle="1" w:styleId="CHAPTER">
    <w:name w:val="CHAPTER"/>
    <w:basedOn w:val="Normal"/>
    <w:rsid w:val="0052259B"/>
    <w:pPr>
      <w:tabs>
        <w:tab w:val="left" w:pos="540"/>
      </w:tabs>
      <w:spacing w:before="0"/>
      <w:ind w:left="360" w:hanging="360"/>
      <w:jc w:val="center"/>
    </w:pPr>
    <w:rPr>
      <w:rFonts w:ascii="Times New Roman" w:eastAsia="Times New Roman" w:hAnsi="Times New Roman" w:cs="Times New Roman"/>
      <w:bCs/>
      <w:sz w:val="36"/>
      <w:szCs w:val="36"/>
      <w:lang w:val="en-AU" w:eastAsia="en-US"/>
    </w:rPr>
  </w:style>
  <w:style w:type="paragraph" w:customStyle="1" w:styleId="Sub-heading1">
    <w:name w:val="Sub-heading 1"/>
    <w:basedOn w:val="CHAPTER"/>
    <w:rsid w:val="0052259B"/>
    <w:pPr>
      <w:jc w:val="left"/>
    </w:pPr>
    <w:rPr>
      <w:caps/>
      <w:sz w:val="28"/>
      <w:szCs w:val="28"/>
    </w:rPr>
  </w:style>
  <w:style w:type="paragraph" w:customStyle="1" w:styleId="Para">
    <w:name w:val="Para"/>
    <w:basedOn w:val="Normal"/>
    <w:rsid w:val="0052259B"/>
    <w:pPr>
      <w:tabs>
        <w:tab w:val="left" w:pos="540"/>
      </w:tabs>
      <w:spacing w:before="0"/>
      <w:ind w:left="432"/>
      <w:jc w:val="both"/>
    </w:pPr>
    <w:rPr>
      <w:rFonts w:ascii="Times New Roman" w:eastAsia="Times New Roman" w:hAnsi="Times New Roman" w:cs="Times New Roman"/>
      <w:b/>
      <w:sz w:val="20"/>
      <w:szCs w:val="20"/>
      <w:lang w:val="en-AU" w:eastAsia="en-US"/>
    </w:rPr>
  </w:style>
  <w:style w:type="paragraph" w:customStyle="1" w:styleId="Level4">
    <w:name w:val="Level_4"/>
    <w:basedOn w:val="Normal"/>
    <w:rsid w:val="0052259B"/>
    <w:pPr>
      <w:tabs>
        <w:tab w:val="left" w:pos="540"/>
      </w:tabs>
      <w:spacing w:before="0"/>
      <w:ind w:left="1080"/>
      <w:jc w:val="both"/>
    </w:pPr>
    <w:rPr>
      <w:rFonts w:ascii="Times New Roman" w:eastAsia="Times New Roman" w:hAnsi="Times New Roman" w:cs="Times New Roman"/>
      <w:b/>
      <w:sz w:val="20"/>
      <w:szCs w:val="20"/>
      <w:lang w:val="en-AU" w:eastAsia="en-US"/>
    </w:rPr>
  </w:style>
  <w:style w:type="paragraph" w:customStyle="1" w:styleId="Level1">
    <w:name w:val="Level_1"/>
    <w:basedOn w:val="Normal"/>
    <w:rsid w:val="0052259B"/>
    <w:pPr>
      <w:tabs>
        <w:tab w:val="left" w:pos="540"/>
      </w:tabs>
      <w:spacing w:before="0"/>
      <w:ind w:left="0"/>
      <w:jc w:val="both"/>
    </w:pPr>
    <w:rPr>
      <w:rFonts w:ascii="Times New Roman" w:eastAsia="Times New Roman" w:hAnsi="Times New Roman" w:cs="Times New Roman"/>
      <w:bCs/>
      <w:sz w:val="20"/>
      <w:szCs w:val="20"/>
      <w:lang w:val="en-AU" w:eastAsia="en-US"/>
    </w:rPr>
  </w:style>
  <w:style w:type="paragraph" w:customStyle="1" w:styleId="Level3">
    <w:name w:val="Level_3"/>
    <w:basedOn w:val="Level1"/>
    <w:rsid w:val="0052259B"/>
    <w:pPr>
      <w:ind w:left="720"/>
    </w:pPr>
    <w:rPr>
      <w:b/>
      <w:bCs w:val="0"/>
    </w:rPr>
  </w:style>
  <w:style w:type="paragraph" w:customStyle="1" w:styleId="Level2">
    <w:name w:val="Level_2"/>
    <w:basedOn w:val="Level3"/>
    <w:rsid w:val="0052259B"/>
    <w:pPr>
      <w:ind w:left="432"/>
    </w:pPr>
  </w:style>
  <w:style w:type="paragraph" w:customStyle="1" w:styleId="Level5">
    <w:name w:val="Level_5"/>
    <w:basedOn w:val="Normal"/>
    <w:rsid w:val="0052259B"/>
    <w:pPr>
      <w:tabs>
        <w:tab w:val="left" w:pos="540"/>
      </w:tabs>
      <w:spacing w:before="0"/>
      <w:ind w:left="1440"/>
      <w:jc w:val="both"/>
    </w:pPr>
    <w:rPr>
      <w:rFonts w:ascii="Times New Roman" w:eastAsia="Times New Roman" w:hAnsi="Times New Roman" w:cs="Times New Roman"/>
      <w:b/>
      <w:sz w:val="20"/>
      <w:szCs w:val="20"/>
      <w:lang w:val="en-AU" w:eastAsia="en-US"/>
    </w:rPr>
  </w:style>
  <w:style w:type="paragraph" w:customStyle="1" w:styleId="level6">
    <w:name w:val="level_6"/>
    <w:basedOn w:val="Normal"/>
    <w:rsid w:val="0052259B"/>
    <w:pPr>
      <w:tabs>
        <w:tab w:val="left" w:pos="540"/>
      </w:tabs>
      <w:spacing w:before="0"/>
      <w:ind w:left="1800"/>
      <w:jc w:val="both"/>
    </w:pPr>
    <w:rPr>
      <w:rFonts w:ascii="Times New Roman" w:eastAsia="Times New Roman" w:hAnsi="Times New Roman" w:cs="Times New Roman"/>
      <w:b/>
      <w:sz w:val="20"/>
      <w:szCs w:val="20"/>
      <w:lang w:val="en-AU" w:eastAsia="en-US"/>
    </w:rPr>
  </w:style>
  <w:style w:type="paragraph" w:customStyle="1" w:styleId="Appendix">
    <w:name w:val="Appendix"/>
    <w:basedOn w:val="Normal"/>
    <w:rsid w:val="0052259B"/>
    <w:pPr>
      <w:tabs>
        <w:tab w:val="left" w:pos="540"/>
      </w:tabs>
      <w:spacing w:before="0"/>
      <w:ind w:left="0"/>
      <w:jc w:val="both"/>
    </w:pPr>
    <w:rPr>
      <w:rFonts w:ascii="Times New Roman" w:eastAsia="Times New Roman" w:hAnsi="Times New Roman" w:cs="Times New Roman"/>
      <w:bCs/>
      <w:caps/>
      <w:lang w:val="en-AU" w:eastAsia="en-US"/>
    </w:rPr>
  </w:style>
  <w:style w:type="paragraph" w:customStyle="1" w:styleId="Applevel2">
    <w:name w:val="App_level2"/>
    <w:basedOn w:val="Normal"/>
    <w:rsid w:val="0052259B"/>
    <w:pPr>
      <w:tabs>
        <w:tab w:val="left" w:pos="540"/>
      </w:tabs>
      <w:spacing w:before="0"/>
      <w:ind w:left="0"/>
      <w:jc w:val="both"/>
    </w:pPr>
    <w:rPr>
      <w:rFonts w:ascii="Times New Roman" w:eastAsia="Times New Roman" w:hAnsi="Times New Roman" w:cs="Times New Roman"/>
      <w:bCs/>
      <w:caps/>
      <w:sz w:val="20"/>
      <w:szCs w:val="20"/>
      <w:lang w:val="en-AU" w:eastAsia="en-US"/>
    </w:rPr>
  </w:style>
  <w:style w:type="paragraph" w:styleId="FootnoteText">
    <w:name w:val="footnote text"/>
    <w:basedOn w:val="Normal"/>
    <w:link w:val="FootnoteTextChar"/>
    <w:semiHidden/>
    <w:rsid w:val="0052259B"/>
    <w:pPr>
      <w:tabs>
        <w:tab w:val="left" w:pos="540"/>
      </w:tabs>
      <w:spacing w:before="0"/>
      <w:ind w:left="0"/>
    </w:pPr>
    <w:rPr>
      <w:rFonts w:ascii="Times New Roman" w:eastAsia="Times New Roman" w:hAnsi="Times New Roman" w:cs="Times New Roman"/>
      <w:b/>
      <w:sz w:val="20"/>
      <w:szCs w:val="20"/>
      <w:lang w:eastAsia="en-US"/>
    </w:rPr>
  </w:style>
  <w:style w:type="character" w:customStyle="1" w:styleId="FootnoteTextChar">
    <w:name w:val="Footnote Text Char"/>
    <w:basedOn w:val="DefaultParagraphFont"/>
    <w:link w:val="FootnoteText"/>
    <w:semiHidden/>
    <w:rsid w:val="0052259B"/>
    <w:rPr>
      <w:rFonts w:ascii="Times New Roman" w:eastAsia="Times New Roman" w:hAnsi="Times New Roman" w:cs="Times New Roman"/>
      <w:b/>
      <w:noProof/>
      <w:sz w:val="20"/>
      <w:szCs w:val="20"/>
      <w:lang w:eastAsia="en-US"/>
    </w:rPr>
  </w:style>
  <w:style w:type="paragraph" w:customStyle="1" w:styleId="Standaard">
    <w:name w:val="Standaard"/>
    <w:rsid w:val="0052259B"/>
    <w:pPr>
      <w:spacing w:before="0" w:after="0"/>
      <w:ind w:left="0"/>
    </w:pPr>
    <w:rPr>
      <w:rFonts w:ascii="CG Times" w:eastAsia="Times New Roman" w:hAnsi="CG Times" w:cs="Times New Roman"/>
      <w:lang w:val="en-GB" w:eastAsia="en-US"/>
    </w:rPr>
  </w:style>
  <w:style w:type="paragraph" w:styleId="CommentText">
    <w:name w:val="annotation text"/>
    <w:basedOn w:val="Normal"/>
    <w:link w:val="CommentTextChar"/>
    <w:semiHidden/>
    <w:rsid w:val="0052259B"/>
    <w:pPr>
      <w:tabs>
        <w:tab w:val="left" w:pos="540"/>
      </w:tabs>
      <w:spacing w:before="0"/>
      <w:ind w:left="0"/>
    </w:pPr>
    <w:rPr>
      <w:rFonts w:ascii="Times New Roman" w:eastAsia="Times New Roman" w:hAnsi="Times New Roman" w:cs="Times New Roman"/>
      <w:b/>
      <w:sz w:val="20"/>
      <w:szCs w:val="20"/>
      <w:lang w:val="en-GB" w:eastAsia="en-US"/>
    </w:rPr>
  </w:style>
  <w:style w:type="character" w:customStyle="1" w:styleId="CommentTextChar">
    <w:name w:val="Comment Text Char"/>
    <w:basedOn w:val="DefaultParagraphFont"/>
    <w:link w:val="CommentText"/>
    <w:semiHidden/>
    <w:rsid w:val="0052259B"/>
    <w:rPr>
      <w:rFonts w:ascii="Times New Roman" w:eastAsia="Times New Roman" w:hAnsi="Times New Roman" w:cs="Times New Roman"/>
      <w:b/>
      <w:noProof/>
      <w:sz w:val="20"/>
      <w:szCs w:val="20"/>
      <w:lang w:val="en-GB" w:eastAsia="en-US"/>
    </w:rPr>
  </w:style>
  <w:style w:type="paragraph" w:styleId="BodyTextIndent">
    <w:name w:val="Body Text Indent"/>
    <w:basedOn w:val="Normal"/>
    <w:link w:val="BodyTextIndentChar"/>
    <w:rsid w:val="0052259B"/>
    <w:pPr>
      <w:tabs>
        <w:tab w:val="left" w:pos="540"/>
      </w:tabs>
      <w:spacing w:before="0"/>
      <w:ind w:left="0"/>
      <w:jc w:val="both"/>
    </w:pPr>
    <w:rPr>
      <w:rFonts w:ascii="Times New Roman" w:eastAsia="Times New Roman" w:hAnsi="Times New Roman" w:cs="Times New Roman"/>
      <w:b/>
      <w:lang w:val="en-AU" w:eastAsia="en-US"/>
    </w:rPr>
  </w:style>
  <w:style w:type="character" w:customStyle="1" w:styleId="BodyTextIndentChar">
    <w:name w:val="Body Text Indent Char"/>
    <w:basedOn w:val="DefaultParagraphFont"/>
    <w:link w:val="BodyTextIndent"/>
    <w:rsid w:val="0052259B"/>
    <w:rPr>
      <w:rFonts w:ascii="Times New Roman" w:eastAsia="Times New Roman" w:hAnsi="Times New Roman" w:cs="Times New Roman"/>
      <w:b/>
      <w:noProof/>
      <w:lang w:val="en-AU" w:eastAsia="en-US"/>
    </w:rPr>
  </w:style>
  <w:style w:type="paragraph" w:customStyle="1" w:styleId="Starbullet">
    <w:name w:val="Starbullet"/>
    <w:basedOn w:val="Normal"/>
    <w:rsid w:val="0052259B"/>
    <w:pPr>
      <w:tabs>
        <w:tab w:val="left" w:pos="540"/>
      </w:tabs>
      <w:spacing w:before="0" w:after="240"/>
      <w:ind w:left="360" w:hanging="360"/>
      <w:jc w:val="both"/>
    </w:pPr>
    <w:rPr>
      <w:rFonts w:ascii="Times New Roman" w:eastAsia="Times New Roman" w:hAnsi="Times New Roman" w:cs="Times New Roman"/>
      <w:b/>
      <w:color w:val="000000"/>
      <w:lang w:val="en-GB" w:eastAsia="en-US"/>
    </w:rPr>
  </w:style>
  <w:style w:type="paragraph" w:customStyle="1" w:styleId="textnotindented">
    <w:name w:val="text not indented"/>
    <w:basedOn w:val="Normal"/>
    <w:rsid w:val="0052259B"/>
    <w:pPr>
      <w:tabs>
        <w:tab w:val="left" w:pos="540"/>
      </w:tabs>
      <w:spacing w:before="240"/>
      <w:ind w:left="0"/>
      <w:jc w:val="both"/>
    </w:pPr>
    <w:rPr>
      <w:rFonts w:ascii="Times New Roman" w:eastAsia="Times New Roman" w:hAnsi="Times New Roman" w:cs="Times New Roman"/>
      <w:b/>
      <w:color w:val="000000"/>
      <w:lang w:val="en-GB" w:eastAsia="en-US"/>
    </w:rPr>
  </w:style>
  <w:style w:type="paragraph" w:styleId="Caption">
    <w:name w:val="caption"/>
    <w:basedOn w:val="Normal"/>
    <w:next w:val="Normal"/>
    <w:qFormat/>
    <w:rsid w:val="0052259B"/>
    <w:pPr>
      <w:tabs>
        <w:tab w:val="left" w:pos="540"/>
      </w:tabs>
      <w:spacing w:before="0"/>
      <w:ind w:left="0"/>
      <w:jc w:val="center"/>
    </w:pPr>
    <w:rPr>
      <w:rFonts w:ascii="Times New Roman" w:eastAsia="Times New Roman" w:hAnsi="Times New Roman" w:cs="Times New Roman"/>
      <w:b/>
      <w:color w:val="000000"/>
      <w:lang w:val="en-GB" w:eastAsia="en-US"/>
    </w:rPr>
  </w:style>
  <w:style w:type="paragraph" w:customStyle="1" w:styleId="table">
    <w:name w:val="table"/>
    <w:basedOn w:val="Normal"/>
    <w:rsid w:val="0052259B"/>
    <w:pPr>
      <w:tabs>
        <w:tab w:val="left" w:pos="540"/>
      </w:tabs>
      <w:spacing w:after="120"/>
      <w:ind w:left="0"/>
    </w:pPr>
    <w:rPr>
      <w:rFonts w:ascii="Times New Roman" w:eastAsia="Times New Roman" w:hAnsi="Times New Roman" w:cs="Times New Roman"/>
      <w:b/>
      <w:color w:val="000000"/>
      <w:lang w:val="en-GB" w:eastAsia="en-US"/>
    </w:rPr>
  </w:style>
  <w:style w:type="character" w:styleId="FootnoteReference">
    <w:name w:val="footnote reference"/>
    <w:semiHidden/>
    <w:rsid w:val="0052259B"/>
    <w:rPr>
      <w:vertAlign w:val="superscript"/>
    </w:rPr>
  </w:style>
  <w:style w:type="paragraph" w:customStyle="1" w:styleId="Bullet">
    <w:name w:val="Bullet"/>
    <w:basedOn w:val="Normal"/>
    <w:rsid w:val="0052259B"/>
    <w:pPr>
      <w:tabs>
        <w:tab w:val="left" w:pos="-720"/>
        <w:tab w:val="left" w:pos="0"/>
        <w:tab w:val="left" w:pos="540"/>
      </w:tabs>
      <w:spacing w:before="40" w:after="80"/>
      <w:ind w:left="1440" w:hanging="720"/>
      <w:jc w:val="both"/>
    </w:pPr>
    <w:rPr>
      <w:rFonts w:ascii="Times New Roman" w:eastAsia="Times New Roman" w:hAnsi="Times New Roman" w:cs="Times New Roman"/>
      <w:b/>
      <w:lang w:val="en-AU" w:eastAsia="en-US"/>
    </w:rPr>
  </w:style>
  <w:style w:type="paragraph" w:customStyle="1" w:styleId="screentable">
    <w:name w:val="screen table"/>
    <w:rsid w:val="0052259B"/>
    <w:pPr>
      <w:widowControl w:val="0"/>
      <w:spacing w:before="0" w:after="0"/>
      <w:ind w:left="0"/>
    </w:pPr>
    <w:rPr>
      <w:rFonts w:ascii="Times New Roman" w:eastAsia="Times New Roman" w:hAnsi="Times New Roman" w:cs="Times New Roman"/>
      <w:sz w:val="20"/>
      <w:szCs w:val="20"/>
      <w:lang w:eastAsia="en-US"/>
    </w:rPr>
  </w:style>
  <w:style w:type="paragraph" w:styleId="BodyText3">
    <w:name w:val="Body Text 3"/>
    <w:basedOn w:val="Normal"/>
    <w:link w:val="BodyText3Char"/>
    <w:rsid w:val="0052259B"/>
    <w:pPr>
      <w:tabs>
        <w:tab w:val="left" w:pos="540"/>
      </w:tabs>
      <w:spacing w:before="0"/>
      <w:ind w:left="0"/>
    </w:pPr>
    <w:rPr>
      <w:rFonts w:ascii="Tahoma" w:eastAsia="Times New Roman" w:hAnsi="Tahoma"/>
      <w:bCs/>
      <w:i/>
      <w:iCs/>
      <w:sz w:val="44"/>
      <w:szCs w:val="44"/>
      <w:lang w:val="en-AU" w:eastAsia="en-US"/>
    </w:rPr>
  </w:style>
  <w:style w:type="character" w:customStyle="1" w:styleId="BodyText3Char">
    <w:name w:val="Body Text 3 Char"/>
    <w:basedOn w:val="DefaultParagraphFont"/>
    <w:link w:val="BodyText3"/>
    <w:rsid w:val="0052259B"/>
    <w:rPr>
      <w:rFonts w:ascii="Tahoma" w:eastAsia="Times New Roman" w:hAnsi="Tahoma"/>
      <w:bCs/>
      <w:i/>
      <w:iCs/>
      <w:noProof/>
      <w:sz w:val="44"/>
      <w:szCs w:val="44"/>
      <w:lang w:val="en-AU" w:eastAsia="en-US"/>
    </w:rPr>
  </w:style>
  <w:style w:type="paragraph" w:styleId="TableofFigures">
    <w:name w:val="table of figures"/>
    <w:basedOn w:val="Normal"/>
    <w:next w:val="Normal"/>
    <w:semiHidden/>
    <w:rsid w:val="0052259B"/>
    <w:pPr>
      <w:tabs>
        <w:tab w:val="left" w:pos="540"/>
      </w:tabs>
      <w:spacing w:before="0"/>
      <w:ind w:left="0"/>
    </w:pPr>
    <w:rPr>
      <w:rFonts w:ascii="Times New Roman" w:eastAsia="Times New Roman" w:hAnsi="Times New Roman" w:cs="Times New Roman"/>
      <w:b/>
      <w:i/>
      <w:iCs/>
      <w:sz w:val="20"/>
      <w:szCs w:val="20"/>
      <w:lang w:val="en-GB" w:eastAsia="en-US"/>
    </w:rPr>
  </w:style>
  <w:style w:type="paragraph" w:customStyle="1" w:styleId="DiffListing">
    <w:name w:val="Diff Listing"/>
    <w:basedOn w:val="Normal"/>
    <w:rsid w:val="0052259B"/>
    <w:pPr>
      <w:keepNext/>
      <w:pBdr>
        <w:top w:val="single" w:sz="6" w:space="31" w:color="auto"/>
        <w:left w:val="single" w:sz="6" w:space="31" w:color="auto"/>
        <w:bottom w:val="single" w:sz="6" w:space="31" w:color="auto"/>
        <w:right w:val="single" w:sz="6" w:space="31" w:color="auto"/>
      </w:pBdr>
      <w:shd w:val="pct5" w:color="auto" w:fill="FFFFFF"/>
      <w:tabs>
        <w:tab w:val="left" w:pos="540"/>
      </w:tabs>
      <w:spacing w:before="0"/>
      <w:ind w:left="0"/>
    </w:pPr>
    <w:rPr>
      <w:rFonts w:ascii="Courier New" w:eastAsia="Times New Roman" w:hAnsi="Courier New" w:cs="Courier New"/>
      <w:b/>
      <w:sz w:val="16"/>
      <w:szCs w:val="16"/>
      <w:lang w:val="en-GB" w:eastAsia="en-US"/>
    </w:rPr>
  </w:style>
  <w:style w:type="paragraph" w:customStyle="1" w:styleId="Shadedterminal">
    <w:name w:val="Shaded terminal"/>
    <w:basedOn w:val="Normal"/>
    <w:rsid w:val="0052259B"/>
    <w:pPr>
      <w:widowControl w:val="0"/>
      <w:shd w:val="pct10" w:color="auto" w:fill="auto"/>
      <w:tabs>
        <w:tab w:val="left" w:pos="540"/>
      </w:tabs>
      <w:spacing w:before="0"/>
      <w:ind w:left="0"/>
    </w:pPr>
    <w:rPr>
      <w:rFonts w:ascii="Courier New" w:eastAsia="Times New Roman" w:hAnsi="Courier New" w:cs="Courier New"/>
      <w:b/>
      <w:sz w:val="12"/>
      <w:szCs w:val="12"/>
      <w:lang w:val="en-GB" w:eastAsia="en-US"/>
    </w:rPr>
  </w:style>
  <w:style w:type="paragraph" w:customStyle="1" w:styleId="jlm">
    <w:name w:val="jlm"/>
    <w:basedOn w:val="Normal"/>
    <w:rsid w:val="0052259B"/>
    <w:pPr>
      <w:tabs>
        <w:tab w:val="left" w:pos="540"/>
      </w:tabs>
      <w:spacing w:before="0"/>
      <w:ind w:left="0"/>
    </w:pPr>
    <w:rPr>
      <w:rFonts w:ascii="Courier New" w:eastAsia="Times New Roman" w:hAnsi="Courier New" w:cs="Courier New"/>
      <w:b/>
      <w:sz w:val="20"/>
      <w:szCs w:val="20"/>
      <w:lang w:eastAsia="en-US"/>
    </w:rPr>
  </w:style>
  <w:style w:type="paragraph" w:styleId="DocumentMap">
    <w:name w:val="Document Map"/>
    <w:basedOn w:val="Normal"/>
    <w:link w:val="DocumentMapChar"/>
    <w:semiHidden/>
    <w:rsid w:val="0052259B"/>
    <w:pPr>
      <w:shd w:val="clear" w:color="auto" w:fill="000080"/>
      <w:tabs>
        <w:tab w:val="left" w:pos="540"/>
      </w:tabs>
      <w:spacing w:before="0"/>
      <w:ind w:left="0"/>
      <w:jc w:val="both"/>
    </w:pPr>
    <w:rPr>
      <w:rFonts w:ascii="Tahoma" w:eastAsia="Times New Roman" w:hAnsi="Tahoma" w:cs="Tahoma"/>
      <w:b/>
      <w:sz w:val="20"/>
      <w:szCs w:val="20"/>
      <w:lang w:val="en-AU" w:eastAsia="en-US"/>
    </w:rPr>
  </w:style>
  <w:style w:type="character" w:customStyle="1" w:styleId="DocumentMapChar">
    <w:name w:val="Document Map Char"/>
    <w:basedOn w:val="DefaultParagraphFont"/>
    <w:link w:val="DocumentMap"/>
    <w:semiHidden/>
    <w:rsid w:val="0052259B"/>
    <w:rPr>
      <w:rFonts w:ascii="Tahoma" w:eastAsia="Times New Roman" w:hAnsi="Tahoma" w:cs="Tahoma"/>
      <w:b/>
      <w:noProof/>
      <w:sz w:val="20"/>
      <w:szCs w:val="20"/>
      <w:shd w:val="clear" w:color="auto" w:fill="000080"/>
      <w:lang w:val="en-AU" w:eastAsia="en-US"/>
    </w:rPr>
  </w:style>
  <w:style w:type="paragraph" w:customStyle="1" w:styleId="Listing">
    <w:name w:val="Listing"/>
    <w:basedOn w:val="Normal"/>
    <w:rsid w:val="0052259B"/>
    <w:pPr>
      <w:tabs>
        <w:tab w:val="left" w:pos="540"/>
      </w:tabs>
      <w:spacing w:before="0"/>
      <w:ind w:left="0"/>
    </w:pPr>
    <w:rPr>
      <w:rFonts w:ascii="Courier New" w:eastAsia="Times New Roman" w:hAnsi="Courier New" w:cs="Courier New"/>
      <w:b/>
      <w:sz w:val="16"/>
      <w:szCs w:val="16"/>
      <w:lang w:val="en-AU" w:eastAsia="en-US"/>
    </w:rPr>
  </w:style>
  <w:style w:type="paragraph" w:styleId="BodyTextIndent2">
    <w:name w:val="Body Text Indent 2"/>
    <w:basedOn w:val="Normal"/>
    <w:link w:val="BodyTextIndent2Char"/>
    <w:rsid w:val="0052259B"/>
    <w:pPr>
      <w:tabs>
        <w:tab w:val="left" w:pos="540"/>
      </w:tabs>
      <w:spacing w:before="0"/>
      <w:ind w:left="0"/>
    </w:pPr>
    <w:rPr>
      <w:rFonts w:ascii=".VnTime" w:eastAsia="Times New Roman" w:hAnsi=".VnTime" w:cs="Times New Roman"/>
      <w:b/>
      <w:sz w:val="20"/>
      <w:szCs w:val="20"/>
      <w:lang w:eastAsia="en-US"/>
    </w:rPr>
  </w:style>
  <w:style w:type="character" w:customStyle="1" w:styleId="BodyTextIndent2Char">
    <w:name w:val="Body Text Indent 2 Char"/>
    <w:basedOn w:val="DefaultParagraphFont"/>
    <w:link w:val="BodyTextIndent2"/>
    <w:rsid w:val="0052259B"/>
    <w:rPr>
      <w:rFonts w:ascii=".VnTime" w:eastAsia="Times New Roman" w:hAnsi=".VnTime" w:cs="Times New Roman"/>
      <w:b/>
      <w:noProof/>
      <w:sz w:val="20"/>
      <w:szCs w:val="20"/>
      <w:lang w:eastAsia="en-US"/>
    </w:rPr>
  </w:style>
  <w:style w:type="paragraph" w:customStyle="1" w:styleId="NormalCaption">
    <w:name w:val="NormalCaption"/>
    <w:basedOn w:val="Normal"/>
    <w:rsid w:val="0052259B"/>
    <w:pPr>
      <w:widowControl w:val="0"/>
      <w:tabs>
        <w:tab w:val="left" w:pos="540"/>
      </w:tabs>
      <w:spacing w:after="120"/>
      <w:ind w:left="709"/>
    </w:pPr>
    <w:rPr>
      <w:rFonts w:ascii="Tahoma" w:eastAsia="Times New Roman" w:hAnsi="Tahoma"/>
      <w:bCs/>
      <w:sz w:val="20"/>
      <w:szCs w:val="20"/>
      <w:lang w:eastAsia="en-US"/>
    </w:rPr>
  </w:style>
  <w:style w:type="paragraph" w:customStyle="1" w:styleId="NormalIndent0">
    <w:name w:val="NormalIndent"/>
    <w:basedOn w:val="Normal"/>
    <w:rsid w:val="0052259B"/>
    <w:pPr>
      <w:tabs>
        <w:tab w:val="left" w:pos="540"/>
      </w:tabs>
      <w:ind w:left="0"/>
    </w:pPr>
    <w:rPr>
      <w:rFonts w:ascii="Tahoma" w:eastAsia="Times New Roman" w:hAnsi="Tahoma"/>
      <w:b/>
      <w:sz w:val="20"/>
      <w:szCs w:val="20"/>
      <w:lang w:eastAsia="en-US"/>
    </w:rPr>
  </w:style>
  <w:style w:type="paragraph" w:customStyle="1" w:styleId="NormalIndex">
    <w:name w:val="NormalIndex"/>
    <w:basedOn w:val="NormalIndent0"/>
    <w:rsid w:val="0052259B"/>
    <w:pPr>
      <w:tabs>
        <w:tab w:val="left" w:pos="360"/>
        <w:tab w:val="left" w:pos="450"/>
      </w:tabs>
      <w:spacing w:before="60"/>
      <w:ind w:hanging="360"/>
    </w:pPr>
  </w:style>
  <w:style w:type="paragraph" w:customStyle="1" w:styleId="NH-1">
    <w:name w:val="NH-1"/>
    <w:basedOn w:val="Normal"/>
    <w:next w:val="NH-2"/>
    <w:rsid w:val="0052259B"/>
    <w:pPr>
      <w:keepNext/>
      <w:widowControl w:val="0"/>
      <w:tabs>
        <w:tab w:val="left" w:pos="360"/>
        <w:tab w:val="left" w:pos="540"/>
      </w:tabs>
      <w:ind w:left="360" w:hanging="360"/>
    </w:pPr>
    <w:rPr>
      <w:rFonts w:ascii=".VnArial" w:eastAsia="Times New Roman" w:hAnsi=".VnArial" w:cs="Times New Roman"/>
      <w:bCs/>
      <w:lang w:eastAsia="en-US"/>
    </w:rPr>
  </w:style>
  <w:style w:type="paragraph" w:customStyle="1" w:styleId="NH-2">
    <w:name w:val="NH-2"/>
    <w:basedOn w:val="Normal"/>
    <w:next w:val="NormalIndent"/>
    <w:rsid w:val="0052259B"/>
    <w:pPr>
      <w:keepNext/>
      <w:widowControl w:val="0"/>
      <w:tabs>
        <w:tab w:val="left" w:pos="540"/>
        <w:tab w:val="left" w:pos="720"/>
      </w:tabs>
      <w:ind w:left="360" w:hanging="360"/>
    </w:pPr>
    <w:rPr>
      <w:rFonts w:ascii=".VnArial" w:eastAsia="Times New Roman" w:hAnsi=".VnArial" w:cs="Times New Roman"/>
      <w:bCs/>
      <w:lang w:eastAsia="en-US"/>
    </w:rPr>
  </w:style>
  <w:style w:type="paragraph" w:customStyle="1" w:styleId="NormalText">
    <w:name w:val="NormalText"/>
    <w:basedOn w:val="Normal"/>
    <w:rsid w:val="0052259B"/>
    <w:pPr>
      <w:widowControl w:val="0"/>
      <w:tabs>
        <w:tab w:val="left" w:pos="540"/>
      </w:tabs>
      <w:ind w:left="0"/>
      <w:jc w:val="both"/>
    </w:pPr>
    <w:rPr>
      <w:rFonts w:ascii="Tahoma" w:eastAsia="Times New Roman" w:hAnsi="Tahoma"/>
      <w:b/>
      <w:sz w:val="20"/>
      <w:szCs w:val="20"/>
      <w:lang w:eastAsia="en-US"/>
    </w:rPr>
  </w:style>
  <w:style w:type="paragraph" w:customStyle="1" w:styleId="H5">
    <w:name w:val="H5"/>
    <w:basedOn w:val="NormalIndent"/>
    <w:next w:val="Normal"/>
    <w:rsid w:val="0052259B"/>
    <w:pPr>
      <w:keepNext/>
      <w:widowControl w:val="0"/>
      <w:tabs>
        <w:tab w:val="clear" w:pos="702"/>
        <w:tab w:val="clear" w:pos="1080"/>
      </w:tabs>
      <w:spacing w:line="240" w:lineRule="auto"/>
      <w:ind w:left="-14" w:right="14"/>
      <w:jc w:val="left"/>
    </w:pPr>
    <w:rPr>
      <w:rFonts w:ascii=".VnTime" w:hAnsi=".VnTime" w:cs="Times New Roman"/>
      <w:b w:val="0"/>
      <w:bCs/>
      <w:i/>
      <w:iCs/>
      <w:color w:val="800080"/>
      <w:sz w:val="24"/>
      <w:szCs w:val="24"/>
    </w:rPr>
  </w:style>
  <w:style w:type="paragraph" w:customStyle="1" w:styleId="NormalFD">
    <w:name w:val="NormalFD"/>
    <w:basedOn w:val="Normal"/>
    <w:rsid w:val="0052259B"/>
    <w:pPr>
      <w:widowControl w:val="0"/>
      <w:tabs>
        <w:tab w:val="left" w:pos="540"/>
        <w:tab w:val="left" w:pos="720"/>
        <w:tab w:val="left" w:leader="dot" w:pos="2160"/>
        <w:tab w:val="left" w:leader="dot" w:pos="2880"/>
        <w:tab w:val="left" w:leader="dot" w:pos="3600"/>
        <w:tab w:val="left" w:leader="dot" w:pos="4320"/>
        <w:tab w:val="right" w:leader="dot" w:pos="8280"/>
      </w:tabs>
      <w:ind w:left="2880" w:hanging="2160"/>
      <w:jc w:val="both"/>
    </w:pPr>
    <w:rPr>
      <w:rFonts w:ascii="Tahoma" w:eastAsia="Times New Roman" w:hAnsi="Tahoma"/>
      <w:b/>
      <w:color w:val="000000"/>
      <w:sz w:val="20"/>
      <w:szCs w:val="20"/>
      <w:lang w:eastAsia="en-US"/>
    </w:rPr>
  </w:style>
  <w:style w:type="paragraph" w:customStyle="1" w:styleId="Normal2">
    <w:name w:val="Normal 2"/>
    <w:basedOn w:val="Normal"/>
    <w:rsid w:val="0052259B"/>
    <w:pPr>
      <w:widowControl w:val="0"/>
      <w:tabs>
        <w:tab w:val="left" w:pos="360"/>
        <w:tab w:val="left" w:pos="540"/>
      </w:tabs>
      <w:ind w:left="360" w:hanging="360"/>
    </w:pPr>
    <w:rPr>
      <w:rFonts w:ascii="Tahoma" w:eastAsia="Times New Roman" w:hAnsi="Tahoma"/>
      <w:b/>
      <w:sz w:val="20"/>
      <w:szCs w:val="20"/>
      <w:lang w:eastAsia="en-US"/>
    </w:rPr>
  </w:style>
  <w:style w:type="paragraph" w:styleId="BlockText">
    <w:name w:val="Block Text"/>
    <w:basedOn w:val="Normal"/>
    <w:rsid w:val="0052259B"/>
    <w:pPr>
      <w:widowControl w:val="0"/>
      <w:tabs>
        <w:tab w:val="left" w:pos="540"/>
        <w:tab w:val="left" w:pos="8820"/>
      </w:tabs>
      <w:spacing w:before="0"/>
      <w:ind w:left="0" w:right="22"/>
      <w:jc w:val="both"/>
    </w:pPr>
    <w:rPr>
      <w:rFonts w:ascii=".VnTime" w:eastAsia="Times New Roman" w:hAnsi=".VnTime" w:cs="Times New Roman"/>
      <w:b/>
      <w:sz w:val="20"/>
      <w:szCs w:val="20"/>
      <w:lang w:eastAsia="en-US"/>
    </w:rPr>
  </w:style>
  <w:style w:type="character" w:styleId="CommentReference">
    <w:name w:val="annotation reference"/>
    <w:semiHidden/>
    <w:rsid w:val="0052259B"/>
    <w:rPr>
      <w:sz w:val="16"/>
      <w:szCs w:val="16"/>
    </w:rPr>
  </w:style>
  <w:style w:type="paragraph" w:customStyle="1" w:styleId="Content">
    <w:name w:val="Content"/>
    <w:basedOn w:val="Normal"/>
    <w:rsid w:val="0052259B"/>
    <w:pPr>
      <w:tabs>
        <w:tab w:val="left" w:pos="540"/>
      </w:tabs>
      <w:ind w:left="709" w:firstLine="720"/>
      <w:jc w:val="both"/>
    </w:pPr>
    <w:rPr>
      <w:rFonts w:ascii=".VnTime" w:eastAsia="Times New Roman" w:hAnsi=".VnTime" w:cs="Times New Roman"/>
      <w:b/>
      <w:lang w:eastAsia="en-US"/>
    </w:rPr>
  </w:style>
  <w:style w:type="paragraph" w:customStyle="1" w:styleId="TableCaption">
    <w:name w:val="TableCaption"/>
    <w:basedOn w:val="NormalIndent"/>
    <w:rsid w:val="0052259B"/>
    <w:pPr>
      <w:widowControl w:val="0"/>
      <w:tabs>
        <w:tab w:val="clear" w:pos="702"/>
        <w:tab w:val="clear" w:pos="1080"/>
      </w:tabs>
      <w:spacing w:line="240" w:lineRule="auto"/>
      <w:ind w:left="-14" w:right="14"/>
      <w:jc w:val="left"/>
    </w:pPr>
    <w:rPr>
      <w:b w:val="0"/>
      <w:bCs/>
    </w:rPr>
  </w:style>
  <w:style w:type="character" w:styleId="Strong">
    <w:name w:val="Strong"/>
    <w:qFormat/>
    <w:rsid w:val="0052259B"/>
    <w:rPr>
      <w:b/>
      <w:bCs/>
    </w:rPr>
  </w:style>
  <w:style w:type="paragraph" w:customStyle="1" w:styleId="TableTitle">
    <w:name w:val="Table Title"/>
    <w:basedOn w:val="NormalIndent"/>
    <w:autoRedefine/>
    <w:rsid w:val="0052259B"/>
    <w:pPr>
      <w:keepNext/>
      <w:widowControl w:val="0"/>
      <w:numPr>
        <w:numId w:val="10"/>
      </w:numPr>
      <w:tabs>
        <w:tab w:val="clear" w:pos="702"/>
      </w:tabs>
      <w:spacing w:line="240" w:lineRule="auto"/>
      <w:ind w:right="29"/>
      <w:jc w:val="right"/>
    </w:pPr>
    <w:rPr>
      <w:rFonts w:ascii=".VnTime" w:hAnsi=".VnTime" w:cs="Times New Roman"/>
    </w:rPr>
  </w:style>
  <w:style w:type="paragraph" w:styleId="Index1">
    <w:name w:val="index 1"/>
    <w:basedOn w:val="Normal"/>
    <w:next w:val="Normal"/>
    <w:autoRedefine/>
    <w:semiHidden/>
    <w:rsid w:val="0052259B"/>
    <w:pPr>
      <w:tabs>
        <w:tab w:val="left" w:pos="540"/>
        <w:tab w:val="left" w:pos="702"/>
        <w:tab w:val="left" w:pos="1080"/>
      </w:tabs>
      <w:spacing w:line="288" w:lineRule="auto"/>
      <w:ind w:left="-18"/>
      <w:jc w:val="both"/>
    </w:pPr>
    <w:rPr>
      <w:rFonts w:ascii=".VnTime" w:eastAsia="Times New Roman" w:hAnsi=".VnTime" w:cs="Times New Roman"/>
      <w:b/>
      <w:i/>
      <w:iCs/>
      <w:sz w:val="20"/>
      <w:szCs w:val="20"/>
      <w:lang w:eastAsia="en-US"/>
    </w:rPr>
  </w:style>
  <w:style w:type="paragraph" w:customStyle="1" w:styleId="InfoBlue">
    <w:name w:val="InfoBlue"/>
    <w:basedOn w:val="Normal"/>
    <w:next w:val="BodyText"/>
    <w:autoRedefine/>
    <w:rsid w:val="0052259B"/>
    <w:pPr>
      <w:widowControl w:val="0"/>
      <w:tabs>
        <w:tab w:val="left" w:pos="540"/>
      </w:tabs>
      <w:spacing w:before="0" w:after="120" w:line="240" w:lineRule="atLeast"/>
      <w:ind w:left="540"/>
    </w:pPr>
    <w:rPr>
      <w:rFonts w:ascii="Tahoma" w:eastAsia="Times New Roman" w:hAnsi="Tahoma" w:cs="Tahoma"/>
      <w:b/>
      <w:i/>
      <w:color w:val="0000FF"/>
      <w:sz w:val="20"/>
      <w:szCs w:val="20"/>
      <w:lang w:eastAsia="en-US"/>
    </w:rPr>
  </w:style>
  <w:style w:type="paragraph" w:customStyle="1" w:styleId="HeadingBig">
    <w:name w:val="Heading Big"/>
    <w:basedOn w:val="NormalTB"/>
    <w:autoRedefine/>
    <w:rsid w:val="0052259B"/>
    <w:pPr>
      <w:widowControl w:val="0"/>
      <w:spacing w:before="120"/>
    </w:pPr>
    <w:rPr>
      <w:rFonts w:ascii="Swis721 BlkEx BT" w:hAnsi="Swis721 BlkEx BT"/>
      <w:b/>
      <w:snapToGrid w:val="0"/>
      <w:color w:val="6E2500"/>
      <w:sz w:val="40"/>
      <w:szCs w:val="40"/>
      <w:lang w:val="en-US"/>
    </w:rPr>
  </w:style>
  <w:style w:type="paragraph" w:customStyle="1" w:styleId="HeadingLv1">
    <w:name w:val="Heading Lv1"/>
    <w:basedOn w:val="Normal"/>
    <w:autoRedefine/>
    <w:rsid w:val="0052259B"/>
    <w:pPr>
      <w:widowControl w:val="0"/>
      <w:tabs>
        <w:tab w:val="left" w:pos="540"/>
      </w:tabs>
      <w:ind w:left="0"/>
      <w:jc w:val="center"/>
    </w:pPr>
    <w:rPr>
      <w:rFonts w:ascii="Tahoma" w:eastAsia="Times New Roman" w:hAnsi="Tahoma" w:cs="Tahoma"/>
      <w:snapToGrid w:val="0"/>
      <w:color w:val="6E2500"/>
      <w:sz w:val="20"/>
      <w:szCs w:val="20"/>
      <w:lang w:eastAsia="en-US"/>
    </w:rPr>
  </w:style>
  <w:style w:type="paragraph" w:customStyle="1" w:styleId="NormalT">
    <w:name w:val="NormalT"/>
    <w:basedOn w:val="Normal"/>
    <w:rsid w:val="0052259B"/>
    <w:pPr>
      <w:tabs>
        <w:tab w:val="left" w:pos="540"/>
      </w:tabs>
      <w:ind w:left="0"/>
    </w:pPr>
    <w:rPr>
      <w:rFonts w:ascii="Tahoma" w:eastAsia="Times New Roman" w:hAnsi="Tahoma"/>
      <w:b/>
      <w:sz w:val="20"/>
      <w:szCs w:val="20"/>
      <w:lang w:eastAsia="en-US"/>
    </w:rPr>
  </w:style>
  <w:style w:type="paragraph" w:customStyle="1" w:styleId="TableContents">
    <w:name w:val="Table Contents"/>
    <w:basedOn w:val="Normal"/>
    <w:rsid w:val="0052259B"/>
    <w:pPr>
      <w:widowControl w:val="0"/>
      <w:suppressLineNumbers/>
      <w:tabs>
        <w:tab w:val="left" w:pos="540"/>
      </w:tabs>
      <w:suppressAutoHyphens/>
      <w:snapToGrid w:val="0"/>
      <w:spacing w:before="0"/>
      <w:ind w:left="144"/>
    </w:pPr>
    <w:rPr>
      <w:rFonts w:eastAsia="Times New Roman" w:cs="Times New Roman"/>
      <w:b/>
      <w:sz w:val="20"/>
      <w:szCs w:val="20"/>
      <w:lang w:eastAsia="ar-SA"/>
    </w:rPr>
  </w:style>
  <w:style w:type="numbering" w:styleId="111111">
    <w:name w:val="Outline List 2"/>
    <w:basedOn w:val="NoList"/>
    <w:rsid w:val="0052259B"/>
    <w:pPr>
      <w:numPr>
        <w:numId w:val="11"/>
      </w:numPr>
    </w:pPr>
  </w:style>
  <w:style w:type="paragraph" w:styleId="Date">
    <w:name w:val="Date"/>
    <w:basedOn w:val="Normal"/>
    <w:next w:val="Normal"/>
    <w:link w:val="DateChar"/>
    <w:uiPriority w:val="99"/>
    <w:semiHidden/>
    <w:unhideWhenUsed/>
    <w:rsid w:val="0052259B"/>
    <w:pPr>
      <w:tabs>
        <w:tab w:val="left" w:pos="540"/>
      </w:tabs>
      <w:ind w:left="0"/>
    </w:pPr>
    <w:rPr>
      <w:rFonts w:ascii="Tahoma" w:eastAsia="Times New Roman" w:hAnsi="Tahoma"/>
      <w:b/>
      <w:sz w:val="20"/>
      <w:szCs w:val="20"/>
      <w:lang w:eastAsia="en-US"/>
    </w:rPr>
  </w:style>
  <w:style w:type="character" w:customStyle="1" w:styleId="DateChar">
    <w:name w:val="Date Char"/>
    <w:basedOn w:val="DefaultParagraphFont"/>
    <w:link w:val="Date"/>
    <w:uiPriority w:val="99"/>
    <w:semiHidden/>
    <w:rsid w:val="0052259B"/>
    <w:rPr>
      <w:rFonts w:ascii="Tahoma" w:eastAsia="Times New Roman" w:hAnsi="Tahoma"/>
      <w:b/>
      <w:noProof/>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37370">
      <w:bodyDiv w:val="1"/>
      <w:marLeft w:val="0"/>
      <w:marRight w:val="0"/>
      <w:marTop w:val="0"/>
      <w:marBottom w:val="0"/>
      <w:divBdr>
        <w:top w:val="none" w:sz="0" w:space="0" w:color="auto"/>
        <w:left w:val="none" w:sz="0" w:space="0" w:color="auto"/>
        <w:bottom w:val="none" w:sz="0" w:space="0" w:color="auto"/>
        <w:right w:val="none" w:sz="0" w:space="0" w:color="auto"/>
      </w:divBdr>
    </w:div>
    <w:div w:id="417335289">
      <w:bodyDiv w:val="1"/>
      <w:marLeft w:val="0"/>
      <w:marRight w:val="0"/>
      <w:marTop w:val="0"/>
      <w:marBottom w:val="0"/>
      <w:divBdr>
        <w:top w:val="none" w:sz="0" w:space="0" w:color="auto"/>
        <w:left w:val="none" w:sz="0" w:space="0" w:color="auto"/>
        <w:bottom w:val="none" w:sz="0" w:space="0" w:color="auto"/>
        <w:right w:val="none" w:sz="0" w:space="0" w:color="auto"/>
      </w:divBdr>
    </w:div>
    <w:div w:id="697320543">
      <w:bodyDiv w:val="1"/>
      <w:marLeft w:val="0"/>
      <w:marRight w:val="0"/>
      <w:marTop w:val="0"/>
      <w:marBottom w:val="0"/>
      <w:divBdr>
        <w:top w:val="none" w:sz="0" w:space="0" w:color="auto"/>
        <w:left w:val="none" w:sz="0" w:space="0" w:color="auto"/>
        <w:bottom w:val="none" w:sz="0" w:space="0" w:color="auto"/>
        <w:right w:val="none" w:sz="0" w:space="0" w:color="auto"/>
      </w:divBdr>
    </w:div>
    <w:div w:id="823855060">
      <w:bodyDiv w:val="1"/>
      <w:marLeft w:val="0"/>
      <w:marRight w:val="0"/>
      <w:marTop w:val="0"/>
      <w:marBottom w:val="0"/>
      <w:divBdr>
        <w:top w:val="none" w:sz="0" w:space="0" w:color="auto"/>
        <w:left w:val="none" w:sz="0" w:space="0" w:color="auto"/>
        <w:bottom w:val="none" w:sz="0" w:space="0" w:color="auto"/>
        <w:right w:val="none" w:sz="0" w:space="0" w:color="auto"/>
      </w:divBdr>
    </w:div>
    <w:div w:id="1073894661">
      <w:bodyDiv w:val="1"/>
      <w:marLeft w:val="0"/>
      <w:marRight w:val="0"/>
      <w:marTop w:val="0"/>
      <w:marBottom w:val="0"/>
      <w:divBdr>
        <w:top w:val="none" w:sz="0" w:space="0" w:color="auto"/>
        <w:left w:val="none" w:sz="0" w:space="0" w:color="auto"/>
        <w:bottom w:val="none" w:sz="0" w:space="0" w:color="auto"/>
        <w:right w:val="none" w:sz="0" w:space="0" w:color="auto"/>
      </w:divBdr>
    </w:div>
    <w:div w:id="1077706139">
      <w:bodyDiv w:val="1"/>
      <w:marLeft w:val="0"/>
      <w:marRight w:val="0"/>
      <w:marTop w:val="0"/>
      <w:marBottom w:val="0"/>
      <w:divBdr>
        <w:top w:val="none" w:sz="0" w:space="0" w:color="auto"/>
        <w:left w:val="none" w:sz="0" w:space="0" w:color="auto"/>
        <w:bottom w:val="none" w:sz="0" w:space="0" w:color="auto"/>
        <w:right w:val="none" w:sz="0" w:space="0" w:color="auto"/>
      </w:divBdr>
    </w:div>
    <w:div w:id="1434740087">
      <w:bodyDiv w:val="1"/>
      <w:marLeft w:val="0"/>
      <w:marRight w:val="0"/>
      <w:marTop w:val="0"/>
      <w:marBottom w:val="0"/>
      <w:divBdr>
        <w:top w:val="none" w:sz="0" w:space="0" w:color="auto"/>
        <w:left w:val="none" w:sz="0" w:space="0" w:color="auto"/>
        <w:bottom w:val="none" w:sz="0" w:space="0" w:color="auto"/>
        <w:right w:val="none" w:sz="0" w:space="0" w:color="auto"/>
      </w:divBdr>
    </w:div>
    <w:div w:id="1617981277">
      <w:bodyDiv w:val="1"/>
      <w:marLeft w:val="0"/>
      <w:marRight w:val="0"/>
      <w:marTop w:val="0"/>
      <w:marBottom w:val="0"/>
      <w:divBdr>
        <w:top w:val="none" w:sz="0" w:space="0" w:color="auto"/>
        <w:left w:val="none" w:sz="0" w:space="0" w:color="auto"/>
        <w:bottom w:val="none" w:sz="0" w:space="0" w:color="auto"/>
        <w:right w:val="none" w:sz="0" w:space="0" w:color="auto"/>
      </w:divBdr>
    </w:div>
    <w:div w:id="1706759305">
      <w:bodyDiv w:val="1"/>
      <w:marLeft w:val="0"/>
      <w:marRight w:val="0"/>
      <w:marTop w:val="0"/>
      <w:marBottom w:val="0"/>
      <w:divBdr>
        <w:top w:val="none" w:sz="0" w:space="0" w:color="auto"/>
        <w:left w:val="none" w:sz="0" w:space="0" w:color="auto"/>
        <w:bottom w:val="none" w:sz="0" w:space="0" w:color="auto"/>
        <w:right w:val="none" w:sz="0" w:space="0" w:color="auto"/>
      </w:divBdr>
    </w:div>
    <w:div w:id="1726298622">
      <w:bodyDiv w:val="1"/>
      <w:marLeft w:val="0"/>
      <w:marRight w:val="0"/>
      <w:marTop w:val="0"/>
      <w:marBottom w:val="0"/>
      <w:divBdr>
        <w:top w:val="none" w:sz="0" w:space="0" w:color="auto"/>
        <w:left w:val="none" w:sz="0" w:space="0" w:color="auto"/>
        <w:bottom w:val="none" w:sz="0" w:space="0" w:color="auto"/>
        <w:right w:val="none" w:sz="0" w:space="0" w:color="auto"/>
      </w:divBdr>
    </w:div>
    <w:div w:id="1937051848">
      <w:bodyDiv w:val="1"/>
      <w:marLeft w:val="0"/>
      <w:marRight w:val="0"/>
      <w:marTop w:val="0"/>
      <w:marBottom w:val="0"/>
      <w:divBdr>
        <w:top w:val="none" w:sz="0" w:space="0" w:color="auto"/>
        <w:left w:val="none" w:sz="0" w:space="0" w:color="auto"/>
        <w:bottom w:val="none" w:sz="0" w:space="0" w:color="auto"/>
        <w:right w:val="none" w:sz="0" w:space="0" w:color="auto"/>
      </w:divBdr>
    </w:div>
    <w:div w:id="2129424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hyperlink" Target="http://lms-undergrad.fpt.edu.vn/course/view.php?id=1257"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1AAB4-BFDC-48CB-A59A-150E9359C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99</Pages>
  <Words>10113</Words>
  <Characters>57649</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dc:creator>
  <cp:lastModifiedBy>Le Tien Dat</cp:lastModifiedBy>
  <cp:revision>1243</cp:revision>
  <dcterms:created xsi:type="dcterms:W3CDTF">2021-07-11T20:39:00Z</dcterms:created>
  <dcterms:modified xsi:type="dcterms:W3CDTF">2021-07-14T09:10:00Z</dcterms:modified>
</cp:coreProperties>
</file>